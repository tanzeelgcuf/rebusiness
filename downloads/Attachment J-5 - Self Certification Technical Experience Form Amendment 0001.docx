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5B5B0" w14:textId="77777777" w:rsidR="00E46451" w:rsidRDefault="00E46451" w:rsidP="00E46451">
      <w:pPr>
        <w:ind w:left="2" w:right="41"/>
        <w:jc w:val="center"/>
        <w:rPr>
          <w:rFonts w:ascii="Times New Roman" w:hAnsi="Times New Roman" w:cs="Times New Roman"/>
          <w:b/>
          <w:bCs/>
          <w:spacing w:val="-2"/>
          <w:sz w:val="24"/>
          <w:szCs w:val="24"/>
        </w:rPr>
      </w:pPr>
      <w:r w:rsidRPr="00A86871">
        <w:rPr>
          <w:rFonts w:ascii="Times New Roman" w:hAnsi="Times New Roman" w:cs="Times New Roman"/>
          <w:b/>
          <w:bCs/>
          <w:spacing w:val="-2"/>
          <w:sz w:val="24"/>
          <w:szCs w:val="24"/>
        </w:rPr>
        <w:t xml:space="preserve">ATTACHMENT J-5 </w:t>
      </w:r>
      <w:r>
        <w:rPr>
          <w:rFonts w:ascii="Times New Roman" w:hAnsi="Times New Roman" w:cs="Times New Roman"/>
          <w:b/>
          <w:bCs/>
          <w:spacing w:val="-2"/>
          <w:sz w:val="24"/>
          <w:szCs w:val="24"/>
        </w:rPr>
        <w:t>–</w:t>
      </w:r>
      <w:r w:rsidRPr="00A86871">
        <w:rPr>
          <w:rFonts w:ascii="Times New Roman" w:hAnsi="Times New Roman" w:cs="Times New Roman"/>
          <w:b/>
          <w:bCs/>
          <w:spacing w:val="-2"/>
          <w:sz w:val="24"/>
          <w:szCs w:val="24"/>
        </w:rPr>
        <w:t xml:space="preserve"> </w:t>
      </w:r>
    </w:p>
    <w:p w14:paraId="24E81873" w14:textId="3D38B6E0" w:rsidR="00E46451" w:rsidRPr="00845C0E" w:rsidRDefault="00E46451" w:rsidP="00E46451">
      <w:pPr>
        <w:ind w:left="2" w:right="41"/>
        <w:jc w:val="center"/>
        <w:rPr>
          <w:rFonts w:ascii="Times New Roman" w:hAnsi="Times New Roman" w:cs="Times New Roman"/>
          <w:b/>
          <w:bCs/>
          <w:sz w:val="24"/>
          <w:szCs w:val="24"/>
        </w:rPr>
      </w:pPr>
      <w:r w:rsidRPr="00845C0E">
        <w:rPr>
          <w:rFonts w:ascii="Times New Roman" w:hAnsi="Times New Roman" w:cs="Times New Roman"/>
          <w:b/>
          <w:bCs/>
          <w:sz w:val="24"/>
          <w:szCs w:val="24"/>
        </w:rPr>
        <w:t xml:space="preserve">SELF CERTIFICATION TECHNICAL </w:t>
      </w:r>
      <w:r w:rsidR="00183F30" w:rsidRPr="00183F30">
        <w:rPr>
          <w:rFonts w:ascii="Times New Roman" w:hAnsi="Times New Roman" w:cs="Times New Roman"/>
          <w:b/>
          <w:bCs/>
          <w:sz w:val="24"/>
          <w:szCs w:val="24"/>
        </w:rPr>
        <w:t>EXPERIENCE</w:t>
      </w:r>
      <w:r w:rsidR="00183F30" w:rsidRPr="00845C0E">
        <w:rPr>
          <w:rFonts w:ascii="Times New Roman" w:hAnsi="Times New Roman" w:cs="Times New Roman"/>
          <w:b/>
          <w:bCs/>
          <w:spacing w:val="-7"/>
          <w:sz w:val="24"/>
          <w:szCs w:val="24"/>
        </w:rPr>
        <w:t xml:space="preserve"> </w:t>
      </w:r>
      <w:r w:rsidRPr="00845C0E">
        <w:rPr>
          <w:rFonts w:ascii="Times New Roman" w:hAnsi="Times New Roman" w:cs="Times New Roman"/>
          <w:b/>
          <w:bCs/>
          <w:sz w:val="24"/>
          <w:szCs w:val="24"/>
        </w:rPr>
        <w:t>FORM</w:t>
      </w:r>
      <w:r w:rsidRPr="00845C0E">
        <w:rPr>
          <w:rFonts w:ascii="Times New Roman" w:hAnsi="Times New Roman" w:cs="Times New Roman"/>
          <w:b/>
          <w:bCs/>
          <w:spacing w:val="-5"/>
          <w:sz w:val="24"/>
          <w:szCs w:val="24"/>
        </w:rPr>
        <w:t xml:space="preserve"> </w:t>
      </w:r>
    </w:p>
    <w:p w14:paraId="6A3F30A7" w14:textId="70AAE2C0" w:rsidR="003067F6" w:rsidRPr="00845C0E" w:rsidRDefault="00551F53">
      <w:pPr>
        <w:pStyle w:val="BodyText"/>
        <w:spacing w:before="253"/>
        <w:ind w:left="590" w:right="802"/>
        <w:rPr>
          <w:rFonts w:ascii="Times New Roman" w:hAnsi="Times New Roman" w:cs="Times New Roman"/>
          <w:sz w:val="24"/>
          <w:szCs w:val="24"/>
        </w:rPr>
      </w:pPr>
      <w:r w:rsidRPr="00845C0E">
        <w:rPr>
          <w:rFonts w:ascii="Times New Roman" w:hAnsi="Times New Roman" w:cs="Times New Roman"/>
          <w:sz w:val="24"/>
          <w:szCs w:val="24"/>
        </w:rPr>
        <w:t>Offeror</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fills</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out</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Parts</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II,</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and</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III.</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The</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Offeror</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is</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responsible</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for</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submitting</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the</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completed</w:t>
      </w:r>
      <w:r w:rsidRPr="00845C0E">
        <w:rPr>
          <w:rFonts w:ascii="Times New Roman" w:hAnsi="Times New Roman" w:cs="Times New Roman"/>
          <w:spacing w:val="-3"/>
          <w:sz w:val="24"/>
          <w:szCs w:val="24"/>
        </w:rPr>
        <w:t xml:space="preserve"> </w:t>
      </w:r>
      <w:r w:rsidRPr="00845C0E">
        <w:rPr>
          <w:rFonts w:ascii="Times New Roman" w:hAnsi="Times New Roman" w:cs="Times New Roman"/>
          <w:sz w:val="24"/>
          <w:szCs w:val="24"/>
        </w:rPr>
        <w:t xml:space="preserve">form with the claimed Qualifying </w:t>
      </w:r>
      <w:r w:rsidR="00391DBA" w:rsidRPr="00845C0E">
        <w:rPr>
          <w:rFonts w:ascii="Times New Roman" w:hAnsi="Times New Roman" w:cs="Times New Roman"/>
          <w:sz w:val="24"/>
          <w:szCs w:val="24"/>
        </w:rPr>
        <w:t>Solution</w:t>
      </w:r>
      <w:r w:rsidRPr="00845C0E">
        <w:rPr>
          <w:rFonts w:ascii="Times New Roman" w:hAnsi="Times New Roman" w:cs="Times New Roman"/>
          <w:sz w:val="24"/>
          <w:szCs w:val="24"/>
        </w:rPr>
        <w:t xml:space="preserve"> </w:t>
      </w:r>
      <w:r w:rsidR="00391DBA" w:rsidRPr="00845C0E">
        <w:rPr>
          <w:rFonts w:ascii="Times New Roman" w:hAnsi="Times New Roman" w:cs="Times New Roman"/>
          <w:sz w:val="24"/>
          <w:szCs w:val="24"/>
        </w:rPr>
        <w:t>or</w:t>
      </w:r>
      <w:r w:rsidRPr="00845C0E">
        <w:rPr>
          <w:rFonts w:ascii="Times New Roman" w:hAnsi="Times New Roman" w:cs="Times New Roman"/>
          <w:sz w:val="24"/>
          <w:szCs w:val="24"/>
        </w:rPr>
        <w:t xml:space="preserve"> Project within the proposal.</w:t>
      </w:r>
    </w:p>
    <w:p w14:paraId="6FF26E73" w14:textId="77777777" w:rsidR="00391DBA" w:rsidRPr="00845C0E" w:rsidRDefault="00391DBA" w:rsidP="00845C0E">
      <w:pPr>
        <w:pStyle w:val="BodyText"/>
        <w:spacing w:before="253"/>
        <w:ind w:left="0" w:right="802"/>
        <w:rPr>
          <w:rFonts w:ascii="Times New Roman" w:hAnsi="Times New Roman" w:cs="Times New Roman"/>
          <w:sz w:val="24"/>
          <w:szCs w:val="24"/>
        </w:rPr>
      </w:pPr>
    </w:p>
    <w:p w14:paraId="64953AE5" w14:textId="77777777" w:rsidR="00391DBA" w:rsidRPr="00845C0E" w:rsidRDefault="00391DBA">
      <w:pPr>
        <w:pStyle w:val="BodyText"/>
        <w:ind w:left="590" w:right="5779"/>
        <w:rPr>
          <w:rFonts w:ascii="Times New Roman" w:hAnsi="Times New Roman" w:cs="Times New Roman"/>
          <w:sz w:val="24"/>
          <w:szCs w:val="24"/>
        </w:rPr>
      </w:pPr>
    </w:p>
    <w:p w14:paraId="6A3F30B1" w14:textId="77777777" w:rsidR="003067F6" w:rsidRPr="00845C0E" w:rsidRDefault="003067F6">
      <w:pPr>
        <w:pStyle w:val="BodyText"/>
        <w:rPr>
          <w:rFonts w:ascii="Times New Roman" w:hAnsi="Times New Roman" w:cs="Times New Roman"/>
          <w:sz w:val="24"/>
          <w:szCs w:val="24"/>
        </w:rPr>
        <w:sectPr w:rsidR="003067F6" w:rsidRPr="00845C0E">
          <w:headerReference w:type="default" r:id="rId7"/>
          <w:footerReference w:type="default" r:id="rId8"/>
          <w:type w:val="continuous"/>
          <w:pgSz w:w="12240" w:h="15840"/>
          <w:pgMar w:top="1360" w:right="720" w:bottom="1000" w:left="720" w:header="0" w:footer="804" w:gutter="0"/>
          <w:pgNumType w:start="1"/>
          <w:cols w:space="720"/>
        </w:sectPr>
      </w:pPr>
    </w:p>
    <w:p w14:paraId="6A3F30B2" w14:textId="77777777" w:rsidR="003067F6" w:rsidRPr="00845C0E" w:rsidRDefault="00551F53">
      <w:pPr>
        <w:spacing w:before="80"/>
        <w:ind w:left="590"/>
        <w:rPr>
          <w:rFonts w:ascii="Times New Roman" w:hAnsi="Times New Roman" w:cs="Times New Roman"/>
          <w:b/>
          <w:sz w:val="24"/>
          <w:szCs w:val="24"/>
        </w:rPr>
      </w:pPr>
      <w:r w:rsidRPr="00845C0E">
        <w:rPr>
          <w:rFonts w:ascii="Times New Roman" w:hAnsi="Times New Roman" w:cs="Times New Roman"/>
          <w:b/>
          <w:sz w:val="24"/>
          <w:szCs w:val="24"/>
        </w:rPr>
        <w:lastRenderedPageBreak/>
        <w:t>PART</w:t>
      </w:r>
      <w:r w:rsidRPr="00845C0E">
        <w:rPr>
          <w:rFonts w:ascii="Times New Roman" w:hAnsi="Times New Roman" w:cs="Times New Roman"/>
          <w:b/>
          <w:spacing w:val="-8"/>
          <w:sz w:val="24"/>
          <w:szCs w:val="24"/>
        </w:rPr>
        <w:t xml:space="preserve"> </w:t>
      </w:r>
      <w:r w:rsidRPr="00845C0E">
        <w:rPr>
          <w:rFonts w:ascii="Times New Roman" w:hAnsi="Times New Roman" w:cs="Times New Roman"/>
          <w:b/>
          <w:sz w:val="24"/>
          <w:szCs w:val="24"/>
        </w:rPr>
        <w:t>I:</w:t>
      </w:r>
      <w:r w:rsidRPr="00845C0E">
        <w:rPr>
          <w:rFonts w:ascii="Times New Roman" w:hAnsi="Times New Roman" w:cs="Times New Roman"/>
          <w:b/>
          <w:spacing w:val="-8"/>
          <w:sz w:val="24"/>
          <w:szCs w:val="24"/>
        </w:rPr>
        <w:t xml:space="preserve"> </w:t>
      </w:r>
      <w:r w:rsidRPr="00845C0E">
        <w:rPr>
          <w:rFonts w:ascii="Times New Roman" w:hAnsi="Times New Roman" w:cs="Times New Roman"/>
          <w:b/>
          <w:sz w:val="24"/>
          <w:szCs w:val="24"/>
        </w:rPr>
        <w:t>OFFEROR</w:t>
      </w:r>
      <w:r w:rsidRPr="00845C0E">
        <w:rPr>
          <w:rFonts w:ascii="Times New Roman" w:hAnsi="Times New Roman" w:cs="Times New Roman"/>
          <w:b/>
          <w:spacing w:val="-8"/>
          <w:sz w:val="24"/>
          <w:szCs w:val="24"/>
        </w:rPr>
        <w:t xml:space="preserve"> </w:t>
      </w:r>
      <w:r w:rsidRPr="00845C0E">
        <w:rPr>
          <w:rFonts w:ascii="Times New Roman" w:hAnsi="Times New Roman" w:cs="Times New Roman"/>
          <w:b/>
          <w:spacing w:val="-2"/>
          <w:sz w:val="24"/>
          <w:szCs w:val="24"/>
        </w:rPr>
        <w:t>INFORMATION</w:t>
      </w:r>
    </w:p>
    <w:tbl>
      <w:tblPr>
        <w:tblW w:w="0" w:type="auto"/>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0"/>
        <w:gridCol w:w="5820"/>
      </w:tblGrid>
      <w:tr w:rsidR="00845C0E" w:rsidRPr="00845C0E" w14:paraId="6A3F30B5" w14:textId="77777777">
        <w:trPr>
          <w:trHeight w:val="460"/>
        </w:trPr>
        <w:tc>
          <w:tcPr>
            <w:tcW w:w="3840" w:type="dxa"/>
          </w:tcPr>
          <w:p w14:paraId="6A3F30B3" w14:textId="77777777" w:rsidR="003067F6" w:rsidRPr="00845C0E" w:rsidRDefault="00551F53">
            <w:pPr>
              <w:pStyle w:val="TableParagraph"/>
              <w:spacing w:before="100"/>
              <w:ind w:left="94"/>
              <w:rPr>
                <w:rFonts w:ascii="Times New Roman" w:hAnsi="Times New Roman" w:cs="Times New Roman"/>
                <w:sz w:val="24"/>
                <w:szCs w:val="24"/>
              </w:rPr>
            </w:pPr>
            <w:r w:rsidRPr="00845C0E">
              <w:rPr>
                <w:rFonts w:ascii="Times New Roman" w:hAnsi="Times New Roman" w:cs="Times New Roman"/>
                <w:sz w:val="24"/>
                <w:szCs w:val="24"/>
              </w:rPr>
              <w:t>OFFEROR</w:t>
            </w:r>
            <w:r w:rsidRPr="00845C0E">
              <w:rPr>
                <w:rFonts w:ascii="Times New Roman" w:hAnsi="Times New Roman" w:cs="Times New Roman"/>
                <w:spacing w:val="-5"/>
                <w:sz w:val="24"/>
                <w:szCs w:val="24"/>
              </w:rPr>
              <w:t xml:space="preserve"> </w:t>
            </w:r>
            <w:r w:rsidRPr="00845C0E">
              <w:rPr>
                <w:rFonts w:ascii="Times New Roman" w:hAnsi="Times New Roman" w:cs="Times New Roman"/>
                <w:spacing w:val="-2"/>
                <w:sz w:val="24"/>
                <w:szCs w:val="24"/>
              </w:rPr>
              <w:t>NAME:</w:t>
            </w:r>
          </w:p>
        </w:tc>
        <w:tc>
          <w:tcPr>
            <w:tcW w:w="5820" w:type="dxa"/>
          </w:tcPr>
          <w:p w14:paraId="6A3F30B4" w14:textId="77777777" w:rsidR="003067F6" w:rsidRPr="00845C0E" w:rsidRDefault="003067F6">
            <w:pPr>
              <w:pStyle w:val="TableParagraph"/>
              <w:ind w:left="0"/>
              <w:rPr>
                <w:rFonts w:ascii="Times New Roman" w:hAnsi="Times New Roman" w:cs="Times New Roman"/>
                <w:sz w:val="24"/>
                <w:szCs w:val="24"/>
              </w:rPr>
            </w:pPr>
          </w:p>
        </w:tc>
      </w:tr>
      <w:tr w:rsidR="00845C0E" w:rsidRPr="00845C0E" w14:paraId="6A3F30B8" w14:textId="77777777">
        <w:trPr>
          <w:trHeight w:val="460"/>
        </w:trPr>
        <w:tc>
          <w:tcPr>
            <w:tcW w:w="3840" w:type="dxa"/>
          </w:tcPr>
          <w:p w14:paraId="6A3F30B6" w14:textId="77777777" w:rsidR="003067F6" w:rsidRPr="00845C0E" w:rsidRDefault="00551F53">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OFFEROR</w:t>
            </w:r>
            <w:r w:rsidRPr="00845C0E">
              <w:rPr>
                <w:rFonts w:ascii="Times New Roman" w:hAnsi="Times New Roman" w:cs="Times New Roman"/>
                <w:spacing w:val="-5"/>
                <w:sz w:val="24"/>
                <w:szCs w:val="24"/>
              </w:rPr>
              <w:t xml:space="preserve"> </w:t>
            </w:r>
            <w:r w:rsidRPr="00845C0E">
              <w:rPr>
                <w:rFonts w:ascii="Times New Roman" w:hAnsi="Times New Roman" w:cs="Times New Roman"/>
                <w:spacing w:val="-2"/>
                <w:sz w:val="24"/>
                <w:szCs w:val="24"/>
              </w:rPr>
              <w:t>UEID:</w:t>
            </w:r>
          </w:p>
        </w:tc>
        <w:tc>
          <w:tcPr>
            <w:tcW w:w="5820" w:type="dxa"/>
          </w:tcPr>
          <w:p w14:paraId="6A3F30B7" w14:textId="77777777" w:rsidR="003067F6" w:rsidRPr="00845C0E" w:rsidRDefault="003067F6">
            <w:pPr>
              <w:pStyle w:val="TableParagraph"/>
              <w:ind w:left="0"/>
              <w:rPr>
                <w:rFonts w:ascii="Times New Roman" w:hAnsi="Times New Roman" w:cs="Times New Roman"/>
                <w:sz w:val="24"/>
                <w:szCs w:val="24"/>
              </w:rPr>
            </w:pPr>
          </w:p>
        </w:tc>
      </w:tr>
    </w:tbl>
    <w:p w14:paraId="1EE40A1F" w14:textId="6B33F840" w:rsidR="00421FD8" w:rsidRPr="00845C0E" w:rsidRDefault="00421FD8" w:rsidP="00421FD8">
      <w:pPr>
        <w:spacing w:before="244"/>
        <w:ind w:left="590"/>
        <w:rPr>
          <w:rFonts w:ascii="Times New Roman" w:hAnsi="Times New Roman" w:cs="Times New Roman"/>
          <w:b/>
          <w:sz w:val="24"/>
          <w:szCs w:val="24"/>
        </w:rPr>
      </w:pPr>
      <w:r w:rsidRPr="00845C0E">
        <w:rPr>
          <w:rFonts w:ascii="Times New Roman" w:hAnsi="Times New Roman" w:cs="Times New Roman"/>
          <w:b/>
          <w:sz w:val="24"/>
          <w:szCs w:val="24"/>
        </w:rPr>
        <w:t>PART</w:t>
      </w:r>
      <w:r w:rsidRPr="00845C0E">
        <w:rPr>
          <w:rFonts w:ascii="Times New Roman" w:hAnsi="Times New Roman" w:cs="Times New Roman"/>
          <w:b/>
          <w:spacing w:val="-9"/>
          <w:sz w:val="24"/>
          <w:szCs w:val="24"/>
        </w:rPr>
        <w:t xml:space="preserve"> </w:t>
      </w:r>
      <w:r w:rsidRPr="00845C0E">
        <w:rPr>
          <w:rFonts w:ascii="Times New Roman" w:hAnsi="Times New Roman" w:cs="Times New Roman"/>
          <w:b/>
          <w:sz w:val="24"/>
          <w:szCs w:val="24"/>
        </w:rPr>
        <w:t>II:</w:t>
      </w:r>
      <w:r w:rsidRPr="00845C0E">
        <w:rPr>
          <w:rFonts w:ascii="Times New Roman" w:hAnsi="Times New Roman" w:cs="Times New Roman"/>
          <w:b/>
          <w:spacing w:val="-7"/>
          <w:sz w:val="24"/>
          <w:szCs w:val="24"/>
        </w:rPr>
        <w:t xml:space="preserve"> </w:t>
      </w:r>
      <w:r w:rsidR="00BF3742" w:rsidRPr="00845C0E">
        <w:rPr>
          <w:rFonts w:ascii="Times New Roman" w:hAnsi="Times New Roman" w:cs="Times New Roman"/>
          <w:b/>
          <w:sz w:val="24"/>
          <w:szCs w:val="24"/>
        </w:rPr>
        <w:t xml:space="preserve">TECHNICAL </w:t>
      </w:r>
      <w:r w:rsidR="00183F30" w:rsidRPr="00183F30">
        <w:rPr>
          <w:rFonts w:ascii="Times New Roman" w:hAnsi="Times New Roman" w:cs="Times New Roman"/>
          <w:b/>
          <w:sz w:val="24"/>
          <w:szCs w:val="24"/>
        </w:rPr>
        <w:t>EXPERIENCE</w:t>
      </w:r>
    </w:p>
    <w:p w14:paraId="2C75B7BA" w14:textId="4A1ADE8E" w:rsidR="0009250A" w:rsidRPr="00845C0E" w:rsidRDefault="00A32E20" w:rsidP="00421FD8">
      <w:pPr>
        <w:spacing w:before="244"/>
        <w:ind w:left="590"/>
        <w:rPr>
          <w:rFonts w:ascii="Times New Roman" w:hAnsi="Times New Roman" w:cs="Times New Roman"/>
          <w:b/>
          <w:sz w:val="24"/>
          <w:szCs w:val="24"/>
        </w:rPr>
      </w:pPr>
      <w:r w:rsidRPr="00845C0E">
        <w:rPr>
          <w:rFonts w:ascii="Times New Roman" w:hAnsi="Times New Roman" w:cs="Times New Roman"/>
          <w:sz w:val="24"/>
          <w:szCs w:val="24"/>
        </w:rPr>
        <w:t>For Track 1</w:t>
      </w:r>
      <w:r w:rsidR="00BD5D45" w:rsidRPr="00845C0E">
        <w:rPr>
          <w:rFonts w:ascii="Times New Roman" w:hAnsi="Times New Roman" w:cs="Times New Roman"/>
          <w:sz w:val="24"/>
          <w:szCs w:val="24"/>
        </w:rPr>
        <w:t xml:space="preserve"> (Hardware/Software)</w:t>
      </w:r>
      <w:r w:rsidRPr="00845C0E">
        <w:rPr>
          <w:rFonts w:ascii="Times New Roman" w:hAnsi="Times New Roman" w:cs="Times New Roman"/>
          <w:spacing w:val="-12"/>
          <w:sz w:val="24"/>
          <w:szCs w:val="24"/>
        </w:rPr>
        <w:t xml:space="preserve"> and Track 2</w:t>
      </w:r>
      <w:r w:rsidR="004E2880">
        <w:rPr>
          <w:rFonts w:ascii="Times New Roman" w:hAnsi="Times New Roman" w:cs="Times New Roman"/>
          <w:spacing w:val="-12"/>
          <w:sz w:val="24"/>
          <w:szCs w:val="24"/>
        </w:rPr>
        <w:t xml:space="preserve"> </w:t>
      </w:r>
      <w:r w:rsidR="00BD5D45"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C-UAS as a Service</w:t>
      </w:r>
      <w:r w:rsidR="00BD5D45"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 xml:space="preserve">, the </w:t>
      </w:r>
      <w:r w:rsidR="0009250A" w:rsidRPr="00845C0E">
        <w:rPr>
          <w:rFonts w:ascii="Times New Roman" w:hAnsi="Times New Roman" w:cs="Times New Roman"/>
          <w:sz w:val="24"/>
          <w:szCs w:val="24"/>
        </w:rPr>
        <w:t xml:space="preserve">Offeror should mark </w:t>
      </w:r>
      <w:r w:rsidR="00D92C02" w:rsidRPr="00845C0E">
        <w:rPr>
          <w:rFonts w:ascii="Times New Roman" w:hAnsi="Times New Roman" w:cs="Times New Roman"/>
          <w:sz w:val="24"/>
          <w:szCs w:val="24"/>
        </w:rPr>
        <w:t xml:space="preserve">in the matrix below if they have </w:t>
      </w:r>
      <w:r w:rsidR="00290D1E" w:rsidRPr="00845C0E">
        <w:rPr>
          <w:rFonts w:ascii="Times New Roman" w:hAnsi="Times New Roman" w:cs="Times New Roman"/>
          <w:sz w:val="24"/>
          <w:szCs w:val="24"/>
        </w:rPr>
        <w:t>provided solutions</w:t>
      </w:r>
      <w:r w:rsidR="00D92C02" w:rsidRPr="00845C0E">
        <w:rPr>
          <w:rFonts w:ascii="Times New Roman" w:hAnsi="Times New Roman" w:cs="Times New Roman"/>
          <w:sz w:val="24"/>
          <w:szCs w:val="24"/>
        </w:rPr>
        <w:t xml:space="preserve"> </w:t>
      </w:r>
      <w:r w:rsidR="00E8159D" w:rsidRPr="00845C0E">
        <w:rPr>
          <w:rFonts w:ascii="Times New Roman" w:hAnsi="Times New Roman" w:cs="Times New Roman"/>
          <w:sz w:val="24"/>
          <w:szCs w:val="24"/>
        </w:rPr>
        <w:t xml:space="preserve">that have aligned with the Functional Capabilities </w:t>
      </w:r>
      <w:r w:rsidR="00A20FA6" w:rsidRPr="00845C0E">
        <w:rPr>
          <w:rFonts w:ascii="Times New Roman" w:hAnsi="Times New Roman" w:cs="Times New Roman"/>
          <w:sz w:val="24"/>
          <w:szCs w:val="24"/>
        </w:rPr>
        <w:t>and</w:t>
      </w:r>
      <w:r w:rsidR="00290D1E" w:rsidRPr="00845C0E">
        <w:rPr>
          <w:rFonts w:ascii="Times New Roman" w:hAnsi="Times New Roman" w:cs="Times New Roman"/>
          <w:sz w:val="24"/>
          <w:szCs w:val="24"/>
        </w:rPr>
        <w:t xml:space="preserve"> the detailed use cases </w:t>
      </w:r>
      <w:r w:rsidR="00175076" w:rsidRPr="00845C0E">
        <w:rPr>
          <w:rFonts w:ascii="Times New Roman" w:hAnsi="Times New Roman" w:cs="Times New Roman"/>
          <w:sz w:val="24"/>
          <w:szCs w:val="24"/>
        </w:rPr>
        <w:t xml:space="preserve">of Fixed </w:t>
      </w:r>
      <w:r w:rsidR="00B623EA" w:rsidRPr="00845C0E">
        <w:rPr>
          <w:rFonts w:ascii="Times New Roman" w:hAnsi="Times New Roman" w:cs="Times New Roman"/>
          <w:sz w:val="24"/>
          <w:szCs w:val="24"/>
        </w:rPr>
        <w:t xml:space="preserve">Location </w:t>
      </w:r>
      <w:r w:rsidR="00175076" w:rsidRPr="00845C0E">
        <w:rPr>
          <w:rFonts w:ascii="Times New Roman" w:hAnsi="Times New Roman" w:cs="Times New Roman"/>
          <w:sz w:val="24"/>
          <w:szCs w:val="24"/>
        </w:rPr>
        <w:t xml:space="preserve">or Mobile. They also should note if </w:t>
      </w:r>
      <w:r w:rsidR="00F07635" w:rsidRPr="00845C0E">
        <w:rPr>
          <w:rFonts w:ascii="Times New Roman" w:hAnsi="Times New Roman" w:cs="Times New Roman"/>
          <w:sz w:val="24"/>
          <w:szCs w:val="24"/>
        </w:rPr>
        <w:t>the</w:t>
      </w:r>
      <w:r w:rsidR="00704A1C" w:rsidRPr="00845C0E">
        <w:rPr>
          <w:rFonts w:ascii="Times New Roman" w:hAnsi="Times New Roman" w:cs="Times New Roman"/>
          <w:sz w:val="24"/>
          <w:szCs w:val="24"/>
        </w:rPr>
        <w:t>y</w:t>
      </w:r>
      <w:r w:rsidR="00F07635" w:rsidRPr="00845C0E">
        <w:rPr>
          <w:rFonts w:ascii="Times New Roman" w:hAnsi="Times New Roman" w:cs="Times New Roman"/>
          <w:sz w:val="24"/>
          <w:szCs w:val="24"/>
        </w:rPr>
        <w:t xml:space="preserve"> have provided solutions </w:t>
      </w:r>
      <w:r w:rsidR="00B835ED" w:rsidRPr="00845C0E">
        <w:rPr>
          <w:rFonts w:ascii="Times New Roman" w:hAnsi="Times New Roman" w:cs="Times New Roman"/>
          <w:sz w:val="24"/>
          <w:szCs w:val="24"/>
        </w:rPr>
        <w:t>for an Aviation or Maritime environment.</w:t>
      </w:r>
      <w:r w:rsidR="00175076" w:rsidRPr="00845C0E">
        <w:rPr>
          <w:rFonts w:ascii="Times New Roman" w:hAnsi="Times New Roman" w:cs="Times New Roman"/>
          <w:sz w:val="24"/>
          <w:szCs w:val="24"/>
        </w:rPr>
        <w:t xml:space="preserve"> </w:t>
      </w:r>
      <w:ins w:id="1" w:author="Author">
        <w:r w:rsidR="003D73E0" w:rsidRPr="003D73E0">
          <w:rPr>
            <w:rFonts w:ascii="Times New Roman" w:hAnsi="Times New Roman" w:cs="Times New Roman"/>
            <w:sz w:val="24"/>
            <w:szCs w:val="24"/>
          </w:rPr>
          <w:t>Offerors must submit an associated completed Project Form (Part III of Attachment J-5) for each solution marked in the Part II matrix.  Part III can be reused for each solution</w:t>
        </w:r>
        <w:r w:rsidR="003D73E0">
          <w:rPr>
            <w:rFonts w:ascii="Times New Roman" w:hAnsi="Times New Roman" w:cs="Times New Roman"/>
            <w:sz w:val="24"/>
            <w:szCs w:val="24"/>
          </w:rPr>
          <w:t>.</w:t>
        </w:r>
      </w:ins>
    </w:p>
    <w:p w14:paraId="1D0EAB6B" w14:textId="7186E42C" w:rsidR="009250E8" w:rsidRPr="00845C0E" w:rsidRDefault="009250E8" w:rsidP="009250E8">
      <w:pPr>
        <w:spacing w:before="244"/>
        <w:ind w:left="590"/>
        <w:rPr>
          <w:rFonts w:ascii="Times New Roman" w:hAnsi="Times New Roman" w:cs="Times New Roman"/>
          <w:sz w:val="24"/>
          <w:szCs w:val="24"/>
        </w:rPr>
      </w:pPr>
      <w:r w:rsidRPr="00845C0E">
        <w:rPr>
          <w:rFonts w:ascii="Times New Roman" w:hAnsi="Times New Roman" w:cs="Times New Roman"/>
          <w:sz w:val="24"/>
          <w:szCs w:val="24"/>
        </w:rPr>
        <w:t xml:space="preserve">For </w:t>
      </w:r>
      <w:r w:rsidRPr="00845C0E">
        <w:rPr>
          <w:rFonts w:ascii="Times New Roman" w:hAnsi="Times New Roman" w:cs="Times New Roman"/>
          <w:spacing w:val="-12"/>
          <w:sz w:val="24"/>
          <w:szCs w:val="24"/>
        </w:rPr>
        <w:t xml:space="preserve">Track 2, </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System Integration</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 xml:space="preserve">, and </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Research and Development (R&amp;D) and Test and Evaluation (T&amp;E) Support</w:t>
      </w:r>
      <w:r w:rsidR="00996551" w:rsidRPr="00845C0E">
        <w:rPr>
          <w:rFonts w:ascii="Times New Roman" w:hAnsi="Times New Roman" w:cs="Times New Roman"/>
          <w:spacing w:val="-12"/>
          <w:sz w:val="24"/>
          <w:szCs w:val="24"/>
        </w:rPr>
        <w:t>)</w:t>
      </w:r>
      <w:r w:rsidRPr="00845C0E">
        <w:rPr>
          <w:rFonts w:ascii="Times New Roman" w:hAnsi="Times New Roman" w:cs="Times New Roman"/>
          <w:spacing w:val="-12"/>
          <w:sz w:val="24"/>
          <w:szCs w:val="24"/>
        </w:rPr>
        <w:t xml:space="preserve">, the </w:t>
      </w:r>
      <w:r w:rsidRPr="00845C0E">
        <w:rPr>
          <w:rFonts w:ascii="Times New Roman" w:hAnsi="Times New Roman" w:cs="Times New Roman"/>
          <w:sz w:val="24"/>
          <w:szCs w:val="24"/>
        </w:rPr>
        <w:t xml:space="preserve">Offeror should mark in the matrix below if they have provided services that have aligned with the Functional Capabilities and the detailed use cases of Fixed Location or Mobile. They also should note if they have provided an associated service for an Aviation or Maritime environment. </w:t>
      </w:r>
      <w:ins w:id="2" w:author="Author">
        <w:r w:rsidR="003D73E0" w:rsidRPr="003D73E0">
          <w:rPr>
            <w:rFonts w:ascii="Times New Roman" w:hAnsi="Times New Roman" w:cs="Times New Roman"/>
            <w:sz w:val="24"/>
            <w:szCs w:val="24"/>
          </w:rPr>
          <w:t>Offerors must submit an associated completed Project Form (Part III of Attachment J-5) for each solution marked in the Part II matrix.  Part III can be reused for each solution</w:t>
        </w:r>
        <w:r w:rsidR="003D73E0">
          <w:rPr>
            <w:rFonts w:ascii="Times New Roman" w:hAnsi="Times New Roman" w:cs="Times New Roman"/>
            <w:sz w:val="24"/>
            <w:szCs w:val="24"/>
          </w:rPr>
          <w:t>.</w:t>
        </w:r>
      </w:ins>
      <w:del w:id="3" w:author="Author">
        <w:r w:rsidRPr="00845C0E" w:rsidDel="003D73E0">
          <w:rPr>
            <w:rFonts w:ascii="Times New Roman" w:hAnsi="Times New Roman" w:cs="Times New Roman"/>
            <w:sz w:val="24"/>
            <w:szCs w:val="24"/>
          </w:rPr>
          <w:delText>Please make sure that each marked solution has an associated completed Project Form, which can be reused for each proposed service.</w:delText>
        </w:r>
      </w:del>
    </w:p>
    <w:p w14:paraId="11BAFC55" w14:textId="72514926" w:rsidR="009250E8" w:rsidRPr="00845C0E" w:rsidRDefault="009250E8" w:rsidP="009250E8">
      <w:pPr>
        <w:spacing w:before="244"/>
        <w:ind w:left="590"/>
        <w:rPr>
          <w:rFonts w:ascii="Times New Roman" w:hAnsi="Times New Roman" w:cs="Times New Roman"/>
          <w:b/>
          <w:sz w:val="24"/>
          <w:szCs w:val="24"/>
        </w:rPr>
      </w:pPr>
      <w:r w:rsidRPr="00845C0E">
        <w:rPr>
          <w:rFonts w:ascii="Times New Roman" w:hAnsi="Times New Roman" w:cs="Times New Roman"/>
          <w:sz w:val="24"/>
          <w:szCs w:val="24"/>
        </w:rPr>
        <w:t xml:space="preserve">Please replicate the chart below for each proposed Solution. For </w:t>
      </w:r>
      <w:r w:rsidR="009612EC" w:rsidRPr="00845C0E">
        <w:rPr>
          <w:rFonts w:ascii="Times New Roman" w:hAnsi="Times New Roman" w:cs="Times New Roman"/>
          <w:sz w:val="24"/>
          <w:szCs w:val="24"/>
        </w:rPr>
        <w:t>e</w:t>
      </w:r>
      <w:r w:rsidRPr="00845C0E">
        <w:rPr>
          <w:rFonts w:ascii="Times New Roman" w:hAnsi="Times New Roman" w:cs="Times New Roman"/>
          <w:sz w:val="24"/>
          <w:szCs w:val="24"/>
        </w:rPr>
        <w:t xml:space="preserve">xample, if the Offeror proposes Track 1 </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Hardware</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 xml:space="preserve">, Track 2 </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C-UAS as a Service</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 xml:space="preserve">, and Track 2 </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System Integration</w:t>
      </w:r>
      <w:r w:rsidR="00B33D40" w:rsidRPr="00845C0E">
        <w:rPr>
          <w:rFonts w:ascii="Times New Roman" w:hAnsi="Times New Roman" w:cs="Times New Roman"/>
          <w:sz w:val="24"/>
          <w:szCs w:val="24"/>
        </w:rPr>
        <w:t>)</w:t>
      </w:r>
      <w:r w:rsidRPr="00845C0E">
        <w:rPr>
          <w:rFonts w:ascii="Times New Roman" w:hAnsi="Times New Roman" w:cs="Times New Roman"/>
          <w:sz w:val="24"/>
          <w:szCs w:val="24"/>
        </w:rPr>
        <w:t xml:space="preserve">, they should provide three (3) </w:t>
      </w:r>
      <w:r w:rsidR="00AB42D8" w:rsidRPr="00845C0E">
        <w:rPr>
          <w:rFonts w:ascii="Times New Roman" w:hAnsi="Times New Roman" w:cs="Times New Roman"/>
          <w:sz w:val="24"/>
          <w:szCs w:val="24"/>
        </w:rPr>
        <w:t xml:space="preserve">completed </w:t>
      </w:r>
      <w:r w:rsidRPr="00845C0E">
        <w:rPr>
          <w:rFonts w:ascii="Times New Roman" w:hAnsi="Times New Roman" w:cs="Times New Roman"/>
          <w:sz w:val="24"/>
          <w:szCs w:val="24"/>
        </w:rPr>
        <w:t xml:space="preserve">Matrices. </w:t>
      </w:r>
    </w:p>
    <w:p w14:paraId="0C5181B9" w14:textId="77777777" w:rsidR="009250E8" w:rsidRPr="00845C0E" w:rsidRDefault="009250E8" w:rsidP="00421FD8">
      <w:pPr>
        <w:spacing w:before="244"/>
        <w:ind w:left="590"/>
        <w:rPr>
          <w:rFonts w:ascii="Times New Roman" w:hAnsi="Times New Roman" w:cs="Times New Roman"/>
          <w:b/>
          <w:sz w:val="24"/>
          <w:szCs w:val="24"/>
        </w:rPr>
      </w:pPr>
    </w:p>
    <w:tbl>
      <w:tblPr>
        <w:tblStyle w:val="TableGrid"/>
        <w:tblW w:w="9541" w:type="dxa"/>
        <w:tblInd w:w="620" w:type="dxa"/>
        <w:tblLook w:val="04A0" w:firstRow="1" w:lastRow="0" w:firstColumn="1" w:lastColumn="0" w:noHBand="0" w:noVBand="1"/>
      </w:tblPr>
      <w:tblGrid>
        <w:gridCol w:w="2096"/>
        <w:gridCol w:w="1223"/>
        <w:gridCol w:w="1243"/>
        <w:gridCol w:w="1269"/>
        <w:gridCol w:w="1199"/>
        <w:gridCol w:w="1242"/>
        <w:gridCol w:w="1269"/>
      </w:tblGrid>
      <w:tr w:rsidR="00845C0E" w:rsidRPr="00845C0E" w14:paraId="0F443712" w14:textId="77777777" w:rsidTr="00127D1E">
        <w:trPr>
          <w:trHeight w:val="762"/>
        </w:trPr>
        <w:tc>
          <w:tcPr>
            <w:tcW w:w="4539" w:type="dxa"/>
            <w:gridSpan w:val="3"/>
          </w:tcPr>
          <w:p w14:paraId="5ABE1162" w14:textId="08710E4C" w:rsidR="009612EC" w:rsidRPr="00845C0E" w:rsidRDefault="009612EC" w:rsidP="00845C0E">
            <w:pPr>
              <w:pStyle w:val="TableParagraph"/>
              <w:spacing w:before="100"/>
              <w:ind w:left="94"/>
              <w:rPr>
                <w:rFonts w:ascii="Times New Roman" w:hAnsi="Times New Roman" w:cs="Times New Roman"/>
                <w:sz w:val="24"/>
                <w:szCs w:val="24"/>
              </w:rPr>
            </w:pPr>
            <w:r w:rsidRPr="00845C0E">
              <w:rPr>
                <w:rFonts w:ascii="Times New Roman" w:hAnsi="Times New Roman" w:cs="Times New Roman"/>
                <w:kern w:val="0"/>
                <w:sz w:val="24"/>
                <w:szCs w:val="24"/>
                <w14:ligatures w14:val="none"/>
              </w:rPr>
              <w:t>TRACK AND SOLUTION INFORMATION</w:t>
            </w:r>
          </w:p>
        </w:tc>
        <w:tc>
          <w:tcPr>
            <w:tcW w:w="5002" w:type="dxa"/>
            <w:gridSpan w:val="4"/>
          </w:tcPr>
          <w:p w14:paraId="6994DF37" w14:textId="77777777" w:rsidR="009612EC" w:rsidRPr="00845C0E" w:rsidRDefault="009612EC" w:rsidP="00672853">
            <w:pPr>
              <w:rPr>
                <w:rFonts w:ascii="Times New Roman" w:hAnsi="Times New Roman" w:cs="Times New Roman"/>
                <w:sz w:val="24"/>
                <w:szCs w:val="24"/>
              </w:rPr>
            </w:pPr>
          </w:p>
        </w:tc>
      </w:tr>
      <w:tr w:rsidR="00845C0E" w:rsidRPr="00845C0E" w14:paraId="0A283202" w14:textId="77777777" w:rsidTr="00D20CCD">
        <w:trPr>
          <w:trHeight w:val="762"/>
        </w:trPr>
        <w:tc>
          <w:tcPr>
            <w:tcW w:w="2038" w:type="dxa"/>
          </w:tcPr>
          <w:p w14:paraId="33C63DEC" w14:textId="77777777" w:rsidR="00130318" w:rsidRPr="00845C0E" w:rsidRDefault="00130318">
            <w:pPr>
              <w:rPr>
                <w:rFonts w:ascii="Times New Roman" w:hAnsi="Times New Roman" w:cs="Times New Roman"/>
                <w:b/>
                <w:bCs/>
                <w:sz w:val="24"/>
                <w:szCs w:val="24"/>
              </w:rPr>
            </w:pPr>
            <w:r w:rsidRPr="00845C0E">
              <w:rPr>
                <w:rFonts w:ascii="Times New Roman" w:hAnsi="Times New Roman" w:cs="Times New Roman"/>
                <w:b/>
                <w:bCs/>
                <w:sz w:val="24"/>
                <w:szCs w:val="24"/>
              </w:rPr>
              <w:t>Functional Capabilities</w:t>
            </w:r>
          </w:p>
        </w:tc>
        <w:tc>
          <w:tcPr>
            <w:tcW w:w="1250" w:type="dxa"/>
          </w:tcPr>
          <w:p w14:paraId="3CA371C7" w14:textId="69963D50" w:rsidR="00672853" w:rsidRPr="00845C0E" w:rsidRDefault="00F12659">
            <w:pPr>
              <w:rPr>
                <w:rFonts w:ascii="Times New Roman" w:hAnsi="Times New Roman" w:cs="Times New Roman"/>
                <w:sz w:val="24"/>
                <w:szCs w:val="24"/>
              </w:rPr>
            </w:pPr>
            <w:r w:rsidRPr="00845C0E">
              <w:rPr>
                <w:rFonts w:ascii="Times New Roman" w:hAnsi="Times New Roman" w:cs="Times New Roman"/>
                <w:sz w:val="24"/>
                <w:szCs w:val="24"/>
              </w:rPr>
              <w:t xml:space="preserve">#1 </w:t>
            </w:r>
          </w:p>
          <w:p w14:paraId="574252C9" w14:textId="303A0375"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Fixed Location</w:t>
            </w:r>
          </w:p>
        </w:tc>
        <w:tc>
          <w:tcPr>
            <w:tcW w:w="1251" w:type="dxa"/>
          </w:tcPr>
          <w:p w14:paraId="4F4785EC" w14:textId="43BB0885"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#2 </w:t>
            </w:r>
          </w:p>
          <w:p w14:paraId="266ED0DF" w14:textId="1297B5D8"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Fixed Location (Aviation)</w:t>
            </w:r>
          </w:p>
        </w:tc>
        <w:tc>
          <w:tcPr>
            <w:tcW w:w="1250" w:type="dxa"/>
          </w:tcPr>
          <w:p w14:paraId="1BE59049" w14:textId="7942A3B7"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#3 </w:t>
            </w:r>
          </w:p>
          <w:p w14:paraId="044FCB6A" w14:textId="55D9E3CE"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 xml:space="preserve">Fixed Location </w:t>
            </w:r>
          </w:p>
          <w:p w14:paraId="043B512B" w14:textId="77777777"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(Maritime)</w:t>
            </w:r>
          </w:p>
        </w:tc>
        <w:tc>
          <w:tcPr>
            <w:tcW w:w="1251" w:type="dxa"/>
          </w:tcPr>
          <w:p w14:paraId="321EAA46" w14:textId="0C8F95AD"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#4 </w:t>
            </w:r>
          </w:p>
          <w:p w14:paraId="72A57FD0" w14:textId="3952F2B5"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Mobile</w:t>
            </w:r>
          </w:p>
        </w:tc>
        <w:tc>
          <w:tcPr>
            <w:tcW w:w="1250" w:type="dxa"/>
          </w:tcPr>
          <w:p w14:paraId="4BF1C4E9" w14:textId="7B6DBA6D"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#5 </w:t>
            </w:r>
          </w:p>
          <w:p w14:paraId="52253A4F" w14:textId="6919F48F"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Mobile (Aviation)</w:t>
            </w:r>
          </w:p>
        </w:tc>
        <w:tc>
          <w:tcPr>
            <w:tcW w:w="1251" w:type="dxa"/>
          </w:tcPr>
          <w:p w14:paraId="7F77E46C" w14:textId="3B95EAB9" w:rsidR="00672853" w:rsidRPr="00845C0E" w:rsidRDefault="00672853" w:rsidP="00672853">
            <w:pPr>
              <w:rPr>
                <w:rFonts w:ascii="Times New Roman" w:hAnsi="Times New Roman" w:cs="Times New Roman"/>
                <w:sz w:val="24"/>
                <w:szCs w:val="24"/>
              </w:rPr>
            </w:pPr>
            <w:r w:rsidRPr="00845C0E">
              <w:rPr>
                <w:rFonts w:ascii="Times New Roman" w:hAnsi="Times New Roman" w:cs="Times New Roman"/>
                <w:sz w:val="24"/>
                <w:szCs w:val="24"/>
              </w:rPr>
              <w:t xml:space="preserve">#6 </w:t>
            </w:r>
          </w:p>
          <w:p w14:paraId="793ACA54" w14:textId="269ED961"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Mobile</w:t>
            </w:r>
          </w:p>
          <w:p w14:paraId="5F70EC5A" w14:textId="77777777"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(Maritime)</w:t>
            </w:r>
          </w:p>
        </w:tc>
      </w:tr>
      <w:tr w:rsidR="00845C0E" w:rsidRPr="00845C0E" w14:paraId="253857F4" w14:textId="77777777" w:rsidTr="00D20CCD">
        <w:trPr>
          <w:trHeight w:val="503"/>
        </w:trPr>
        <w:tc>
          <w:tcPr>
            <w:tcW w:w="2038" w:type="dxa"/>
          </w:tcPr>
          <w:p w14:paraId="43132D20" w14:textId="34FABD98" w:rsidR="00130318" w:rsidRPr="00845C0E" w:rsidRDefault="00FA62F0" w:rsidP="00FA62F0">
            <w:pPr>
              <w:rPr>
                <w:rFonts w:ascii="Times New Roman" w:hAnsi="Times New Roman" w:cs="Times New Roman"/>
                <w:sz w:val="24"/>
                <w:szCs w:val="24"/>
              </w:rPr>
            </w:pPr>
            <w:r w:rsidRPr="00845C0E">
              <w:rPr>
                <w:rFonts w:ascii="Times New Roman" w:hAnsi="Times New Roman" w:cs="Times New Roman"/>
                <w:sz w:val="24"/>
                <w:szCs w:val="24"/>
              </w:rPr>
              <w:t>Detect and Track (DT)</w:t>
            </w:r>
          </w:p>
        </w:tc>
        <w:tc>
          <w:tcPr>
            <w:tcW w:w="1250" w:type="dxa"/>
          </w:tcPr>
          <w:p w14:paraId="51B6F985" w14:textId="77777777" w:rsidR="00130318" w:rsidRPr="00845C0E" w:rsidRDefault="00130318">
            <w:pPr>
              <w:rPr>
                <w:rFonts w:ascii="Times New Roman" w:hAnsi="Times New Roman" w:cs="Times New Roman"/>
                <w:sz w:val="24"/>
                <w:szCs w:val="24"/>
              </w:rPr>
            </w:pPr>
          </w:p>
        </w:tc>
        <w:tc>
          <w:tcPr>
            <w:tcW w:w="1251" w:type="dxa"/>
          </w:tcPr>
          <w:p w14:paraId="738F356F" w14:textId="77777777" w:rsidR="00130318" w:rsidRPr="00845C0E" w:rsidRDefault="00130318">
            <w:pPr>
              <w:rPr>
                <w:rFonts w:ascii="Times New Roman" w:hAnsi="Times New Roman" w:cs="Times New Roman"/>
                <w:sz w:val="24"/>
                <w:szCs w:val="24"/>
              </w:rPr>
            </w:pPr>
          </w:p>
        </w:tc>
        <w:tc>
          <w:tcPr>
            <w:tcW w:w="1250" w:type="dxa"/>
          </w:tcPr>
          <w:p w14:paraId="5801E686" w14:textId="77777777" w:rsidR="00130318" w:rsidRPr="00845C0E" w:rsidRDefault="00130318">
            <w:pPr>
              <w:rPr>
                <w:rFonts w:ascii="Times New Roman" w:hAnsi="Times New Roman" w:cs="Times New Roman"/>
                <w:sz w:val="24"/>
                <w:szCs w:val="24"/>
              </w:rPr>
            </w:pPr>
          </w:p>
        </w:tc>
        <w:tc>
          <w:tcPr>
            <w:tcW w:w="1251" w:type="dxa"/>
          </w:tcPr>
          <w:p w14:paraId="5BF57E9E" w14:textId="77777777" w:rsidR="00130318" w:rsidRPr="00845C0E" w:rsidRDefault="00130318">
            <w:pPr>
              <w:rPr>
                <w:rFonts w:ascii="Times New Roman" w:hAnsi="Times New Roman" w:cs="Times New Roman"/>
                <w:sz w:val="24"/>
                <w:szCs w:val="24"/>
              </w:rPr>
            </w:pPr>
          </w:p>
        </w:tc>
        <w:tc>
          <w:tcPr>
            <w:tcW w:w="1250" w:type="dxa"/>
          </w:tcPr>
          <w:p w14:paraId="7407485D" w14:textId="77777777" w:rsidR="00130318" w:rsidRPr="00845C0E" w:rsidRDefault="00130318">
            <w:pPr>
              <w:rPr>
                <w:rFonts w:ascii="Times New Roman" w:hAnsi="Times New Roman" w:cs="Times New Roman"/>
                <w:sz w:val="24"/>
                <w:szCs w:val="24"/>
              </w:rPr>
            </w:pPr>
          </w:p>
        </w:tc>
        <w:tc>
          <w:tcPr>
            <w:tcW w:w="1251" w:type="dxa"/>
          </w:tcPr>
          <w:p w14:paraId="5670173D" w14:textId="77777777" w:rsidR="00130318" w:rsidRPr="00845C0E" w:rsidRDefault="00130318">
            <w:pPr>
              <w:rPr>
                <w:rFonts w:ascii="Times New Roman" w:hAnsi="Times New Roman" w:cs="Times New Roman"/>
                <w:sz w:val="24"/>
                <w:szCs w:val="24"/>
              </w:rPr>
            </w:pPr>
          </w:p>
        </w:tc>
      </w:tr>
      <w:tr w:rsidR="00845C0E" w:rsidRPr="00845C0E" w14:paraId="020407F2" w14:textId="77777777" w:rsidTr="00D20CCD">
        <w:trPr>
          <w:trHeight w:val="258"/>
        </w:trPr>
        <w:tc>
          <w:tcPr>
            <w:tcW w:w="2038" w:type="dxa"/>
          </w:tcPr>
          <w:p w14:paraId="6AD5AB60" w14:textId="3A9E163B" w:rsidR="00130318" w:rsidRPr="00845C0E" w:rsidRDefault="00334A01">
            <w:pPr>
              <w:rPr>
                <w:rFonts w:ascii="Times New Roman" w:hAnsi="Times New Roman" w:cs="Times New Roman"/>
                <w:sz w:val="24"/>
                <w:szCs w:val="24"/>
              </w:rPr>
            </w:pPr>
            <w:r w:rsidRPr="00845C0E">
              <w:rPr>
                <w:rFonts w:ascii="Times New Roman" w:hAnsi="Times New Roman" w:cs="Times New Roman"/>
                <w:sz w:val="24"/>
                <w:szCs w:val="24"/>
              </w:rPr>
              <w:t>Identi</w:t>
            </w:r>
            <w:r w:rsidR="00AF33B2" w:rsidRPr="00845C0E">
              <w:rPr>
                <w:rFonts w:ascii="Times New Roman" w:hAnsi="Times New Roman" w:cs="Times New Roman"/>
                <w:sz w:val="24"/>
                <w:szCs w:val="24"/>
              </w:rPr>
              <w:t>fication</w:t>
            </w:r>
            <w:r w:rsidR="00130318" w:rsidRPr="00845C0E">
              <w:rPr>
                <w:rFonts w:ascii="Times New Roman" w:hAnsi="Times New Roman" w:cs="Times New Roman"/>
                <w:sz w:val="24"/>
                <w:szCs w:val="24"/>
              </w:rPr>
              <w:t xml:space="preserve"> (I)</w:t>
            </w:r>
          </w:p>
        </w:tc>
        <w:tc>
          <w:tcPr>
            <w:tcW w:w="1250" w:type="dxa"/>
          </w:tcPr>
          <w:p w14:paraId="221C720B" w14:textId="77777777" w:rsidR="00130318" w:rsidRPr="00845C0E" w:rsidRDefault="00130318">
            <w:pPr>
              <w:rPr>
                <w:rFonts w:ascii="Times New Roman" w:hAnsi="Times New Roman" w:cs="Times New Roman"/>
                <w:sz w:val="24"/>
                <w:szCs w:val="24"/>
              </w:rPr>
            </w:pPr>
          </w:p>
        </w:tc>
        <w:tc>
          <w:tcPr>
            <w:tcW w:w="1251" w:type="dxa"/>
          </w:tcPr>
          <w:p w14:paraId="384FE6B0" w14:textId="77777777" w:rsidR="00130318" w:rsidRPr="00845C0E" w:rsidRDefault="00130318">
            <w:pPr>
              <w:rPr>
                <w:rFonts w:ascii="Times New Roman" w:hAnsi="Times New Roman" w:cs="Times New Roman"/>
                <w:sz w:val="24"/>
                <w:szCs w:val="24"/>
              </w:rPr>
            </w:pPr>
          </w:p>
        </w:tc>
        <w:tc>
          <w:tcPr>
            <w:tcW w:w="1250" w:type="dxa"/>
          </w:tcPr>
          <w:p w14:paraId="6C51CDD8" w14:textId="77777777" w:rsidR="00130318" w:rsidRPr="00845C0E" w:rsidRDefault="00130318">
            <w:pPr>
              <w:rPr>
                <w:rFonts w:ascii="Times New Roman" w:hAnsi="Times New Roman" w:cs="Times New Roman"/>
                <w:sz w:val="24"/>
                <w:szCs w:val="24"/>
              </w:rPr>
            </w:pPr>
          </w:p>
        </w:tc>
        <w:tc>
          <w:tcPr>
            <w:tcW w:w="1251" w:type="dxa"/>
          </w:tcPr>
          <w:p w14:paraId="1952C47E" w14:textId="77777777" w:rsidR="00130318" w:rsidRPr="00845C0E" w:rsidRDefault="00130318">
            <w:pPr>
              <w:rPr>
                <w:rFonts w:ascii="Times New Roman" w:hAnsi="Times New Roman" w:cs="Times New Roman"/>
                <w:sz w:val="24"/>
                <w:szCs w:val="24"/>
              </w:rPr>
            </w:pPr>
          </w:p>
        </w:tc>
        <w:tc>
          <w:tcPr>
            <w:tcW w:w="1250" w:type="dxa"/>
          </w:tcPr>
          <w:p w14:paraId="1748D457" w14:textId="77777777" w:rsidR="00130318" w:rsidRPr="00845C0E" w:rsidRDefault="00130318">
            <w:pPr>
              <w:rPr>
                <w:rFonts w:ascii="Times New Roman" w:hAnsi="Times New Roman" w:cs="Times New Roman"/>
                <w:sz w:val="24"/>
                <w:szCs w:val="24"/>
              </w:rPr>
            </w:pPr>
          </w:p>
        </w:tc>
        <w:tc>
          <w:tcPr>
            <w:tcW w:w="1251" w:type="dxa"/>
          </w:tcPr>
          <w:p w14:paraId="6006DAC8" w14:textId="77777777" w:rsidR="00130318" w:rsidRPr="00845C0E" w:rsidRDefault="00130318">
            <w:pPr>
              <w:rPr>
                <w:rFonts w:ascii="Times New Roman" w:hAnsi="Times New Roman" w:cs="Times New Roman"/>
                <w:sz w:val="24"/>
                <w:szCs w:val="24"/>
              </w:rPr>
            </w:pPr>
          </w:p>
        </w:tc>
      </w:tr>
      <w:tr w:rsidR="00845C0E" w:rsidRPr="00845C0E" w14:paraId="3AD74746" w14:textId="77777777" w:rsidTr="00D20CCD">
        <w:trPr>
          <w:trHeight w:val="726"/>
        </w:trPr>
        <w:tc>
          <w:tcPr>
            <w:tcW w:w="2038" w:type="dxa"/>
          </w:tcPr>
          <w:p w14:paraId="6FB187DB" w14:textId="63AB8F82" w:rsidR="00130318" w:rsidRPr="00845C0E" w:rsidRDefault="00FA62F0" w:rsidP="00FA62F0">
            <w:pPr>
              <w:rPr>
                <w:rFonts w:ascii="Times New Roman" w:hAnsi="Times New Roman" w:cs="Times New Roman"/>
                <w:sz w:val="24"/>
                <w:szCs w:val="24"/>
              </w:rPr>
            </w:pPr>
            <w:r w:rsidRPr="00845C0E">
              <w:rPr>
                <w:rFonts w:ascii="Times New Roman" w:hAnsi="Times New Roman" w:cs="Times New Roman"/>
                <w:sz w:val="24"/>
                <w:szCs w:val="24"/>
              </w:rPr>
              <w:t xml:space="preserve">Detect, Track, and </w:t>
            </w:r>
            <w:r w:rsidR="00AF33B2" w:rsidRPr="00845C0E">
              <w:rPr>
                <w:rFonts w:ascii="Times New Roman" w:hAnsi="Times New Roman" w:cs="Times New Roman"/>
                <w:sz w:val="24"/>
                <w:szCs w:val="24"/>
              </w:rPr>
              <w:t xml:space="preserve">Identification </w:t>
            </w:r>
            <w:r w:rsidRPr="00845C0E">
              <w:rPr>
                <w:rFonts w:ascii="Times New Roman" w:hAnsi="Times New Roman" w:cs="Times New Roman"/>
                <w:sz w:val="24"/>
                <w:szCs w:val="24"/>
              </w:rPr>
              <w:t>(DTI)</w:t>
            </w:r>
          </w:p>
        </w:tc>
        <w:tc>
          <w:tcPr>
            <w:tcW w:w="1250" w:type="dxa"/>
          </w:tcPr>
          <w:p w14:paraId="08B5DE91" w14:textId="77777777" w:rsidR="00130318" w:rsidRPr="00845C0E" w:rsidRDefault="00130318">
            <w:pPr>
              <w:rPr>
                <w:rFonts w:ascii="Times New Roman" w:hAnsi="Times New Roman" w:cs="Times New Roman"/>
                <w:sz w:val="24"/>
                <w:szCs w:val="24"/>
              </w:rPr>
            </w:pPr>
          </w:p>
        </w:tc>
        <w:tc>
          <w:tcPr>
            <w:tcW w:w="1251" w:type="dxa"/>
          </w:tcPr>
          <w:p w14:paraId="44280A69" w14:textId="77777777" w:rsidR="00130318" w:rsidRPr="00845C0E" w:rsidRDefault="00130318">
            <w:pPr>
              <w:rPr>
                <w:rFonts w:ascii="Times New Roman" w:hAnsi="Times New Roman" w:cs="Times New Roman"/>
                <w:sz w:val="24"/>
                <w:szCs w:val="24"/>
              </w:rPr>
            </w:pPr>
          </w:p>
        </w:tc>
        <w:tc>
          <w:tcPr>
            <w:tcW w:w="1250" w:type="dxa"/>
          </w:tcPr>
          <w:p w14:paraId="4F243EA7" w14:textId="77777777" w:rsidR="00130318" w:rsidRPr="00845C0E" w:rsidRDefault="00130318">
            <w:pPr>
              <w:rPr>
                <w:rFonts w:ascii="Times New Roman" w:hAnsi="Times New Roman" w:cs="Times New Roman"/>
                <w:sz w:val="24"/>
                <w:szCs w:val="24"/>
              </w:rPr>
            </w:pPr>
          </w:p>
        </w:tc>
        <w:tc>
          <w:tcPr>
            <w:tcW w:w="1251" w:type="dxa"/>
          </w:tcPr>
          <w:p w14:paraId="3C8464B6" w14:textId="77777777" w:rsidR="00130318" w:rsidRPr="00845C0E" w:rsidRDefault="00130318">
            <w:pPr>
              <w:rPr>
                <w:rFonts w:ascii="Times New Roman" w:hAnsi="Times New Roman" w:cs="Times New Roman"/>
                <w:sz w:val="24"/>
                <w:szCs w:val="24"/>
              </w:rPr>
            </w:pPr>
          </w:p>
        </w:tc>
        <w:tc>
          <w:tcPr>
            <w:tcW w:w="1250" w:type="dxa"/>
          </w:tcPr>
          <w:p w14:paraId="3E185E01" w14:textId="77777777" w:rsidR="00130318" w:rsidRPr="00845C0E" w:rsidRDefault="00130318">
            <w:pPr>
              <w:rPr>
                <w:rFonts w:ascii="Times New Roman" w:hAnsi="Times New Roman" w:cs="Times New Roman"/>
                <w:sz w:val="24"/>
                <w:szCs w:val="24"/>
              </w:rPr>
            </w:pPr>
          </w:p>
        </w:tc>
        <w:tc>
          <w:tcPr>
            <w:tcW w:w="1251" w:type="dxa"/>
          </w:tcPr>
          <w:p w14:paraId="47DB1591" w14:textId="77777777" w:rsidR="00130318" w:rsidRPr="00845C0E" w:rsidRDefault="00130318">
            <w:pPr>
              <w:rPr>
                <w:rFonts w:ascii="Times New Roman" w:hAnsi="Times New Roman" w:cs="Times New Roman"/>
                <w:sz w:val="24"/>
                <w:szCs w:val="24"/>
              </w:rPr>
            </w:pPr>
          </w:p>
        </w:tc>
      </w:tr>
      <w:tr w:rsidR="00845C0E" w:rsidRPr="00845C0E" w14:paraId="40D4B0BE" w14:textId="77777777" w:rsidTr="00D20CCD">
        <w:trPr>
          <w:trHeight w:val="516"/>
        </w:trPr>
        <w:tc>
          <w:tcPr>
            <w:tcW w:w="2038" w:type="dxa"/>
          </w:tcPr>
          <w:p w14:paraId="6FD61BF9" w14:textId="77777777" w:rsidR="00130318" w:rsidRPr="00845C0E" w:rsidRDefault="00130318">
            <w:pPr>
              <w:rPr>
                <w:rFonts w:ascii="Times New Roman" w:hAnsi="Times New Roman" w:cs="Times New Roman"/>
                <w:sz w:val="24"/>
                <w:szCs w:val="24"/>
              </w:rPr>
            </w:pPr>
            <w:r w:rsidRPr="00845C0E">
              <w:rPr>
                <w:rFonts w:ascii="Times New Roman" w:hAnsi="Times New Roman" w:cs="Times New Roman"/>
                <w:sz w:val="24"/>
                <w:szCs w:val="24"/>
              </w:rPr>
              <w:t>Mitigate/Neutralize (M)</w:t>
            </w:r>
          </w:p>
        </w:tc>
        <w:tc>
          <w:tcPr>
            <w:tcW w:w="1250" w:type="dxa"/>
          </w:tcPr>
          <w:p w14:paraId="03FC0D9B" w14:textId="77777777" w:rsidR="00130318" w:rsidRPr="00845C0E" w:rsidRDefault="00130318">
            <w:pPr>
              <w:rPr>
                <w:rFonts w:ascii="Times New Roman" w:hAnsi="Times New Roman" w:cs="Times New Roman"/>
                <w:sz w:val="24"/>
                <w:szCs w:val="24"/>
              </w:rPr>
            </w:pPr>
          </w:p>
        </w:tc>
        <w:tc>
          <w:tcPr>
            <w:tcW w:w="1251" w:type="dxa"/>
          </w:tcPr>
          <w:p w14:paraId="77A2A761" w14:textId="77777777" w:rsidR="00130318" w:rsidRPr="00845C0E" w:rsidRDefault="00130318">
            <w:pPr>
              <w:rPr>
                <w:rFonts w:ascii="Times New Roman" w:hAnsi="Times New Roman" w:cs="Times New Roman"/>
                <w:sz w:val="24"/>
                <w:szCs w:val="24"/>
              </w:rPr>
            </w:pPr>
          </w:p>
        </w:tc>
        <w:tc>
          <w:tcPr>
            <w:tcW w:w="1250" w:type="dxa"/>
          </w:tcPr>
          <w:p w14:paraId="35FC3DA8" w14:textId="77777777" w:rsidR="00130318" w:rsidRPr="00845C0E" w:rsidRDefault="00130318">
            <w:pPr>
              <w:rPr>
                <w:rFonts w:ascii="Times New Roman" w:hAnsi="Times New Roman" w:cs="Times New Roman"/>
                <w:sz w:val="24"/>
                <w:szCs w:val="24"/>
              </w:rPr>
            </w:pPr>
          </w:p>
        </w:tc>
        <w:tc>
          <w:tcPr>
            <w:tcW w:w="1251" w:type="dxa"/>
          </w:tcPr>
          <w:p w14:paraId="28D634F8" w14:textId="77777777" w:rsidR="00130318" w:rsidRPr="00845C0E" w:rsidRDefault="00130318">
            <w:pPr>
              <w:rPr>
                <w:rFonts w:ascii="Times New Roman" w:hAnsi="Times New Roman" w:cs="Times New Roman"/>
                <w:sz w:val="24"/>
                <w:szCs w:val="24"/>
              </w:rPr>
            </w:pPr>
          </w:p>
        </w:tc>
        <w:tc>
          <w:tcPr>
            <w:tcW w:w="1250" w:type="dxa"/>
          </w:tcPr>
          <w:p w14:paraId="3CBAC6E4" w14:textId="77777777" w:rsidR="00130318" w:rsidRPr="00845C0E" w:rsidRDefault="00130318">
            <w:pPr>
              <w:rPr>
                <w:rFonts w:ascii="Times New Roman" w:hAnsi="Times New Roman" w:cs="Times New Roman"/>
                <w:sz w:val="24"/>
                <w:szCs w:val="24"/>
              </w:rPr>
            </w:pPr>
          </w:p>
        </w:tc>
        <w:tc>
          <w:tcPr>
            <w:tcW w:w="1251" w:type="dxa"/>
          </w:tcPr>
          <w:p w14:paraId="646CE687" w14:textId="77777777" w:rsidR="00130318" w:rsidRPr="00845C0E" w:rsidRDefault="00130318">
            <w:pPr>
              <w:rPr>
                <w:rFonts w:ascii="Times New Roman" w:hAnsi="Times New Roman" w:cs="Times New Roman"/>
                <w:sz w:val="24"/>
                <w:szCs w:val="24"/>
              </w:rPr>
            </w:pPr>
          </w:p>
        </w:tc>
      </w:tr>
      <w:tr w:rsidR="00845C0E" w:rsidRPr="00845C0E" w14:paraId="36EDB4F9" w14:textId="77777777" w:rsidTr="00D20CCD">
        <w:trPr>
          <w:trHeight w:val="1266"/>
        </w:trPr>
        <w:tc>
          <w:tcPr>
            <w:tcW w:w="2038" w:type="dxa"/>
          </w:tcPr>
          <w:p w14:paraId="3A8D51D9" w14:textId="1EA6879D" w:rsidR="00130318" w:rsidRPr="00845C0E" w:rsidRDefault="00C7794D">
            <w:pPr>
              <w:rPr>
                <w:rFonts w:ascii="Times New Roman" w:hAnsi="Times New Roman" w:cs="Times New Roman"/>
                <w:sz w:val="24"/>
                <w:szCs w:val="24"/>
              </w:rPr>
            </w:pPr>
            <w:r w:rsidRPr="00845C0E">
              <w:rPr>
                <w:rFonts w:ascii="Times New Roman" w:hAnsi="Times New Roman" w:cs="Times New Roman"/>
                <w:sz w:val="24"/>
                <w:szCs w:val="24"/>
              </w:rPr>
              <w:t xml:space="preserve">Detect, Track, </w:t>
            </w:r>
            <w:r w:rsidR="007A3583" w:rsidRPr="00845C0E">
              <w:rPr>
                <w:rFonts w:ascii="Times New Roman" w:hAnsi="Times New Roman" w:cs="Times New Roman"/>
                <w:sz w:val="24"/>
                <w:szCs w:val="24"/>
              </w:rPr>
              <w:t>Identification</w:t>
            </w:r>
            <w:r w:rsidRPr="00845C0E">
              <w:rPr>
                <w:rFonts w:ascii="Times New Roman" w:hAnsi="Times New Roman" w:cs="Times New Roman"/>
                <w:sz w:val="24"/>
                <w:szCs w:val="24"/>
              </w:rPr>
              <w:t xml:space="preserve">, </w:t>
            </w:r>
            <w:proofErr w:type="gramStart"/>
            <w:r w:rsidRPr="00845C0E">
              <w:rPr>
                <w:rFonts w:ascii="Times New Roman" w:hAnsi="Times New Roman" w:cs="Times New Roman"/>
                <w:sz w:val="24"/>
                <w:szCs w:val="24"/>
              </w:rPr>
              <w:t>and  Mitigate</w:t>
            </w:r>
            <w:proofErr w:type="gramEnd"/>
            <w:r w:rsidRPr="00845C0E">
              <w:rPr>
                <w:rFonts w:ascii="Times New Roman" w:hAnsi="Times New Roman" w:cs="Times New Roman"/>
                <w:sz w:val="24"/>
                <w:szCs w:val="24"/>
              </w:rPr>
              <w:t>/Neutralize  (DTI&amp;M)</w:t>
            </w:r>
          </w:p>
        </w:tc>
        <w:tc>
          <w:tcPr>
            <w:tcW w:w="1250" w:type="dxa"/>
          </w:tcPr>
          <w:p w14:paraId="5A89D017" w14:textId="77777777" w:rsidR="00130318" w:rsidRPr="00845C0E" w:rsidRDefault="00130318">
            <w:pPr>
              <w:rPr>
                <w:rFonts w:ascii="Times New Roman" w:hAnsi="Times New Roman" w:cs="Times New Roman"/>
                <w:sz w:val="24"/>
                <w:szCs w:val="24"/>
              </w:rPr>
            </w:pPr>
          </w:p>
        </w:tc>
        <w:tc>
          <w:tcPr>
            <w:tcW w:w="1251" w:type="dxa"/>
          </w:tcPr>
          <w:p w14:paraId="7400EF86" w14:textId="77777777" w:rsidR="00130318" w:rsidRPr="00845C0E" w:rsidRDefault="00130318">
            <w:pPr>
              <w:rPr>
                <w:rFonts w:ascii="Times New Roman" w:hAnsi="Times New Roman" w:cs="Times New Roman"/>
                <w:sz w:val="24"/>
                <w:szCs w:val="24"/>
              </w:rPr>
            </w:pPr>
          </w:p>
        </w:tc>
        <w:tc>
          <w:tcPr>
            <w:tcW w:w="1250" w:type="dxa"/>
          </w:tcPr>
          <w:p w14:paraId="62F1DA78" w14:textId="77777777" w:rsidR="00130318" w:rsidRPr="00845C0E" w:rsidRDefault="00130318">
            <w:pPr>
              <w:rPr>
                <w:rFonts w:ascii="Times New Roman" w:hAnsi="Times New Roman" w:cs="Times New Roman"/>
                <w:sz w:val="24"/>
                <w:szCs w:val="24"/>
              </w:rPr>
            </w:pPr>
          </w:p>
        </w:tc>
        <w:tc>
          <w:tcPr>
            <w:tcW w:w="1251" w:type="dxa"/>
          </w:tcPr>
          <w:p w14:paraId="735711EC" w14:textId="77777777" w:rsidR="00130318" w:rsidRPr="00845C0E" w:rsidRDefault="00130318">
            <w:pPr>
              <w:rPr>
                <w:rFonts w:ascii="Times New Roman" w:hAnsi="Times New Roman" w:cs="Times New Roman"/>
                <w:sz w:val="24"/>
                <w:szCs w:val="24"/>
              </w:rPr>
            </w:pPr>
          </w:p>
        </w:tc>
        <w:tc>
          <w:tcPr>
            <w:tcW w:w="1250" w:type="dxa"/>
          </w:tcPr>
          <w:p w14:paraId="6E576CE3" w14:textId="77777777" w:rsidR="00130318" w:rsidRPr="00845C0E" w:rsidRDefault="00130318">
            <w:pPr>
              <w:rPr>
                <w:rFonts w:ascii="Times New Roman" w:hAnsi="Times New Roman" w:cs="Times New Roman"/>
                <w:sz w:val="24"/>
                <w:szCs w:val="24"/>
              </w:rPr>
            </w:pPr>
          </w:p>
        </w:tc>
        <w:tc>
          <w:tcPr>
            <w:tcW w:w="1251" w:type="dxa"/>
          </w:tcPr>
          <w:p w14:paraId="2AF93EDF" w14:textId="77777777" w:rsidR="00130318" w:rsidRPr="00845C0E" w:rsidRDefault="00130318">
            <w:pPr>
              <w:rPr>
                <w:rFonts w:ascii="Times New Roman" w:hAnsi="Times New Roman" w:cs="Times New Roman"/>
                <w:sz w:val="24"/>
                <w:szCs w:val="24"/>
              </w:rPr>
            </w:pPr>
          </w:p>
        </w:tc>
      </w:tr>
    </w:tbl>
    <w:p w14:paraId="52C8DC9E" w14:textId="77777777" w:rsidR="00A32E20" w:rsidRPr="00845C0E" w:rsidRDefault="00A32E20">
      <w:pPr>
        <w:spacing w:before="244"/>
        <w:ind w:left="590"/>
        <w:rPr>
          <w:rFonts w:ascii="Times New Roman" w:hAnsi="Times New Roman" w:cs="Times New Roman"/>
          <w:b/>
          <w:sz w:val="24"/>
          <w:szCs w:val="24"/>
        </w:rPr>
      </w:pPr>
    </w:p>
    <w:p w14:paraId="194B641F" w14:textId="77777777" w:rsidR="00421FD8" w:rsidRPr="00845C0E" w:rsidRDefault="00421FD8">
      <w:pPr>
        <w:rPr>
          <w:rFonts w:ascii="Times New Roman" w:hAnsi="Times New Roman" w:cs="Times New Roman"/>
          <w:b/>
          <w:sz w:val="24"/>
          <w:szCs w:val="24"/>
        </w:rPr>
      </w:pPr>
      <w:r w:rsidRPr="00845C0E">
        <w:rPr>
          <w:rFonts w:ascii="Times New Roman" w:hAnsi="Times New Roman" w:cs="Times New Roman"/>
          <w:b/>
          <w:sz w:val="24"/>
          <w:szCs w:val="24"/>
        </w:rPr>
        <w:lastRenderedPageBreak/>
        <w:br w:type="page"/>
      </w:r>
    </w:p>
    <w:p w14:paraId="6A3F30C0" w14:textId="33541E2D" w:rsidR="003067F6" w:rsidRPr="00845C0E" w:rsidRDefault="00551F53">
      <w:pPr>
        <w:spacing w:before="244"/>
        <w:ind w:left="590"/>
        <w:rPr>
          <w:rFonts w:ascii="Times New Roman" w:hAnsi="Times New Roman" w:cs="Times New Roman"/>
          <w:b/>
          <w:spacing w:val="-2"/>
          <w:sz w:val="24"/>
          <w:szCs w:val="24"/>
        </w:rPr>
      </w:pPr>
      <w:r w:rsidRPr="00845C0E">
        <w:rPr>
          <w:rFonts w:ascii="Times New Roman" w:hAnsi="Times New Roman" w:cs="Times New Roman"/>
          <w:b/>
          <w:sz w:val="24"/>
          <w:szCs w:val="24"/>
        </w:rPr>
        <w:lastRenderedPageBreak/>
        <w:t>PART</w:t>
      </w:r>
      <w:r w:rsidRPr="00845C0E">
        <w:rPr>
          <w:rFonts w:ascii="Times New Roman" w:hAnsi="Times New Roman" w:cs="Times New Roman"/>
          <w:b/>
          <w:spacing w:val="-9"/>
          <w:sz w:val="24"/>
          <w:szCs w:val="24"/>
        </w:rPr>
        <w:t xml:space="preserve"> </w:t>
      </w:r>
      <w:r w:rsidRPr="00845C0E">
        <w:rPr>
          <w:rFonts w:ascii="Times New Roman" w:hAnsi="Times New Roman" w:cs="Times New Roman"/>
          <w:b/>
          <w:sz w:val="24"/>
          <w:szCs w:val="24"/>
        </w:rPr>
        <w:t>II</w:t>
      </w:r>
      <w:r w:rsidR="000B658F" w:rsidRPr="00845C0E">
        <w:rPr>
          <w:rFonts w:ascii="Times New Roman" w:hAnsi="Times New Roman" w:cs="Times New Roman"/>
          <w:b/>
          <w:sz w:val="24"/>
          <w:szCs w:val="24"/>
        </w:rPr>
        <w:t>I</w:t>
      </w:r>
      <w:r w:rsidRPr="00845C0E">
        <w:rPr>
          <w:rFonts w:ascii="Times New Roman" w:hAnsi="Times New Roman" w:cs="Times New Roman"/>
          <w:b/>
          <w:sz w:val="24"/>
          <w:szCs w:val="24"/>
        </w:rPr>
        <w:t>:</w:t>
      </w:r>
      <w:r w:rsidRPr="00845C0E">
        <w:rPr>
          <w:rFonts w:ascii="Times New Roman" w:hAnsi="Times New Roman" w:cs="Times New Roman"/>
          <w:b/>
          <w:spacing w:val="-7"/>
          <w:sz w:val="24"/>
          <w:szCs w:val="24"/>
        </w:rPr>
        <w:t xml:space="preserve"> </w:t>
      </w:r>
      <w:r w:rsidR="00705F8B" w:rsidRPr="00845C0E">
        <w:rPr>
          <w:rFonts w:ascii="Times New Roman" w:hAnsi="Times New Roman" w:cs="Times New Roman"/>
          <w:b/>
          <w:sz w:val="24"/>
          <w:szCs w:val="24"/>
        </w:rPr>
        <w:t>SOLUTION</w:t>
      </w:r>
      <w:r w:rsidRPr="00845C0E">
        <w:rPr>
          <w:rFonts w:ascii="Times New Roman" w:hAnsi="Times New Roman" w:cs="Times New Roman"/>
          <w:b/>
          <w:spacing w:val="-7"/>
          <w:sz w:val="24"/>
          <w:szCs w:val="24"/>
        </w:rPr>
        <w:t xml:space="preserve"> </w:t>
      </w:r>
      <w:r w:rsidR="00705F8B" w:rsidRPr="00845C0E">
        <w:rPr>
          <w:rFonts w:ascii="Times New Roman" w:hAnsi="Times New Roman" w:cs="Times New Roman"/>
          <w:b/>
          <w:sz w:val="24"/>
          <w:szCs w:val="24"/>
        </w:rPr>
        <w:t>DETAIL</w:t>
      </w:r>
      <w:r w:rsidRPr="00845C0E">
        <w:rPr>
          <w:rFonts w:ascii="Times New Roman" w:hAnsi="Times New Roman" w:cs="Times New Roman"/>
          <w:b/>
          <w:spacing w:val="-7"/>
          <w:sz w:val="24"/>
          <w:szCs w:val="24"/>
        </w:rPr>
        <w:t xml:space="preserve"> </w:t>
      </w:r>
    </w:p>
    <w:p w14:paraId="033A099E" w14:textId="38A79BDD" w:rsidR="003770B0" w:rsidRPr="00845C0E" w:rsidRDefault="00113B7C" w:rsidP="003770B0">
      <w:pPr>
        <w:spacing w:before="244"/>
        <w:ind w:left="590"/>
        <w:rPr>
          <w:rFonts w:ascii="Times New Roman" w:hAnsi="Times New Roman" w:cs="Times New Roman"/>
          <w:b/>
          <w:sz w:val="24"/>
          <w:szCs w:val="24"/>
        </w:rPr>
      </w:pPr>
      <w:r w:rsidRPr="00845C0E">
        <w:rPr>
          <w:rFonts w:ascii="Times New Roman" w:hAnsi="Times New Roman" w:cs="Times New Roman"/>
          <w:sz w:val="24"/>
          <w:szCs w:val="24"/>
        </w:rPr>
        <w:t>For</w:t>
      </w:r>
      <w:r w:rsidR="00885FCF" w:rsidRPr="00845C0E">
        <w:rPr>
          <w:rFonts w:ascii="Times New Roman" w:hAnsi="Times New Roman" w:cs="Times New Roman"/>
          <w:sz w:val="24"/>
          <w:szCs w:val="24"/>
        </w:rPr>
        <w:t xml:space="preserve"> each solution noted in </w:t>
      </w:r>
      <w:r w:rsidR="00813108" w:rsidRPr="00845C0E">
        <w:rPr>
          <w:rFonts w:ascii="Times New Roman" w:hAnsi="Times New Roman" w:cs="Times New Roman"/>
          <w:sz w:val="24"/>
          <w:szCs w:val="24"/>
        </w:rPr>
        <w:t xml:space="preserve">the Technical </w:t>
      </w:r>
      <w:r w:rsidR="00183F30" w:rsidRPr="00183F30">
        <w:rPr>
          <w:rFonts w:ascii="Times New Roman" w:hAnsi="Times New Roman" w:cs="Times New Roman"/>
          <w:sz w:val="24"/>
          <w:szCs w:val="24"/>
        </w:rPr>
        <w:t>Experience</w:t>
      </w:r>
      <w:r w:rsidR="00813108" w:rsidRPr="00845C0E">
        <w:rPr>
          <w:rFonts w:ascii="Times New Roman" w:hAnsi="Times New Roman" w:cs="Times New Roman"/>
          <w:sz w:val="24"/>
          <w:szCs w:val="24"/>
        </w:rPr>
        <w:t xml:space="preserve"> </w:t>
      </w:r>
      <w:r w:rsidR="00912E35" w:rsidRPr="00845C0E">
        <w:rPr>
          <w:rFonts w:ascii="Times New Roman" w:hAnsi="Times New Roman" w:cs="Times New Roman"/>
          <w:sz w:val="24"/>
          <w:szCs w:val="24"/>
        </w:rPr>
        <w:t>in Part II</w:t>
      </w:r>
      <w:r w:rsidR="00813108" w:rsidRPr="00845C0E">
        <w:rPr>
          <w:rFonts w:ascii="Times New Roman" w:hAnsi="Times New Roman" w:cs="Times New Roman"/>
          <w:sz w:val="24"/>
          <w:szCs w:val="24"/>
        </w:rPr>
        <w:t xml:space="preserve">, </w:t>
      </w:r>
      <w:r w:rsidR="003770B0" w:rsidRPr="00845C0E">
        <w:rPr>
          <w:rFonts w:ascii="Times New Roman" w:hAnsi="Times New Roman" w:cs="Times New Roman"/>
          <w:sz w:val="24"/>
          <w:szCs w:val="24"/>
        </w:rPr>
        <w:t>Offeror</w:t>
      </w:r>
      <w:r w:rsidR="00912E35" w:rsidRPr="00845C0E">
        <w:rPr>
          <w:rFonts w:ascii="Times New Roman" w:hAnsi="Times New Roman" w:cs="Times New Roman"/>
          <w:sz w:val="24"/>
          <w:szCs w:val="24"/>
        </w:rPr>
        <w:t xml:space="preserve">s </w:t>
      </w:r>
      <w:r w:rsidR="00AA7C69">
        <w:rPr>
          <w:rFonts w:ascii="Times New Roman" w:hAnsi="Times New Roman" w:cs="Times New Roman"/>
          <w:sz w:val="24"/>
          <w:szCs w:val="24"/>
        </w:rPr>
        <w:t>shall</w:t>
      </w:r>
      <w:r w:rsidR="00AA7C69" w:rsidRPr="00845C0E">
        <w:rPr>
          <w:rFonts w:ascii="Times New Roman" w:hAnsi="Times New Roman" w:cs="Times New Roman"/>
          <w:sz w:val="24"/>
          <w:szCs w:val="24"/>
        </w:rPr>
        <w:t xml:space="preserve"> </w:t>
      </w:r>
      <w:r w:rsidR="00763658" w:rsidRPr="00845C0E">
        <w:rPr>
          <w:rFonts w:ascii="Times New Roman" w:hAnsi="Times New Roman" w:cs="Times New Roman"/>
          <w:sz w:val="24"/>
          <w:szCs w:val="24"/>
        </w:rPr>
        <w:t xml:space="preserve">provide information below detailing </w:t>
      </w:r>
      <w:r w:rsidR="008A30F0" w:rsidRPr="00845C0E">
        <w:rPr>
          <w:rFonts w:ascii="Times New Roman" w:hAnsi="Times New Roman" w:cs="Times New Roman"/>
          <w:sz w:val="24"/>
          <w:szCs w:val="24"/>
        </w:rPr>
        <w:t xml:space="preserve">how they have experience in providing </w:t>
      </w:r>
      <w:r w:rsidR="00A20FA6" w:rsidRPr="00845C0E">
        <w:rPr>
          <w:rFonts w:ascii="Times New Roman" w:hAnsi="Times New Roman" w:cs="Times New Roman"/>
          <w:sz w:val="24"/>
          <w:szCs w:val="24"/>
        </w:rPr>
        <w:t xml:space="preserve">the solutions. </w:t>
      </w:r>
      <w:r w:rsidR="00FF3256" w:rsidRPr="00845C0E">
        <w:rPr>
          <w:rFonts w:ascii="Times New Roman" w:hAnsi="Times New Roman" w:cs="Times New Roman"/>
          <w:sz w:val="24"/>
          <w:szCs w:val="24"/>
        </w:rPr>
        <w:t>This information</w:t>
      </w:r>
      <w:r w:rsidR="00AA7C69">
        <w:rPr>
          <w:rFonts w:ascii="Times New Roman" w:hAnsi="Times New Roman" w:cs="Times New Roman"/>
          <w:sz w:val="24"/>
          <w:szCs w:val="24"/>
        </w:rPr>
        <w:t xml:space="preserve"> shall</w:t>
      </w:r>
      <w:r w:rsidR="00885FCF" w:rsidRPr="00845C0E">
        <w:rPr>
          <w:rFonts w:ascii="Times New Roman" w:hAnsi="Times New Roman" w:cs="Times New Roman"/>
          <w:sz w:val="24"/>
          <w:szCs w:val="24"/>
        </w:rPr>
        <w:t xml:space="preserve"> include </w:t>
      </w:r>
      <w:r w:rsidR="00AD771B" w:rsidRPr="00845C0E">
        <w:rPr>
          <w:rFonts w:ascii="Times New Roman" w:hAnsi="Times New Roman" w:cs="Times New Roman"/>
          <w:sz w:val="24"/>
          <w:szCs w:val="24"/>
        </w:rPr>
        <w:t xml:space="preserve">a narrative </w:t>
      </w:r>
      <w:r w:rsidR="00A54AD2" w:rsidRPr="00845C0E">
        <w:rPr>
          <w:rFonts w:ascii="Times New Roman" w:hAnsi="Times New Roman" w:cs="Times New Roman"/>
          <w:sz w:val="24"/>
          <w:szCs w:val="24"/>
        </w:rPr>
        <w:t>explaining the solution and how it demonstrates your ability to</w:t>
      </w:r>
      <w:r w:rsidR="00DA7DF2" w:rsidRPr="00845C0E">
        <w:rPr>
          <w:rFonts w:ascii="Times New Roman" w:hAnsi="Times New Roman" w:cs="Times New Roman"/>
          <w:sz w:val="24"/>
          <w:szCs w:val="24"/>
        </w:rPr>
        <w:t xml:space="preserve"> meet the associated Functional Capability and </w:t>
      </w:r>
      <w:r w:rsidR="00150CE6" w:rsidRPr="00845C0E">
        <w:rPr>
          <w:rFonts w:ascii="Times New Roman" w:hAnsi="Times New Roman" w:cs="Times New Roman"/>
          <w:sz w:val="24"/>
          <w:szCs w:val="24"/>
        </w:rPr>
        <w:t>Use Case</w:t>
      </w:r>
      <w:r w:rsidR="00FF3256" w:rsidRPr="00845C0E">
        <w:rPr>
          <w:rFonts w:ascii="Times New Roman" w:hAnsi="Times New Roman" w:cs="Times New Roman"/>
          <w:sz w:val="24"/>
          <w:szCs w:val="24"/>
        </w:rPr>
        <w:t xml:space="preserve">. Please make sure that each </w:t>
      </w:r>
      <w:r w:rsidR="002C7F80" w:rsidRPr="00845C0E">
        <w:rPr>
          <w:rFonts w:ascii="Times New Roman" w:hAnsi="Times New Roman" w:cs="Times New Roman"/>
          <w:sz w:val="24"/>
          <w:szCs w:val="24"/>
        </w:rPr>
        <w:t xml:space="preserve">marked </w:t>
      </w:r>
      <w:r w:rsidR="00766FB3" w:rsidRPr="00845C0E">
        <w:rPr>
          <w:rFonts w:ascii="Times New Roman" w:hAnsi="Times New Roman" w:cs="Times New Roman"/>
          <w:sz w:val="24"/>
          <w:szCs w:val="24"/>
        </w:rPr>
        <w:t xml:space="preserve">solution has an associated completed </w:t>
      </w:r>
      <w:r w:rsidR="003B19D9" w:rsidRPr="00845C0E">
        <w:rPr>
          <w:rFonts w:ascii="Times New Roman" w:hAnsi="Times New Roman" w:cs="Times New Roman"/>
          <w:sz w:val="24"/>
          <w:szCs w:val="24"/>
        </w:rPr>
        <w:t>Project Form</w:t>
      </w:r>
      <w:r w:rsidR="00CB1B89" w:rsidRPr="00845C0E">
        <w:rPr>
          <w:rFonts w:ascii="Times New Roman" w:hAnsi="Times New Roman" w:cs="Times New Roman"/>
          <w:sz w:val="24"/>
          <w:szCs w:val="24"/>
        </w:rPr>
        <w:t>, which can be reused for each project.</w:t>
      </w:r>
    </w:p>
    <w:p w14:paraId="523B5E36" w14:textId="6D26B1CF" w:rsidR="003770B0" w:rsidRPr="00845C0E" w:rsidRDefault="00EC3C23" w:rsidP="00C6149F">
      <w:pPr>
        <w:spacing w:before="244"/>
        <w:ind w:left="590"/>
        <w:jc w:val="center"/>
        <w:rPr>
          <w:rFonts w:ascii="Times New Roman" w:hAnsi="Times New Roman" w:cs="Times New Roman"/>
          <w:b/>
          <w:bCs/>
          <w:sz w:val="24"/>
          <w:szCs w:val="24"/>
        </w:rPr>
      </w:pPr>
      <w:r w:rsidRPr="00845C0E">
        <w:rPr>
          <w:rFonts w:ascii="Times New Roman" w:hAnsi="Times New Roman" w:cs="Times New Roman"/>
          <w:b/>
          <w:bCs/>
          <w:sz w:val="24"/>
          <w:szCs w:val="24"/>
        </w:rPr>
        <w:t>PROJECT FORM</w:t>
      </w:r>
    </w:p>
    <w:tbl>
      <w:tblPr>
        <w:tblW w:w="0" w:type="auto"/>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60"/>
        <w:gridCol w:w="5600"/>
      </w:tblGrid>
      <w:tr w:rsidR="00845C0E" w:rsidRPr="00845C0E" w14:paraId="6A3F30C3" w14:textId="77777777" w:rsidTr="00132D8C">
        <w:trPr>
          <w:trHeight w:val="460"/>
        </w:trPr>
        <w:tc>
          <w:tcPr>
            <w:tcW w:w="4060" w:type="dxa"/>
          </w:tcPr>
          <w:p w14:paraId="6A3F30C1" w14:textId="5F3265BE" w:rsidR="003067F6" w:rsidRPr="00845C0E" w:rsidRDefault="0022623C">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PRIME </w:t>
            </w:r>
            <w:r w:rsidR="001A0E9C" w:rsidRPr="00845C0E">
              <w:rPr>
                <w:rFonts w:ascii="Times New Roman" w:hAnsi="Times New Roman" w:cs="Times New Roman"/>
                <w:sz w:val="24"/>
                <w:szCs w:val="24"/>
              </w:rPr>
              <w:t>OFFEROR</w:t>
            </w:r>
            <w:r w:rsidR="00551F53" w:rsidRPr="00845C0E">
              <w:rPr>
                <w:rFonts w:ascii="Times New Roman" w:hAnsi="Times New Roman" w:cs="Times New Roman"/>
                <w:spacing w:val="-9"/>
                <w:sz w:val="24"/>
                <w:szCs w:val="24"/>
              </w:rPr>
              <w:t xml:space="preserve"> </w:t>
            </w:r>
            <w:r w:rsidR="00551F53" w:rsidRPr="00845C0E">
              <w:rPr>
                <w:rFonts w:ascii="Times New Roman" w:hAnsi="Times New Roman" w:cs="Times New Roman"/>
                <w:spacing w:val="-2"/>
                <w:sz w:val="24"/>
                <w:szCs w:val="24"/>
              </w:rPr>
              <w:t>NAME:</w:t>
            </w:r>
          </w:p>
        </w:tc>
        <w:tc>
          <w:tcPr>
            <w:tcW w:w="5600" w:type="dxa"/>
          </w:tcPr>
          <w:p w14:paraId="6A3F30C2" w14:textId="77777777" w:rsidR="003067F6" w:rsidRPr="00845C0E" w:rsidRDefault="003067F6">
            <w:pPr>
              <w:pStyle w:val="TableParagraph"/>
              <w:ind w:left="0"/>
              <w:rPr>
                <w:rFonts w:ascii="Times New Roman" w:hAnsi="Times New Roman" w:cs="Times New Roman"/>
                <w:sz w:val="24"/>
                <w:szCs w:val="24"/>
              </w:rPr>
            </w:pPr>
          </w:p>
        </w:tc>
      </w:tr>
      <w:tr w:rsidR="00793355" w:rsidRPr="00845C0E" w14:paraId="7CF5A13D" w14:textId="77777777" w:rsidTr="00132D8C">
        <w:trPr>
          <w:trHeight w:val="460"/>
        </w:trPr>
        <w:tc>
          <w:tcPr>
            <w:tcW w:w="4060" w:type="dxa"/>
          </w:tcPr>
          <w:p w14:paraId="2FBB6CFF" w14:textId="13BEF5E7" w:rsidR="00793355" w:rsidRPr="00845C0E" w:rsidRDefault="00035CA2">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FIRM NAME THAT PERFORMED THIS PROJECT</w:t>
            </w:r>
            <w:r w:rsidR="008D2274">
              <w:rPr>
                <w:rFonts w:ascii="Times New Roman" w:hAnsi="Times New Roman" w:cs="Times New Roman"/>
                <w:sz w:val="24"/>
                <w:szCs w:val="24"/>
              </w:rPr>
              <w:t xml:space="preserve"> (</w:t>
            </w:r>
            <w:r w:rsidR="00CE6CF2">
              <w:rPr>
                <w:rFonts w:ascii="Times New Roman" w:hAnsi="Times New Roman" w:cs="Times New Roman"/>
                <w:sz w:val="24"/>
                <w:szCs w:val="24"/>
              </w:rPr>
              <w:t>PRIOR EXPERIENCE FIRM)</w:t>
            </w:r>
          </w:p>
        </w:tc>
        <w:tc>
          <w:tcPr>
            <w:tcW w:w="5600" w:type="dxa"/>
          </w:tcPr>
          <w:p w14:paraId="445145F5" w14:textId="77777777" w:rsidR="00793355" w:rsidRPr="00845C0E" w:rsidRDefault="00793355">
            <w:pPr>
              <w:pStyle w:val="TableParagraph"/>
              <w:ind w:left="0"/>
              <w:rPr>
                <w:rFonts w:ascii="Times New Roman" w:hAnsi="Times New Roman" w:cs="Times New Roman"/>
                <w:sz w:val="24"/>
                <w:szCs w:val="24"/>
              </w:rPr>
            </w:pPr>
          </w:p>
        </w:tc>
      </w:tr>
      <w:tr w:rsidR="00035CA2" w:rsidRPr="00845C0E" w14:paraId="02470247" w14:textId="77777777" w:rsidTr="00132D8C">
        <w:trPr>
          <w:trHeight w:val="460"/>
        </w:trPr>
        <w:tc>
          <w:tcPr>
            <w:tcW w:w="4060" w:type="dxa"/>
          </w:tcPr>
          <w:p w14:paraId="7EE8F084" w14:textId="2793FE12" w:rsidR="00035CA2" w:rsidRDefault="00CE6CF2">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ROLE THAT THE PRIOR EXPERIEINCE FIRM </w:t>
            </w:r>
            <w:r w:rsidR="005265CB">
              <w:rPr>
                <w:rFonts w:ascii="Times New Roman" w:hAnsi="Times New Roman" w:cs="Times New Roman"/>
                <w:sz w:val="24"/>
                <w:szCs w:val="24"/>
              </w:rPr>
              <w:t xml:space="preserve">HAS WITH THE PRIME OFFEROR FOR </w:t>
            </w:r>
            <w:r w:rsidR="004962D0">
              <w:rPr>
                <w:rFonts w:ascii="Times New Roman" w:hAnsi="Times New Roman" w:cs="Times New Roman"/>
                <w:sz w:val="24"/>
                <w:szCs w:val="24"/>
              </w:rPr>
              <w:t>THE PROPOSED CUAS CONTRACT WITH DHS</w:t>
            </w:r>
          </w:p>
        </w:tc>
        <w:tc>
          <w:tcPr>
            <w:tcW w:w="5600" w:type="dxa"/>
          </w:tcPr>
          <w:p w14:paraId="495FFBAD" w14:textId="77777777" w:rsidR="00035CA2" w:rsidRPr="00845C0E" w:rsidRDefault="00035CA2">
            <w:pPr>
              <w:pStyle w:val="TableParagraph"/>
              <w:ind w:left="0"/>
              <w:rPr>
                <w:rFonts w:ascii="Times New Roman" w:hAnsi="Times New Roman" w:cs="Times New Roman"/>
                <w:sz w:val="24"/>
                <w:szCs w:val="24"/>
              </w:rPr>
            </w:pPr>
          </w:p>
        </w:tc>
      </w:tr>
      <w:tr w:rsidR="00564224" w:rsidRPr="00845C0E" w14:paraId="369B724F" w14:textId="77777777" w:rsidTr="00132D8C">
        <w:trPr>
          <w:trHeight w:val="460"/>
        </w:trPr>
        <w:tc>
          <w:tcPr>
            <w:tcW w:w="4060" w:type="dxa"/>
          </w:tcPr>
          <w:p w14:paraId="5B8343E4" w14:textId="54E502B5" w:rsidR="00564224" w:rsidRDefault="00E86602">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FOR AFFILIATE </w:t>
            </w:r>
            <w:r w:rsidR="001E6E8C">
              <w:rPr>
                <w:rFonts w:ascii="Times New Roman" w:hAnsi="Times New Roman" w:cs="Times New Roman"/>
                <w:sz w:val="24"/>
                <w:szCs w:val="24"/>
              </w:rPr>
              <w:t>EXPERIENCE</w:t>
            </w:r>
            <w:r w:rsidR="004932E3">
              <w:rPr>
                <w:rFonts w:ascii="Times New Roman" w:hAnsi="Times New Roman" w:cs="Times New Roman"/>
                <w:sz w:val="24"/>
                <w:szCs w:val="24"/>
              </w:rPr>
              <w:t xml:space="preserve"> (INCLUDING </w:t>
            </w:r>
            <w:r w:rsidR="00BC56D0">
              <w:rPr>
                <w:rFonts w:ascii="Times New Roman" w:hAnsi="Times New Roman" w:cs="Times New Roman"/>
                <w:sz w:val="24"/>
                <w:szCs w:val="24"/>
              </w:rPr>
              <w:t xml:space="preserve">BUT NOT LIMITED TO </w:t>
            </w:r>
            <w:r w:rsidR="004932E3">
              <w:rPr>
                <w:rFonts w:ascii="Times New Roman" w:hAnsi="Times New Roman" w:cs="Times New Roman"/>
                <w:sz w:val="24"/>
                <w:szCs w:val="24"/>
              </w:rPr>
              <w:t>PARENT</w:t>
            </w:r>
            <w:r w:rsidR="00BC56D0">
              <w:rPr>
                <w:rFonts w:ascii="Times New Roman" w:hAnsi="Times New Roman" w:cs="Times New Roman"/>
                <w:sz w:val="24"/>
                <w:szCs w:val="24"/>
              </w:rPr>
              <w:t xml:space="preserve"> COMPANIES)</w:t>
            </w:r>
            <w:r w:rsidR="001E6E8C">
              <w:rPr>
                <w:rFonts w:ascii="Times New Roman" w:hAnsi="Times New Roman" w:cs="Times New Roman"/>
                <w:sz w:val="24"/>
                <w:szCs w:val="24"/>
              </w:rPr>
              <w:t xml:space="preserve">, THE OFFEROR MUST PROVIDE DETAILS ABOUT HOW THE </w:t>
            </w:r>
            <w:r w:rsidR="002C311C">
              <w:rPr>
                <w:rFonts w:ascii="Times New Roman" w:hAnsi="Times New Roman" w:cs="Times New Roman"/>
                <w:sz w:val="24"/>
                <w:szCs w:val="24"/>
              </w:rPr>
              <w:t xml:space="preserve">AFFILIATE MEETS THE DEFNITION </w:t>
            </w:r>
            <w:ins w:id="4" w:author="Author">
              <w:r w:rsidR="001F2486">
                <w:rPr>
                  <w:rFonts w:ascii="Times New Roman" w:hAnsi="Times New Roman" w:cs="Times New Roman"/>
                  <w:sz w:val="24"/>
                  <w:szCs w:val="24"/>
                </w:rPr>
                <w:t xml:space="preserve">OF </w:t>
              </w:r>
              <w:r w:rsidR="001F2486" w:rsidRPr="001F2486">
                <w:rPr>
                  <w:rFonts w:ascii="Times New Roman" w:hAnsi="Times New Roman" w:cs="Times New Roman"/>
                  <w:sz w:val="24"/>
                  <w:szCs w:val="24"/>
                </w:rPr>
                <w:t xml:space="preserve">AFFILIATE </w:t>
              </w:r>
            </w:ins>
            <w:r w:rsidR="002C311C">
              <w:rPr>
                <w:rFonts w:ascii="Times New Roman" w:hAnsi="Times New Roman" w:cs="Times New Roman"/>
                <w:sz w:val="24"/>
                <w:szCs w:val="24"/>
              </w:rPr>
              <w:t xml:space="preserve">IN FAR </w:t>
            </w:r>
            <w:r w:rsidR="00174964">
              <w:rPr>
                <w:rFonts w:ascii="Times New Roman" w:hAnsi="Times New Roman" w:cs="Times New Roman"/>
                <w:sz w:val="24"/>
                <w:szCs w:val="24"/>
              </w:rPr>
              <w:t>2.101</w:t>
            </w:r>
            <w:r w:rsidR="004D2CD7">
              <w:rPr>
                <w:rFonts w:ascii="Times New Roman" w:hAnsi="Times New Roman" w:cs="Times New Roman"/>
                <w:sz w:val="24"/>
                <w:szCs w:val="24"/>
              </w:rPr>
              <w:t xml:space="preserve"> AND HOW THE </w:t>
            </w:r>
            <w:r w:rsidR="001E6E8C">
              <w:rPr>
                <w:rFonts w:ascii="Times New Roman" w:hAnsi="Times New Roman" w:cs="Times New Roman"/>
                <w:sz w:val="24"/>
                <w:szCs w:val="24"/>
              </w:rPr>
              <w:t xml:space="preserve">AFFILIATE’S RESOURCES </w:t>
            </w:r>
            <w:r w:rsidR="00B67A3E">
              <w:rPr>
                <w:rFonts w:ascii="Times New Roman" w:hAnsi="Times New Roman" w:cs="Times New Roman"/>
                <w:sz w:val="24"/>
                <w:szCs w:val="24"/>
              </w:rPr>
              <w:t>WILL MEANINGFULLY CONTRIBUTE</w:t>
            </w:r>
            <w:r w:rsidR="002C0970">
              <w:rPr>
                <w:rFonts w:ascii="Times New Roman" w:hAnsi="Times New Roman" w:cs="Times New Roman"/>
                <w:sz w:val="24"/>
                <w:szCs w:val="24"/>
              </w:rPr>
              <w:t xml:space="preserve"> TO THE PRIME CONTRACTOR’S PERFORMANCE OF THE CUAS CONTRACT</w:t>
            </w:r>
          </w:p>
        </w:tc>
        <w:tc>
          <w:tcPr>
            <w:tcW w:w="5600" w:type="dxa"/>
          </w:tcPr>
          <w:p w14:paraId="55D0640F" w14:textId="77777777" w:rsidR="00564224" w:rsidRPr="00845C0E" w:rsidRDefault="00564224">
            <w:pPr>
              <w:pStyle w:val="TableParagraph"/>
              <w:ind w:left="0"/>
              <w:rPr>
                <w:rFonts w:ascii="Times New Roman" w:hAnsi="Times New Roman" w:cs="Times New Roman"/>
                <w:sz w:val="24"/>
                <w:szCs w:val="24"/>
              </w:rPr>
            </w:pPr>
          </w:p>
        </w:tc>
      </w:tr>
      <w:tr w:rsidR="004E31EC" w:rsidRPr="00845C0E" w14:paraId="3FDEEA2F" w14:textId="77777777" w:rsidTr="00132D8C">
        <w:trPr>
          <w:trHeight w:val="460"/>
        </w:trPr>
        <w:tc>
          <w:tcPr>
            <w:tcW w:w="4060" w:type="dxa"/>
          </w:tcPr>
          <w:p w14:paraId="17A93606" w14:textId="134101CE" w:rsidR="004E31EC" w:rsidRDefault="000D1E0A">
            <w:pPr>
              <w:pStyle w:val="TableParagraph"/>
              <w:spacing w:before="100"/>
              <w:ind w:left="94"/>
              <w:rPr>
                <w:rFonts w:ascii="Times New Roman" w:hAnsi="Times New Roman" w:cs="Times New Roman"/>
                <w:sz w:val="24"/>
                <w:szCs w:val="24"/>
              </w:rPr>
            </w:pPr>
            <w:r>
              <w:rPr>
                <w:rFonts w:ascii="Times New Roman" w:hAnsi="Times New Roman" w:cs="Times New Roman"/>
                <w:sz w:val="24"/>
                <w:szCs w:val="24"/>
              </w:rPr>
              <w:t xml:space="preserve">FOR FIRST-TIER SUBCONTRACTORS UNDER 13 CFR 125.2(G), THE OFFEROR MUST PROVIDE DETAILS ABOUT </w:t>
            </w:r>
            <w:r w:rsidR="00E41EC6">
              <w:rPr>
                <w:rFonts w:ascii="Times New Roman" w:hAnsi="Times New Roman" w:cs="Times New Roman"/>
                <w:sz w:val="24"/>
                <w:szCs w:val="24"/>
              </w:rPr>
              <w:t xml:space="preserve">THE SUBCONTRACTOR’S </w:t>
            </w:r>
            <w:r w:rsidR="00847F2E">
              <w:rPr>
                <w:rFonts w:ascii="Times New Roman" w:hAnsi="Times New Roman" w:cs="Times New Roman"/>
                <w:sz w:val="24"/>
                <w:szCs w:val="24"/>
              </w:rPr>
              <w:t xml:space="preserve">SIZE STATUS, AND </w:t>
            </w:r>
            <w:r w:rsidR="004E5A4E">
              <w:rPr>
                <w:rFonts w:ascii="Times New Roman" w:hAnsi="Times New Roman" w:cs="Times New Roman"/>
                <w:sz w:val="24"/>
                <w:szCs w:val="24"/>
              </w:rPr>
              <w:t>IDENTIFY</w:t>
            </w:r>
            <w:r w:rsidR="00C47DD7">
              <w:rPr>
                <w:rFonts w:ascii="Times New Roman" w:hAnsi="Times New Roman" w:cs="Times New Roman"/>
                <w:sz w:val="24"/>
                <w:szCs w:val="24"/>
              </w:rPr>
              <w:t xml:space="preserve"> EXPERIENCE GAPS OF THE PRIME OFFEROR</w:t>
            </w:r>
            <w:r w:rsidR="00146873">
              <w:rPr>
                <w:rFonts w:ascii="Times New Roman" w:hAnsi="Times New Roman" w:cs="Times New Roman"/>
                <w:sz w:val="24"/>
                <w:szCs w:val="24"/>
              </w:rPr>
              <w:t xml:space="preserve"> </w:t>
            </w:r>
            <w:r w:rsidR="005518D8">
              <w:rPr>
                <w:rFonts w:ascii="Times New Roman" w:hAnsi="Times New Roman" w:cs="Times New Roman"/>
                <w:sz w:val="24"/>
                <w:szCs w:val="24"/>
              </w:rPr>
              <w:t xml:space="preserve">SUCH THAT THE PRIME OFFEROR’S EXPERIENCE DOES NOT </w:t>
            </w:r>
            <w:r w:rsidR="00146873">
              <w:rPr>
                <w:rFonts w:ascii="Times New Roman" w:hAnsi="Times New Roman" w:cs="Times New Roman"/>
                <w:sz w:val="24"/>
                <w:szCs w:val="24"/>
              </w:rPr>
              <w:t>INDEPENDENTLY DEMONSTRATE CAPABILITIES NECESSARY FOR AWARD</w:t>
            </w:r>
          </w:p>
        </w:tc>
        <w:tc>
          <w:tcPr>
            <w:tcW w:w="5600" w:type="dxa"/>
          </w:tcPr>
          <w:p w14:paraId="518A40A5" w14:textId="77777777" w:rsidR="004E31EC" w:rsidRPr="00845C0E" w:rsidRDefault="004E31EC">
            <w:pPr>
              <w:pStyle w:val="TableParagraph"/>
              <w:ind w:left="0"/>
              <w:rPr>
                <w:rFonts w:ascii="Times New Roman" w:hAnsi="Times New Roman" w:cs="Times New Roman"/>
                <w:sz w:val="24"/>
                <w:szCs w:val="24"/>
              </w:rPr>
            </w:pPr>
          </w:p>
        </w:tc>
      </w:tr>
      <w:tr w:rsidR="00845C0E" w:rsidRPr="00845C0E" w14:paraId="6A3F30C6" w14:textId="77777777" w:rsidTr="00132D8C">
        <w:trPr>
          <w:trHeight w:val="460"/>
        </w:trPr>
        <w:tc>
          <w:tcPr>
            <w:tcW w:w="4060" w:type="dxa"/>
          </w:tcPr>
          <w:p w14:paraId="6A3F30C4" w14:textId="51616F79" w:rsidR="003067F6" w:rsidRPr="00845C0E" w:rsidRDefault="00551F53">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CONTRACT</w:t>
            </w:r>
            <w:r w:rsidR="006B2E8A" w:rsidRPr="00845C0E">
              <w:rPr>
                <w:rFonts w:ascii="Times New Roman" w:hAnsi="Times New Roman" w:cs="Times New Roman"/>
                <w:sz w:val="24"/>
                <w:szCs w:val="24"/>
              </w:rPr>
              <w:t>/ ORDER</w:t>
            </w:r>
            <w:r w:rsidRPr="00845C0E">
              <w:rPr>
                <w:rFonts w:ascii="Times New Roman" w:hAnsi="Times New Roman" w:cs="Times New Roman"/>
                <w:spacing w:val="-3"/>
                <w:sz w:val="24"/>
                <w:szCs w:val="24"/>
              </w:rPr>
              <w:t xml:space="preserve"> </w:t>
            </w:r>
            <w:r w:rsidRPr="00845C0E">
              <w:rPr>
                <w:rFonts w:ascii="Times New Roman" w:hAnsi="Times New Roman" w:cs="Times New Roman"/>
                <w:spacing w:val="-2"/>
                <w:sz w:val="24"/>
                <w:szCs w:val="24"/>
              </w:rPr>
              <w:t>NUMBER</w:t>
            </w:r>
            <w:r w:rsidR="006041F5" w:rsidRPr="00845C0E">
              <w:rPr>
                <w:rFonts w:ascii="Times New Roman" w:hAnsi="Times New Roman" w:cs="Times New Roman"/>
                <w:spacing w:val="-2"/>
                <w:sz w:val="24"/>
                <w:szCs w:val="24"/>
              </w:rPr>
              <w:t xml:space="preserve"> (if applicable)</w:t>
            </w:r>
            <w:r w:rsidRPr="00845C0E">
              <w:rPr>
                <w:rFonts w:ascii="Times New Roman" w:hAnsi="Times New Roman" w:cs="Times New Roman"/>
                <w:spacing w:val="-2"/>
                <w:sz w:val="24"/>
                <w:szCs w:val="24"/>
              </w:rPr>
              <w:t>:</w:t>
            </w:r>
          </w:p>
        </w:tc>
        <w:tc>
          <w:tcPr>
            <w:tcW w:w="5600" w:type="dxa"/>
          </w:tcPr>
          <w:p w14:paraId="6A3F30C5" w14:textId="77777777" w:rsidR="003067F6" w:rsidRPr="00845C0E" w:rsidRDefault="003067F6">
            <w:pPr>
              <w:pStyle w:val="TableParagraph"/>
              <w:ind w:left="0"/>
              <w:rPr>
                <w:rFonts w:ascii="Times New Roman" w:hAnsi="Times New Roman" w:cs="Times New Roman"/>
                <w:sz w:val="24"/>
                <w:szCs w:val="24"/>
              </w:rPr>
            </w:pPr>
          </w:p>
        </w:tc>
      </w:tr>
      <w:tr w:rsidR="00845C0E" w:rsidRPr="00845C0E" w14:paraId="1A26D597" w14:textId="77777777" w:rsidTr="00132D8C">
        <w:trPr>
          <w:trHeight w:val="460"/>
        </w:trPr>
        <w:tc>
          <w:tcPr>
            <w:tcW w:w="4060" w:type="dxa"/>
          </w:tcPr>
          <w:p w14:paraId="031290D3" w14:textId="4FBC0CFB" w:rsidR="008177D6" w:rsidRPr="00845C0E" w:rsidRDefault="008177D6" w:rsidP="008177D6">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lastRenderedPageBreak/>
              <w:t>FUNCTIONAL CAPABILITY:</w:t>
            </w:r>
          </w:p>
        </w:tc>
        <w:tc>
          <w:tcPr>
            <w:tcW w:w="5600" w:type="dxa"/>
          </w:tcPr>
          <w:p w14:paraId="7A4A9443" w14:textId="77777777" w:rsidR="008177D6" w:rsidRPr="00845C0E" w:rsidRDefault="008177D6" w:rsidP="008177D6">
            <w:pPr>
              <w:pStyle w:val="TableParagraph"/>
              <w:ind w:left="0"/>
              <w:rPr>
                <w:rFonts w:ascii="Times New Roman" w:hAnsi="Times New Roman" w:cs="Times New Roman"/>
                <w:sz w:val="24"/>
                <w:szCs w:val="24"/>
              </w:rPr>
            </w:pPr>
          </w:p>
        </w:tc>
      </w:tr>
      <w:tr w:rsidR="00845C0E" w:rsidRPr="00845C0E" w14:paraId="7C42B5E7" w14:textId="77777777" w:rsidTr="00132D8C">
        <w:trPr>
          <w:trHeight w:val="440"/>
        </w:trPr>
        <w:tc>
          <w:tcPr>
            <w:tcW w:w="4060" w:type="dxa"/>
          </w:tcPr>
          <w:p w14:paraId="535EC215" w14:textId="14E77B74" w:rsidR="008177D6" w:rsidRPr="00845C0E" w:rsidRDefault="008177D6" w:rsidP="008177D6">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USE CASE:</w:t>
            </w:r>
          </w:p>
        </w:tc>
        <w:tc>
          <w:tcPr>
            <w:tcW w:w="5600" w:type="dxa"/>
          </w:tcPr>
          <w:p w14:paraId="7548932A" w14:textId="77777777" w:rsidR="008177D6" w:rsidRPr="00845C0E" w:rsidRDefault="008177D6" w:rsidP="008177D6">
            <w:pPr>
              <w:pStyle w:val="TableParagraph"/>
              <w:ind w:left="0"/>
              <w:rPr>
                <w:rFonts w:ascii="Times New Roman" w:hAnsi="Times New Roman" w:cs="Times New Roman"/>
                <w:sz w:val="24"/>
                <w:szCs w:val="24"/>
              </w:rPr>
            </w:pPr>
          </w:p>
        </w:tc>
      </w:tr>
      <w:tr w:rsidR="00845C0E" w:rsidRPr="00845C0E" w14:paraId="1B4098EF" w14:textId="77777777" w:rsidTr="00132D8C">
        <w:trPr>
          <w:trHeight w:val="460"/>
        </w:trPr>
        <w:tc>
          <w:tcPr>
            <w:tcW w:w="4060" w:type="dxa"/>
          </w:tcPr>
          <w:p w14:paraId="6DFD373F" w14:textId="7D190888" w:rsidR="008E17A4" w:rsidRPr="00845C0E" w:rsidRDefault="00CD3951" w:rsidP="00CD3951">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PROJECT NAME</w:t>
            </w:r>
            <w:r w:rsidR="00E82107" w:rsidRPr="00845C0E">
              <w:rPr>
                <w:rFonts w:ascii="Times New Roman" w:hAnsi="Times New Roman" w:cs="Times New Roman"/>
                <w:sz w:val="24"/>
                <w:szCs w:val="24"/>
              </w:rPr>
              <w:t>:</w:t>
            </w:r>
          </w:p>
        </w:tc>
        <w:tc>
          <w:tcPr>
            <w:tcW w:w="5600" w:type="dxa"/>
          </w:tcPr>
          <w:p w14:paraId="263D5DB4" w14:textId="77777777" w:rsidR="008E17A4" w:rsidRPr="00845C0E" w:rsidRDefault="008E17A4">
            <w:pPr>
              <w:pStyle w:val="TableParagraph"/>
              <w:ind w:left="0"/>
              <w:rPr>
                <w:rFonts w:ascii="Times New Roman" w:hAnsi="Times New Roman" w:cs="Times New Roman"/>
                <w:sz w:val="24"/>
                <w:szCs w:val="24"/>
              </w:rPr>
            </w:pPr>
          </w:p>
        </w:tc>
      </w:tr>
      <w:tr w:rsidR="00845C0E" w:rsidRPr="00845C0E" w14:paraId="6F008F85" w14:textId="77777777" w:rsidTr="00132D8C">
        <w:trPr>
          <w:trHeight w:val="460"/>
        </w:trPr>
        <w:tc>
          <w:tcPr>
            <w:tcW w:w="4060" w:type="dxa"/>
          </w:tcPr>
          <w:p w14:paraId="6B9B8F9E" w14:textId="55FE7C62" w:rsidR="00A85B1F" w:rsidRPr="00845C0E" w:rsidRDefault="00CD3951">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DESCRIPTION OF SOLUTION:</w:t>
            </w:r>
          </w:p>
        </w:tc>
        <w:tc>
          <w:tcPr>
            <w:tcW w:w="5600" w:type="dxa"/>
          </w:tcPr>
          <w:p w14:paraId="49E19AE8" w14:textId="77777777" w:rsidR="00A85B1F" w:rsidRPr="00845C0E" w:rsidRDefault="00A85B1F">
            <w:pPr>
              <w:pStyle w:val="TableParagraph"/>
              <w:ind w:left="0"/>
              <w:rPr>
                <w:rFonts w:ascii="Times New Roman" w:hAnsi="Times New Roman" w:cs="Times New Roman"/>
                <w:sz w:val="24"/>
                <w:szCs w:val="24"/>
              </w:rPr>
            </w:pPr>
          </w:p>
        </w:tc>
      </w:tr>
      <w:tr w:rsidR="00845C0E" w:rsidRPr="00845C0E" w14:paraId="212B037B" w14:textId="77777777" w:rsidTr="00132D8C">
        <w:trPr>
          <w:trHeight w:val="833"/>
        </w:trPr>
        <w:tc>
          <w:tcPr>
            <w:tcW w:w="4060" w:type="dxa"/>
          </w:tcPr>
          <w:p w14:paraId="7D9DF49B" w14:textId="295FE7C5" w:rsidR="00A07113" w:rsidRPr="00845C0E" w:rsidRDefault="00CD3951">
            <w:pPr>
              <w:pStyle w:val="TableParagraph"/>
              <w:spacing w:before="98"/>
              <w:ind w:left="94"/>
              <w:rPr>
                <w:rFonts w:ascii="Times New Roman" w:hAnsi="Times New Roman" w:cs="Times New Roman"/>
                <w:sz w:val="24"/>
                <w:szCs w:val="24"/>
              </w:rPr>
            </w:pPr>
            <w:r w:rsidRPr="00845C0E">
              <w:rPr>
                <w:rFonts w:ascii="Times New Roman" w:hAnsi="Times New Roman" w:cs="Times New Roman"/>
                <w:sz w:val="24"/>
                <w:szCs w:val="24"/>
              </w:rPr>
              <w:t>NARRATIVE</w:t>
            </w:r>
            <w:r w:rsidR="006A65EE" w:rsidRPr="00845C0E">
              <w:rPr>
                <w:rFonts w:ascii="Times New Roman" w:hAnsi="Times New Roman" w:cs="Times New Roman"/>
                <w:sz w:val="24"/>
                <w:szCs w:val="24"/>
              </w:rPr>
              <w:t>:</w:t>
            </w:r>
          </w:p>
        </w:tc>
        <w:tc>
          <w:tcPr>
            <w:tcW w:w="5600" w:type="dxa"/>
          </w:tcPr>
          <w:p w14:paraId="2FBDD898" w14:textId="77777777" w:rsidR="00A07113" w:rsidRPr="00845C0E" w:rsidRDefault="00A07113">
            <w:pPr>
              <w:pStyle w:val="TableParagraph"/>
              <w:ind w:left="0"/>
              <w:rPr>
                <w:rFonts w:ascii="Times New Roman" w:hAnsi="Times New Roman" w:cs="Times New Roman"/>
                <w:sz w:val="24"/>
                <w:szCs w:val="24"/>
              </w:rPr>
            </w:pPr>
          </w:p>
        </w:tc>
      </w:tr>
      <w:tr w:rsidR="00845C0E" w:rsidRPr="00845C0E" w14:paraId="6A3F30C9" w14:textId="77777777" w:rsidTr="00132D8C">
        <w:trPr>
          <w:trHeight w:val="460"/>
        </w:trPr>
        <w:tc>
          <w:tcPr>
            <w:tcW w:w="4060" w:type="dxa"/>
          </w:tcPr>
          <w:p w14:paraId="6A3F30C7" w14:textId="4B71B034" w:rsidR="003067F6" w:rsidRPr="00845C0E" w:rsidRDefault="008177D6">
            <w:pPr>
              <w:pStyle w:val="TableParagraph"/>
              <w:spacing w:before="95"/>
              <w:ind w:left="94"/>
              <w:rPr>
                <w:rFonts w:ascii="Times New Roman" w:hAnsi="Times New Roman" w:cs="Times New Roman"/>
                <w:sz w:val="24"/>
                <w:szCs w:val="24"/>
              </w:rPr>
            </w:pPr>
            <w:r w:rsidRPr="00845C0E">
              <w:rPr>
                <w:rFonts w:ascii="Times New Roman" w:hAnsi="Times New Roman" w:cs="Times New Roman"/>
                <w:sz w:val="24"/>
                <w:szCs w:val="24"/>
              </w:rPr>
              <w:t>PRODUCTS UTILIZED (</w:t>
            </w:r>
            <w:r w:rsidR="00C06045" w:rsidRPr="00845C0E">
              <w:rPr>
                <w:rFonts w:ascii="Times New Roman" w:hAnsi="Times New Roman" w:cs="Times New Roman"/>
                <w:sz w:val="24"/>
                <w:szCs w:val="24"/>
              </w:rPr>
              <w:t>include brands, names, and quantity)</w:t>
            </w:r>
          </w:p>
        </w:tc>
        <w:tc>
          <w:tcPr>
            <w:tcW w:w="5600" w:type="dxa"/>
          </w:tcPr>
          <w:p w14:paraId="6A3F30C8" w14:textId="77777777" w:rsidR="003067F6" w:rsidRPr="00845C0E" w:rsidRDefault="003067F6">
            <w:pPr>
              <w:pStyle w:val="TableParagraph"/>
              <w:ind w:left="0"/>
              <w:rPr>
                <w:rFonts w:ascii="Times New Roman" w:hAnsi="Times New Roman" w:cs="Times New Roman"/>
                <w:sz w:val="24"/>
                <w:szCs w:val="24"/>
              </w:rPr>
            </w:pPr>
          </w:p>
        </w:tc>
      </w:tr>
      <w:tr w:rsidR="00845C0E" w:rsidRPr="00845C0E" w14:paraId="1FA2D9FA" w14:textId="77777777" w:rsidTr="00132D8C">
        <w:trPr>
          <w:trHeight w:val="1166"/>
        </w:trPr>
        <w:tc>
          <w:tcPr>
            <w:tcW w:w="4060" w:type="dxa"/>
          </w:tcPr>
          <w:p w14:paraId="2C867DAE" w14:textId="77777777" w:rsidR="00CE288B" w:rsidRPr="00845C0E" w:rsidRDefault="00CE288B" w:rsidP="00CE288B">
            <w:pPr>
              <w:pStyle w:val="TableParagraph"/>
              <w:spacing w:before="102"/>
              <w:ind w:left="94"/>
              <w:rPr>
                <w:rFonts w:ascii="Times New Roman" w:hAnsi="Times New Roman" w:cs="Times New Roman"/>
                <w:sz w:val="24"/>
                <w:szCs w:val="24"/>
              </w:rPr>
            </w:pPr>
            <w:r w:rsidRPr="00845C0E">
              <w:rPr>
                <w:rFonts w:ascii="Times New Roman" w:hAnsi="Times New Roman" w:cs="Times New Roman"/>
                <w:sz w:val="24"/>
                <w:szCs w:val="24"/>
              </w:rPr>
              <w:t>TOTAL PERIOD OF PERFORMANCE, INCLUDING OPTIONS:</w:t>
            </w:r>
            <w:r w:rsidRPr="00845C0E">
              <w:rPr>
                <w:rFonts w:ascii="Times New Roman" w:hAnsi="Times New Roman" w:cs="Times New Roman"/>
                <w:spacing w:val="-13"/>
                <w:sz w:val="24"/>
                <w:szCs w:val="24"/>
              </w:rPr>
              <w:t xml:space="preserve"> </w:t>
            </w:r>
            <w:r w:rsidRPr="00845C0E">
              <w:rPr>
                <w:rFonts w:ascii="Times New Roman" w:hAnsi="Times New Roman" w:cs="Times New Roman"/>
                <w:sz w:val="24"/>
                <w:szCs w:val="24"/>
              </w:rPr>
              <w:t>(MM/YYYY</w:t>
            </w:r>
            <w:r w:rsidRPr="00845C0E">
              <w:rPr>
                <w:rFonts w:ascii="Times New Roman" w:hAnsi="Times New Roman" w:cs="Times New Roman"/>
                <w:spacing w:val="-13"/>
                <w:sz w:val="24"/>
                <w:szCs w:val="24"/>
              </w:rPr>
              <w:t xml:space="preserve"> </w:t>
            </w:r>
            <w:r w:rsidRPr="00845C0E">
              <w:rPr>
                <w:rFonts w:ascii="Times New Roman" w:hAnsi="Times New Roman" w:cs="Times New Roman"/>
                <w:sz w:val="24"/>
                <w:szCs w:val="24"/>
              </w:rPr>
              <w:t>–</w:t>
            </w:r>
            <w:r w:rsidRPr="00845C0E">
              <w:rPr>
                <w:rFonts w:ascii="Times New Roman" w:hAnsi="Times New Roman" w:cs="Times New Roman"/>
                <w:spacing w:val="-13"/>
                <w:sz w:val="24"/>
                <w:szCs w:val="24"/>
              </w:rPr>
              <w:t xml:space="preserve"> </w:t>
            </w:r>
            <w:r w:rsidRPr="00845C0E">
              <w:rPr>
                <w:rFonts w:ascii="Times New Roman" w:hAnsi="Times New Roman" w:cs="Times New Roman"/>
                <w:sz w:val="24"/>
                <w:szCs w:val="24"/>
              </w:rPr>
              <w:t>MM/YYYY</w:t>
            </w:r>
          </w:p>
          <w:p w14:paraId="4D018436" w14:textId="3E904D49" w:rsidR="00CE288B" w:rsidRPr="00845C0E" w:rsidRDefault="00CE288B" w:rsidP="00CE288B">
            <w:pPr>
              <w:pStyle w:val="TableParagraph"/>
              <w:spacing w:before="102"/>
              <w:ind w:left="94"/>
              <w:rPr>
                <w:rFonts w:ascii="Times New Roman" w:hAnsi="Times New Roman" w:cs="Times New Roman"/>
                <w:sz w:val="24"/>
                <w:szCs w:val="24"/>
              </w:rPr>
            </w:pPr>
            <w:r w:rsidRPr="00845C0E">
              <w:rPr>
                <w:rFonts w:ascii="Times New Roman" w:hAnsi="Times New Roman" w:cs="Times New Roman"/>
                <w:sz w:val="24"/>
                <w:szCs w:val="24"/>
              </w:rPr>
              <w:t>or</w:t>
            </w:r>
            <w:r w:rsidRPr="00845C0E">
              <w:rPr>
                <w:rFonts w:ascii="Times New Roman" w:hAnsi="Times New Roman" w:cs="Times New Roman"/>
                <w:spacing w:val="-2"/>
                <w:sz w:val="24"/>
                <w:szCs w:val="24"/>
              </w:rPr>
              <w:t xml:space="preserve"> </w:t>
            </w:r>
            <w:r w:rsidRPr="00845C0E">
              <w:rPr>
                <w:rFonts w:ascii="Times New Roman" w:hAnsi="Times New Roman" w:cs="Times New Roman"/>
                <w:sz w:val="24"/>
                <w:szCs w:val="24"/>
              </w:rPr>
              <w:t>MM/YYYY</w:t>
            </w:r>
            <w:r w:rsidRPr="00845C0E">
              <w:rPr>
                <w:rFonts w:ascii="Times New Roman" w:hAnsi="Times New Roman" w:cs="Times New Roman"/>
                <w:spacing w:val="-2"/>
                <w:sz w:val="24"/>
                <w:szCs w:val="24"/>
              </w:rPr>
              <w:t xml:space="preserve"> </w:t>
            </w:r>
            <w:r w:rsidRPr="00845C0E">
              <w:rPr>
                <w:rFonts w:ascii="Times New Roman" w:hAnsi="Times New Roman" w:cs="Times New Roman"/>
                <w:sz w:val="24"/>
                <w:szCs w:val="24"/>
              </w:rPr>
              <w:t>–</w:t>
            </w:r>
            <w:r w:rsidRPr="00845C0E">
              <w:rPr>
                <w:rFonts w:ascii="Times New Roman" w:hAnsi="Times New Roman" w:cs="Times New Roman"/>
                <w:spacing w:val="-1"/>
                <w:sz w:val="24"/>
                <w:szCs w:val="24"/>
              </w:rPr>
              <w:t xml:space="preserve"> </w:t>
            </w:r>
            <w:r w:rsidRPr="00845C0E">
              <w:rPr>
                <w:rFonts w:ascii="Times New Roman" w:hAnsi="Times New Roman" w:cs="Times New Roman"/>
                <w:spacing w:val="-2"/>
                <w:sz w:val="24"/>
                <w:szCs w:val="24"/>
              </w:rPr>
              <w:t>Present)</w:t>
            </w:r>
          </w:p>
        </w:tc>
        <w:tc>
          <w:tcPr>
            <w:tcW w:w="5600" w:type="dxa"/>
          </w:tcPr>
          <w:p w14:paraId="4E39EF6C" w14:textId="77777777" w:rsidR="00CE288B" w:rsidRPr="00845C0E" w:rsidRDefault="00CE288B" w:rsidP="00CE288B">
            <w:pPr>
              <w:pStyle w:val="TableParagraph"/>
              <w:ind w:left="0"/>
              <w:rPr>
                <w:rFonts w:ascii="Times New Roman" w:hAnsi="Times New Roman" w:cs="Times New Roman"/>
                <w:sz w:val="24"/>
                <w:szCs w:val="24"/>
              </w:rPr>
            </w:pPr>
          </w:p>
        </w:tc>
      </w:tr>
      <w:tr w:rsidR="00845C0E" w:rsidRPr="00845C0E" w14:paraId="6A3F30D3" w14:textId="77777777" w:rsidTr="00132D8C">
        <w:trPr>
          <w:trHeight w:val="644"/>
        </w:trPr>
        <w:tc>
          <w:tcPr>
            <w:tcW w:w="4060" w:type="dxa"/>
          </w:tcPr>
          <w:p w14:paraId="6A3F30D1" w14:textId="40F1B187" w:rsidR="00CE288B" w:rsidRPr="00845C0E" w:rsidRDefault="00CE288B" w:rsidP="00CE288B">
            <w:pPr>
              <w:pStyle w:val="TableParagraph"/>
              <w:ind w:left="94"/>
              <w:rPr>
                <w:rFonts w:ascii="Times New Roman" w:hAnsi="Times New Roman" w:cs="Times New Roman"/>
                <w:sz w:val="24"/>
                <w:szCs w:val="24"/>
              </w:rPr>
            </w:pPr>
            <w:r w:rsidRPr="00845C0E">
              <w:rPr>
                <w:rFonts w:ascii="Times New Roman" w:hAnsi="Times New Roman" w:cs="Times New Roman"/>
                <w:sz w:val="24"/>
                <w:szCs w:val="24"/>
              </w:rPr>
              <w:t>TOTAL</w:t>
            </w:r>
            <w:r w:rsidRPr="00845C0E">
              <w:rPr>
                <w:rFonts w:ascii="Times New Roman" w:hAnsi="Times New Roman" w:cs="Times New Roman"/>
                <w:spacing w:val="-16"/>
                <w:sz w:val="24"/>
                <w:szCs w:val="24"/>
              </w:rPr>
              <w:t xml:space="preserve"> </w:t>
            </w:r>
            <w:r w:rsidRPr="00845C0E">
              <w:rPr>
                <w:rFonts w:ascii="Times New Roman" w:hAnsi="Times New Roman" w:cs="Times New Roman"/>
                <w:sz w:val="24"/>
                <w:szCs w:val="24"/>
              </w:rPr>
              <w:t>CONTRACT</w:t>
            </w:r>
            <w:r w:rsidRPr="00845C0E">
              <w:rPr>
                <w:rFonts w:ascii="Times New Roman" w:hAnsi="Times New Roman" w:cs="Times New Roman"/>
                <w:spacing w:val="-15"/>
                <w:sz w:val="24"/>
                <w:szCs w:val="24"/>
              </w:rPr>
              <w:t xml:space="preserve"> </w:t>
            </w:r>
            <w:r w:rsidRPr="00845C0E">
              <w:rPr>
                <w:rFonts w:ascii="Times New Roman" w:hAnsi="Times New Roman" w:cs="Times New Roman"/>
                <w:sz w:val="24"/>
                <w:szCs w:val="24"/>
              </w:rPr>
              <w:t>OR</w:t>
            </w:r>
            <w:r w:rsidRPr="00845C0E">
              <w:rPr>
                <w:rFonts w:ascii="Times New Roman" w:hAnsi="Times New Roman" w:cs="Times New Roman"/>
                <w:spacing w:val="-15"/>
                <w:sz w:val="24"/>
                <w:szCs w:val="24"/>
              </w:rPr>
              <w:t xml:space="preserve"> </w:t>
            </w:r>
            <w:r w:rsidRPr="00845C0E">
              <w:rPr>
                <w:rFonts w:ascii="Times New Roman" w:hAnsi="Times New Roman" w:cs="Times New Roman"/>
                <w:sz w:val="24"/>
                <w:szCs w:val="24"/>
              </w:rPr>
              <w:t xml:space="preserve">ORDER </w:t>
            </w:r>
            <w:r w:rsidRPr="00845C0E">
              <w:rPr>
                <w:rFonts w:ascii="Times New Roman" w:hAnsi="Times New Roman" w:cs="Times New Roman"/>
                <w:spacing w:val="-2"/>
                <w:sz w:val="24"/>
                <w:szCs w:val="24"/>
              </w:rPr>
              <w:t>VALUE:</w:t>
            </w:r>
          </w:p>
        </w:tc>
        <w:tc>
          <w:tcPr>
            <w:tcW w:w="5600" w:type="dxa"/>
          </w:tcPr>
          <w:p w14:paraId="6A3F30D2" w14:textId="77777777" w:rsidR="00CE288B" w:rsidRPr="00845C0E" w:rsidRDefault="00CE288B" w:rsidP="00CE288B">
            <w:pPr>
              <w:pStyle w:val="TableParagraph"/>
              <w:ind w:left="0"/>
              <w:rPr>
                <w:rFonts w:ascii="Times New Roman" w:hAnsi="Times New Roman" w:cs="Times New Roman"/>
                <w:sz w:val="24"/>
                <w:szCs w:val="24"/>
              </w:rPr>
            </w:pPr>
          </w:p>
        </w:tc>
      </w:tr>
      <w:tr w:rsidR="00845C0E" w:rsidRPr="00845C0E" w14:paraId="60CDA712"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3268767D" w14:textId="77777777" w:rsidR="0034481A" w:rsidRPr="00845C0E" w:rsidRDefault="0034481A" w:rsidP="001C377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AGENCY OR CUSTOMER:</w:t>
            </w:r>
          </w:p>
        </w:tc>
        <w:tc>
          <w:tcPr>
            <w:tcW w:w="5600" w:type="dxa"/>
            <w:tcBorders>
              <w:top w:val="single" w:sz="8" w:space="0" w:color="000000"/>
              <w:left w:val="single" w:sz="8" w:space="0" w:color="000000"/>
              <w:bottom w:val="single" w:sz="8" w:space="0" w:color="000000"/>
              <w:right w:val="single" w:sz="8" w:space="0" w:color="000000"/>
            </w:tcBorders>
          </w:tcPr>
          <w:p w14:paraId="6C9665D6" w14:textId="77777777" w:rsidR="0034481A" w:rsidRPr="00845C0E" w:rsidRDefault="0034481A" w:rsidP="001C3770">
            <w:pPr>
              <w:pStyle w:val="TableParagraph"/>
              <w:ind w:left="0"/>
              <w:rPr>
                <w:rFonts w:ascii="Times New Roman" w:hAnsi="Times New Roman" w:cs="Times New Roman"/>
                <w:sz w:val="24"/>
                <w:szCs w:val="24"/>
              </w:rPr>
            </w:pPr>
          </w:p>
        </w:tc>
      </w:tr>
      <w:tr w:rsidR="00845C0E" w:rsidRPr="00845C0E" w14:paraId="6A3F30D6" w14:textId="77777777" w:rsidTr="00132D8C">
        <w:trPr>
          <w:trHeight w:val="700"/>
        </w:trPr>
        <w:tc>
          <w:tcPr>
            <w:tcW w:w="4060" w:type="dxa"/>
          </w:tcPr>
          <w:p w14:paraId="124CD1B3" w14:textId="5BE6BB9C" w:rsidR="00037844" w:rsidRPr="00845C0E" w:rsidRDefault="00037844" w:rsidP="00132D8C">
            <w:pPr>
              <w:pStyle w:val="TableParagraph"/>
              <w:spacing w:before="116"/>
              <w:ind w:left="94" w:right="720"/>
              <w:rPr>
                <w:rFonts w:ascii="Times New Roman" w:hAnsi="Times New Roman" w:cs="Times New Roman"/>
                <w:bCs/>
                <w:sz w:val="24"/>
                <w:szCs w:val="24"/>
              </w:rPr>
            </w:pPr>
            <w:r w:rsidRPr="00845C0E">
              <w:rPr>
                <w:rFonts w:ascii="Times New Roman" w:hAnsi="Times New Roman" w:cs="Times New Roman"/>
                <w:bCs/>
                <w:sz w:val="24"/>
                <w:szCs w:val="24"/>
              </w:rPr>
              <w:t>NAME OF CONTRACTING OFFICER/COR</w:t>
            </w:r>
            <w:r w:rsidRPr="00845C0E">
              <w:rPr>
                <w:rFonts w:ascii="Times New Roman" w:hAnsi="Times New Roman" w:cs="Times New Roman"/>
                <w:bCs/>
                <w:spacing w:val="-16"/>
                <w:sz w:val="24"/>
                <w:szCs w:val="24"/>
              </w:rPr>
              <w:t xml:space="preserve"> </w:t>
            </w:r>
            <w:r w:rsidRPr="00845C0E">
              <w:rPr>
                <w:rFonts w:ascii="Times New Roman" w:hAnsi="Times New Roman" w:cs="Times New Roman"/>
                <w:bCs/>
                <w:sz w:val="24"/>
                <w:szCs w:val="24"/>
              </w:rPr>
              <w:t>OR</w:t>
            </w:r>
            <w:r w:rsidRPr="00845C0E">
              <w:rPr>
                <w:rFonts w:ascii="Times New Roman" w:hAnsi="Times New Roman" w:cs="Times New Roman"/>
                <w:bCs/>
                <w:spacing w:val="-15"/>
                <w:sz w:val="24"/>
                <w:szCs w:val="24"/>
              </w:rPr>
              <w:t xml:space="preserve"> </w:t>
            </w:r>
            <w:r w:rsidRPr="00845C0E">
              <w:rPr>
                <w:rFonts w:ascii="Times New Roman" w:hAnsi="Times New Roman" w:cs="Times New Roman"/>
                <w:bCs/>
                <w:sz w:val="24"/>
                <w:szCs w:val="24"/>
              </w:rPr>
              <w:t>CORPORATE/GOVERNMEN</w:t>
            </w:r>
            <w:r w:rsidR="00132D8C">
              <w:rPr>
                <w:rFonts w:ascii="Times New Roman" w:hAnsi="Times New Roman" w:cs="Times New Roman"/>
                <w:bCs/>
                <w:sz w:val="24"/>
                <w:szCs w:val="24"/>
              </w:rPr>
              <w:t>T</w:t>
            </w:r>
          </w:p>
          <w:p w14:paraId="6A3F30D4" w14:textId="5B626C98" w:rsidR="00CE288B" w:rsidRPr="00845C0E" w:rsidRDefault="00037844" w:rsidP="00037844">
            <w:pPr>
              <w:pStyle w:val="TableParagraph"/>
              <w:spacing w:before="99"/>
              <w:ind w:left="94"/>
              <w:rPr>
                <w:rFonts w:ascii="Times New Roman" w:hAnsi="Times New Roman" w:cs="Times New Roman"/>
                <w:sz w:val="24"/>
                <w:szCs w:val="24"/>
              </w:rPr>
            </w:pPr>
            <w:r w:rsidRPr="00845C0E">
              <w:rPr>
                <w:rFonts w:ascii="Times New Roman" w:hAnsi="Times New Roman" w:cs="Times New Roman"/>
                <w:bCs/>
                <w:sz w:val="24"/>
                <w:szCs w:val="24"/>
              </w:rPr>
              <w:t>OFFICIAL</w:t>
            </w:r>
            <w:r w:rsidR="00754540" w:rsidRPr="00845C0E">
              <w:rPr>
                <w:rFonts w:ascii="Times New Roman" w:hAnsi="Times New Roman" w:cs="Times New Roman"/>
                <w:bCs/>
                <w:sz w:val="24"/>
                <w:szCs w:val="24"/>
              </w:rPr>
              <w:t>/REPRESENTATIVE</w:t>
            </w:r>
            <w:r w:rsidRPr="00845C0E">
              <w:rPr>
                <w:rFonts w:ascii="Times New Roman" w:hAnsi="Times New Roman" w:cs="Times New Roman"/>
                <w:bCs/>
                <w:spacing w:val="-4"/>
                <w:sz w:val="24"/>
                <w:szCs w:val="24"/>
              </w:rPr>
              <w:t xml:space="preserve"> </w:t>
            </w:r>
            <w:r w:rsidRPr="00845C0E">
              <w:rPr>
                <w:rFonts w:ascii="Times New Roman" w:hAnsi="Times New Roman" w:cs="Times New Roman"/>
                <w:bCs/>
                <w:spacing w:val="-2"/>
                <w:sz w:val="24"/>
                <w:szCs w:val="24"/>
              </w:rPr>
              <w:t>(required):</w:t>
            </w:r>
          </w:p>
        </w:tc>
        <w:tc>
          <w:tcPr>
            <w:tcW w:w="5600" w:type="dxa"/>
          </w:tcPr>
          <w:p w14:paraId="6A3F30D5" w14:textId="77777777" w:rsidR="00CE288B" w:rsidRPr="00845C0E" w:rsidRDefault="00CE288B" w:rsidP="00CE288B">
            <w:pPr>
              <w:pStyle w:val="TableParagraph"/>
              <w:ind w:left="0"/>
              <w:rPr>
                <w:rFonts w:ascii="Times New Roman" w:hAnsi="Times New Roman" w:cs="Times New Roman"/>
                <w:sz w:val="24"/>
                <w:szCs w:val="24"/>
              </w:rPr>
            </w:pPr>
          </w:p>
        </w:tc>
      </w:tr>
      <w:tr w:rsidR="00845C0E" w:rsidRPr="00845C0E" w14:paraId="04867FF0"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216C9453" w14:textId="77777777" w:rsidR="00754540" w:rsidRPr="00845C0E" w:rsidRDefault="00754540" w:rsidP="0075454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TITLE:</w:t>
            </w:r>
          </w:p>
        </w:tc>
        <w:tc>
          <w:tcPr>
            <w:tcW w:w="5600" w:type="dxa"/>
            <w:tcBorders>
              <w:top w:val="single" w:sz="8" w:space="0" w:color="000000"/>
              <w:left w:val="single" w:sz="8" w:space="0" w:color="000000"/>
              <w:bottom w:val="single" w:sz="8" w:space="0" w:color="000000"/>
              <w:right w:val="single" w:sz="8" w:space="0" w:color="000000"/>
            </w:tcBorders>
          </w:tcPr>
          <w:p w14:paraId="5D82F88F" w14:textId="77777777" w:rsidR="00754540" w:rsidRPr="00845C0E" w:rsidRDefault="00754540" w:rsidP="001C3770">
            <w:pPr>
              <w:pStyle w:val="TableParagraph"/>
              <w:ind w:left="0"/>
              <w:rPr>
                <w:rFonts w:ascii="Times New Roman" w:hAnsi="Times New Roman" w:cs="Times New Roman"/>
                <w:sz w:val="24"/>
                <w:szCs w:val="24"/>
              </w:rPr>
            </w:pPr>
          </w:p>
        </w:tc>
      </w:tr>
      <w:tr w:rsidR="00845C0E" w:rsidRPr="00845C0E" w14:paraId="5A035188"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36E6C293" w14:textId="77777777" w:rsidR="00754540" w:rsidRPr="00845C0E" w:rsidRDefault="00754540" w:rsidP="0075454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EMAIL (required):</w:t>
            </w:r>
          </w:p>
        </w:tc>
        <w:tc>
          <w:tcPr>
            <w:tcW w:w="5600" w:type="dxa"/>
            <w:tcBorders>
              <w:top w:val="single" w:sz="8" w:space="0" w:color="000000"/>
              <w:left w:val="single" w:sz="8" w:space="0" w:color="000000"/>
              <w:bottom w:val="single" w:sz="8" w:space="0" w:color="000000"/>
              <w:right w:val="single" w:sz="8" w:space="0" w:color="000000"/>
            </w:tcBorders>
          </w:tcPr>
          <w:p w14:paraId="4DC35792" w14:textId="77777777" w:rsidR="00754540" w:rsidRPr="00845C0E" w:rsidRDefault="00754540" w:rsidP="001C3770">
            <w:pPr>
              <w:pStyle w:val="TableParagraph"/>
              <w:ind w:left="0"/>
              <w:rPr>
                <w:rFonts w:ascii="Times New Roman" w:hAnsi="Times New Roman" w:cs="Times New Roman"/>
                <w:sz w:val="24"/>
                <w:szCs w:val="24"/>
              </w:rPr>
            </w:pPr>
          </w:p>
        </w:tc>
      </w:tr>
      <w:tr w:rsidR="00845C0E" w:rsidRPr="00845C0E" w14:paraId="487E853C" w14:textId="77777777" w:rsidTr="00132D8C">
        <w:trPr>
          <w:trHeight w:val="700"/>
        </w:trPr>
        <w:tc>
          <w:tcPr>
            <w:tcW w:w="4060" w:type="dxa"/>
            <w:tcBorders>
              <w:top w:val="single" w:sz="8" w:space="0" w:color="000000"/>
              <w:left w:val="single" w:sz="8" w:space="0" w:color="000000"/>
              <w:bottom w:val="single" w:sz="8" w:space="0" w:color="000000"/>
              <w:right w:val="single" w:sz="8" w:space="0" w:color="000000"/>
            </w:tcBorders>
          </w:tcPr>
          <w:p w14:paraId="4C5BB1E9" w14:textId="77777777" w:rsidR="00754540" w:rsidRPr="00845C0E" w:rsidRDefault="00754540" w:rsidP="00754540">
            <w:pPr>
              <w:pStyle w:val="TableParagraph"/>
              <w:spacing w:before="116"/>
              <w:ind w:left="94" w:right="773"/>
              <w:rPr>
                <w:rFonts w:ascii="Times New Roman" w:hAnsi="Times New Roman" w:cs="Times New Roman"/>
                <w:bCs/>
                <w:sz w:val="24"/>
                <w:szCs w:val="24"/>
              </w:rPr>
            </w:pPr>
            <w:r w:rsidRPr="00845C0E">
              <w:rPr>
                <w:rFonts w:ascii="Times New Roman" w:hAnsi="Times New Roman" w:cs="Times New Roman"/>
                <w:bCs/>
                <w:sz w:val="24"/>
                <w:szCs w:val="24"/>
              </w:rPr>
              <w:t>PHONE NUMBER (required):</w:t>
            </w:r>
          </w:p>
        </w:tc>
        <w:tc>
          <w:tcPr>
            <w:tcW w:w="5600" w:type="dxa"/>
            <w:tcBorders>
              <w:top w:val="single" w:sz="8" w:space="0" w:color="000000"/>
              <w:left w:val="single" w:sz="8" w:space="0" w:color="000000"/>
              <w:bottom w:val="single" w:sz="8" w:space="0" w:color="000000"/>
              <w:right w:val="single" w:sz="8" w:space="0" w:color="000000"/>
            </w:tcBorders>
          </w:tcPr>
          <w:p w14:paraId="74C519DF" w14:textId="77777777" w:rsidR="00754540" w:rsidRPr="00845C0E" w:rsidRDefault="00754540" w:rsidP="001C3770">
            <w:pPr>
              <w:pStyle w:val="TableParagraph"/>
              <w:ind w:left="0"/>
              <w:rPr>
                <w:rFonts w:ascii="Times New Roman" w:hAnsi="Times New Roman" w:cs="Times New Roman"/>
                <w:sz w:val="24"/>
                <w:szCs w:val="24"/>
              </w:rPr>
            </w:pPr>
          </w:p>
        </w:tc>
      </w:tr>
    </w:tbl>
    <w:p w14:paraId="6A3F322A" w14:textId="77777777" w:rsidR="008A6B12" w:rsidRPr="00845C0E" w:rsidRDefault="008A6B12" w:rsidP="00F74E4E">
      <w:pPr>
        <w:spacing w:before="80"/>
        <w:rPr>
          <w:rFonts w:ascii="Times New Roman" w:hAnsi="Times New Roman" w:cs="Times New Roman"/>
          <w:sz w:val="24"/>
          <w:szCs w:val="24"/>
        </w:rPr>
      </w:pPr>
    </w:p>
    <w:sectPr w:rsidR="008A6B12" w:rsidRPr="00845C0E">
      <w:pgSz w:w="12240" w:h="15840"/>
      <w:pgMar w:top="1620" w:right="720" w:bottom="1000" w:left="72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806B7" w14:textId="77777777" w:rsidR="00997D69" w:rsidRDefault="00997D69">
      <w:r>
        <w:separator/>
      </w:r>
    </w:p>
  </w:endnote>
  <w:endnote w:type="continuationSeparator" w:id="0">
    <w:p w14:paraId="6C77B39E" w14:textId="77777777" w:rsidR="00997D69" w:rsidRDefault="00997D69">
      <w:r>
        <w:continuationSeparator/>
      </w:r>
    </w:p>
  </w:endnote>
  <w:endnote w:type="continuationNotice" w:id="1">
    <w:p w14:paraId="7CD1C5F0" w14:textId="77777777" w:rsidR="00997D69" w:rsidRDefault="00997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F3298" w14:textId="77777777" w:rsidR="003067F6" w:rsidRDefault="00551F53">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6A3F3299" wp14:editId="6A3F329A">
              <wp:simplePos x="0" y="0"/>
              <wp:positionH relativeFrom="page">
                <wp:posOffset>6744630</wp:posOffset>
              </wp:positionH>
              <wp:positionV relativeFrom="page">
                <wp:posOffset>9408329</wp:posOffset>
              </wp:positionV>
              <wp:extent cx="2190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1610"/>
                      </a:xfrm>
                      <a:prstGeom prst="rect">
                        <a:avLst/>
                      </a:prstGeom>
                    </wps:spPr>
                    <wps:txbx>
                      <w:txbxContent>
                        <w:p w14:paraId="6A3F329B" w14:textId="77777777" w:rsidR="003067F6" w:rsidRDefault="00551F53">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3F3299" id="_x0000_t202" coordsize="21600,21600" o:spt="202" path="m,l,21600r21600,l21600,xe">
              <v:stroke joinstyle="miter"/>
              <v:path gradientshapeok="t" o:connecttype="rect"/>
            </v:shapetype>
            <v:shape id="Textbox 1" o:spid="_x0000_s1026" type="#_x0000_t202" style="position:absolute;margin-left:531.05pt;margin-top:740.8pt;width:17.25pt;height:14.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" filled="f" stroked="f">
              <v:textbox inset="0,0,0,0">
                <w:txbxContent>
                  <w:p w14:paraId="6A3F329B" w14:textId="77777777" w:rsidR="003067F6" w:rsidRDefault="00551F53">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BC492" w14:textId="77777777" w:rsidR="00997D69" w:rsidRDefault="00997D69">
      <w:r>
        <w:separator/>
      </w:r>
    </w:p>
  </w:footnote>
  <w:footnote w:type="continuationSeparator" w:id="0">
    <w:p w14:paraId="77DAF0EC" w14:textId="77777777" w:rsidR="00997D69" w:rsidRDefault="00997D69">
      <w:r>
        <w:continuationSeparator/>
      </w:r>
    </w:p>
  </w:footnote>
  <w:footnote w:type="continuationNotice" w:id="1">
    <w:p w14:paraId="7767C4C7" w14:textId="77777777" w:rsidR="00997D69" w:rsidRDefault="00997D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C3D44" w14:textId="1A137B06" w:rsidR="007835FD" w:rsidRDefault="007835FD">
    <w:pPr>
      <w:pStyle w:val="Header"/>
    </w:pPr>
  </w:p>
  <w:p w14:paraId="6D83D1F0" w14:textId="23014597" w:rsidR="008F2897" w:rsidRDefault="008F2897" w:rsidP="008F2897">
    <w:pPr>
      <w:pStyle w:val="Header"/>
      <w:rPr>
        <w:rFonts w:ascii="Times New Roman" w:hAnsi="Times New Roman" w:cs="Times New Roman"/>
      </w:rPr>
    </w:pPr>
    <w:r w:rsidRPr="00A65C8A">
      <w:rPr>
        <w:rFonts w:ascii="Times New Roman" w:hAnsi="Times New Roman" w:cs="Times New Roman"/>
      </w:rPr>
      <w:t>RFP No. 70RDA226R00000001</w:t>
    </w:r>
    <w:ins w:id="0" w:author="Author">
      <w:r w:rsidR="00605513">
        <w:rPr>
          <w:rFonts w:ascii="Times New Roman" w:hAnsi="Times New Roman" w:cs="Times New Roman"/>
        </w:rPr>
        <w:t xml:space="preserve"> </w:t>
      </w:r>
      <w:r w:rsidR="00605513" w:rsidRPr="00605513">
        <w:rPr>
          <w:rFonts w:ascii="Times New Roman" w:hAnsi="Times New Roman" w:cs="Times New Roman"/>
        </w:rPr>
        <w:t>Amendment 0001</w:t>
      </w:r>
    </w:ins>
  </w:p>
  <w:p w14:paraId="6C3AD0E0" w14:textId="65674719" w:rsidR="008F2897" w:rsidRDefault="008F2897">
    <w:pPr>
      <w:pStyle w:val="Header"/>
    </w:pPr>
    <w:r>
      <w:rPr>
        <w:rFonts w:ascii="Times New Roman" w:hAnsi="Times New Roman" w:cs="Times New Roman"/>
      </w:rPr>
      <w:t xml:space="preserve">Attachment J-5 </w:t>
    </w:r>
    <w:r w:rsidRPr="008F2897">
      <w:rPr>
        <w:rFonts w:ascii="Times New Roman" w:hAnsi="Times New Roman" w:cs="Times New Roman"/>
      </w:rPr>
      <w:t>Self Certification Technical Experience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E21"/>
    <w:multiLevelType w:val="hybridMultilevel"/>
    <w:tmpl w:val="65B42CB2"/>
    <w:lvl w:ilvl="0" w:tplc="FD180A14">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035EA5E2">
      <w:numFmt w:val="bullet"/>
      <w:lvlText w:val="•"/>
      <w:lvlJc w:val="left"/>
      <w:pPr>
        <w:ind w:left="496" w:hanging="257"/>
      </w:pPr>
      <w:rPr>
        <w:rFonts w:hint="default"/>
        <w:lang w:val="en-US" w:eastAsia="en-US" w:bidi="ar-SA"/>
      </w:rPr>
    </w:lvl>
    <w:lvl w:ilvl="2" w:tplc="56627BBC">
      <w:numFmt w:val="bullet"/>
      <w:lvlText w:val="•"/>
      <w:lvlJc w:val="left"/>
      <w:pPr>
        <w:ind w:left="892" w:hanging="257"/>
      </w:pPr>
      <w:rPr>
        <w:rFonts w:hint="default"/>
        <w:lang w:val="en-US" w:eastAsia="en-US" w:bidi="ar-SA"/>
      </w:rPr>
    </w:lvl>
    <w:lvl w:ilvl="3" w:tplc="7D2EF0F8">
      <w:numFmt w:val="bullet"/>
      <w:lvlText w:val="•"/>
      <w:lvlJc w:val="left"/>
      <w:pPr>
        <w:ind w:left="1288" w:hanging="257"/>
      </w:pPr>
      <w:rPr>
        <w:rFonts w:hint="default"/>
        <w:lang w:val="en-US" w:eastAsia="en-US" w:bidi="ar-SA"/>
      </w:rPr>
    </w:lvl>
    <w:lvl w:ilvl="4" w:tplc="12AEFF1C">
      <w:numFmt w:val="bullet"/>
      <w:lvlText w:val="•"/>
      <w:lvlJc w:val="left"/>
      <w:pPr>
        <w:ind w:left="1684" w:hanging="257"/>
      </w:pPr>
      <w:rPr>
        <w:rFonts w:hint="default"/>
        <w:lang w:val="en-US" w:eastAsia="en-US" w:bidi="ar-SA"/>
      </w:rPr>
    </w:lvl>
    <w:lvl w:ilvl="5" w:tplc="65C0DE8A">
      <w:numFmt w:val="bullet"/>
      <w:lvlText w:val="•"/>
      <w:lvlJc w:val="left"/>
      <w:pPr>
        <w:ind w:left="2080" w:hanging="257"/>
      </w:pPr>
      <w:rPr>
        <w:rFonts w:hint="default"/>
        <w:lang w:val="en-US" w:eastAsia="en-US" w:bidi="ar-SA"/>
      </w:rPr>
    </w:lvl>
    <w:lvl w:ilvl="6" w:tplc="F33E3496">
      <w:numFmt w:val="bullet"/>
      <w:lvlText w:val="•"/>
      <w:lvlJc w:val="left"/>
      <w:pPr>
        <w:ind w:left="2476" w:hanging="257"/>
      </w:pPr>
      <w:rPr>
        <w:rFonts w:hint="default"/>
        <w:lang w:val="en-US" w:eastAsia="en-US" w:bidi="ar-SA"/>
      </w:rPr>
    </w:lvl>
    <w:lvl w:ilvl="7" w:tplc="EF70272A">
      <w:numFmt w:val="bullet"/>
      <w:lvlText w:val="•"/>
      <w:lvlJc w:val="left"/>
      <w:pPr>
        <w:ind w:left="2872" w:hanging="257"/>
      </w:pPr>
      <w:rPr>
        <w:rFonts w:hint="default"/>
        <w:lang w:val="en-US" w:eastAsia="en-US" w:bidi="ar-SA"/>
      </w:rPr>
    </w:lvl>
    <w:lvl w:ilvl="8" w:tplc="C4CEBCE6">
      <w:numFmt w:val="bullet"/>
      <w:lvlText w:val="•"/>
      <w:lvlJc w:val="left"/>
      <w:pPr>
        <w:ind w:left="3268" w:hanging="257"/>
      </w:pPr>
      <w:rPr>
        <w:rFonts w:hint="default"/>
        <w:lang w:val="en-US" w:eastAsia="en-US" w:bidi="ar-SA"/>
      </w:rPr>
    </w:lvl>
  </w:abstractNum>
  <w:abstractNum w:abstractNumId="1" w15:restartNumberingAfterBreak="0">
    <w:nsid w:val="116571D8"/>
    <w:multiLevelType w:val="hybridMultilevel"/>
    <w:tmpl w:val="8F8ECC26"/>
    <w:lvl w:ilvl="0" w:tplc="7CF40594">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5CFA384C">
      <w:numFmt w:val="bullet"/>
      <w:lvlText w:val="•"/>
      <w:lvlJc w:val="left"/>
      <w:pPr>
        <w:ind w:left="496" w:hanging="257"/>
      </w:pPr>
      <w:rPr>
        <w:rFonts w:hint="default"/>
        <w:lang w:val="en-US" w:eastAsia="en-US" w:bidi="ar-SA"/>
      </w:rPr>
    </w:lvl>
    <w:lvl w:ilvl="2" w:tplc="401E3592">
      <w:numFmt w:val="bullet"/>
      <w:lvlText w:val="•"/>
      <w:lvlJc w:val="left"/>
      <w:pPr>
        <w:ind w:left="892" w:hanging="257"/>
      </w:pPr>
      <w:rPr>
        <w:rFonts w:hint="default"/>
        <w:lang w:val="en-US" w:eastAsia="en-US" w:bidi="ar-SA"/>
      </w:rPr>
    </w:lvl>
    <w:lvl w:ilvl="3" w:tplc="9724D3B6">
      <w:numFmt w:val="bullet"/>
      <w:lvlText w:val="•"/>
      <w:lvlJc w:val="left"/>
      <w:pPr>
        <w:ind w:left="1288" w:hanging="257"/>
      </w:pPr>
      <w:rPr>
        <w:rFonts w:hint="default"/>
        <w:lang w:val="en-US" w:eastAsia="en-US" w:bidi="ar-SA"/>
      </w:rPr>
    </w:lvl>
    <w:lvl w:ilvl="4" w:tplc="9C9EFA34">
      <w:numFmt w:val="bullet"/>
      <w:lvlText w:val="•"/>
      <w:lvlJc w:val="left"/>
      <w:pPr>
        <w:ind w:left="1684" w:hanging="257"/>
      </w:pPr>
      <w:rPr>
        <w:rFonts w:hint="default"/>
        <w:lang w:val="en-US" w:eastAsia="en-US" w:bidi="ar-SA"/>
      </w:rPr>
    </w:lvl>
    <w:lvl w:ilvl="5" w:tplc="30AEF1CA">
      <w:numFmt w:val="bullet"/>
      <w:lvlText w:val="•"/>
      <w:lvlJc w:val="left"/>
      <w:pPr>
        <w:ind w:left="2080" w:hanging="257"/>
      </w:pPr>
      <w:rPr>
        <w:rFonts w:hint="default"/>
        <w:lang w:val="en-US" w:eastAsia="en-US" w:bidi="ar-SA"/>
      </w:rPr>
    </w:lvl>
    <w:lvl w:ilvl="6" w:tplc="65108B0E">
      <w:numFmt w:val="bullet"/>
      <w:lvlText w:val="•"/>
      <w:lvlJc w:val="left"/>
      <w:pPr>
        <w:ind w:left="2476" w:hanging="257"/>
      </w:pPr>
      <w:rPr>
        <w:rFonts w:hint="default"/>
        <w:lang w:val="en-US" w:eastAsia="en-US" w:bidi="ar-SA"/>
      </w:rPr>
    </w:lvl>
    <w:lvl w:ilvl="7" w:tplc="319CA1E0">
      <w:numFmt w:val="bullet"/>
      <w:lvlText w:val="•"/>
      <w:lvlJc w:val="left"/>
      <w:pPr>
        <w:ind w:left="2872" w:hanging="257"/>
      </w:pPr>
      <w:rPr>
        <w:rFonts w:hint="default"/>
        <w:lang w:val="en-US" w:eastAsia="en-US" w:bidi="ar-SA"/>
      </w:rPr>
    </w:lvl>
    <w:lvl w:ilvl="8" w:tplc="83B8ACEA">
      <w:numFmt w:val="bullet"/>
      <w:lvlText w:val="•"/>
      <w:lvlJc w:val="left"/>
      <w:pPr>
        <w:ind w:left="3268" w:hanging="257"/>
      </w:pPr>
      <w:rPr>
        <w:rFonts w:hint="default"/>
        <w:lang w:val="en-US" w:eastAsia="en-US" w:bidi="ar-SA"/>
      </w:rPr>
    </w:lvl>
  </w:abstractNum>
  <w:abstractNum w:abstractNumId="2" w15:restartNumberingAfterBreak="0">
    <w:nsid w:val="12AE5C22"/>
    <w:multiLevelType w:val="hybridMultilevel"/>
    <w:tmpl w:val="B094A948"/>
    <w:lvl w:ilvl="0" w:tplc="B3A090D6">
      <w:numFmt w:val="bullet"/>
      <w:lvlText w:val="●"/>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DBF6055E">
      <w:numFmt w:val="bullet"/>
      <w:lvlText w:val="•"/>
      <w:lvlJc w:val="left"/>
      <w:pPr>
        <w:ind w:left="2268" w:hanging="360"/>
      </w:pPr>
      <w:rPr>
        <w:rFonts w:hint="default"/>
        <w:lang w:val="en-US" w:eastAsia="en-US" w:bidi="ar-SA"/>
      </w:rPr>
    </w:lvl>
    <w:lvl w:ilvl="2" w:tplc="64F8EDC0">
      <w:numFmt w:val="bullet"/>
      <w:lvlText w:val="•"/>
      <w:lvlJc w:val="left"/>
      <w:pPr>
        <w:ind w:left="3216" w:hanging="360"/>
      </w:pPr>
      <w:rPr>
        <w:rFonts w:hint="default"/>
        <w:lang w:val="en-US" w:eastAsia="en-US" w:bidi="ar-SA"/>
      </w:rPr>
    </w:lvl>
    <w:lvl w:ilvl="3" w:tplc="95D0D0D8">
      <w:numFmt w:val="bullet"/>
      <w:lvlText w:val="•"/>
      <w:lvlJc w:val="left"/>
      <w:pPr>
        <w:ind w:left="4164" w:hanging="360"/>
      </w:pPr>
      <w:rPr>
        <w:rFonts w:hint="default"/>
        <w:lang w:val="en-US" w:eastAsia="en-US" w:bidi="ar-SA"/>
      </w:rPr>
    </w:lvl>
    <w:lvl w:ilvl="4" w:tplc="8280E89A">
      <w:numFmt w:val="bullet"/>
      <w:lvlText w:val="•"/>
      <w:lvlJc w:val="left"/>
      <w:pPr>
        <w:ind w:left="5112" w:hanging="360"/>
      </w:pPr>
      <w:rPr>
        <w:rFonts w:hint="default"/>
        <w:lang w:val="en-US" w:eastAsia="en-US" w:bidi="ar-SA"/>
      </w:rPr>
    </w:lvl>
    <w:lvl w:ilvl="5" w:tplc="FFDA0BB4">
      <w:numFmt w:val="bullet"/>
      <w:lvlText w:val="•"/>
      <w:lvlJc w:val="left"/>
      <w:pPr>
        <w:ind w:left="6060" w:hanging="360"/>
      </w:pPr>
      <w:rPr>
        <w:rFonts w:hint="default"/>
        <w:lang w:val="en-US" w:eastAsia="en-US" w:bidi="ar-SA"/>
      </w:rPr>
    </w:lvl>
    <w:lvl w:ilvl="6" w:tplc="5ACEF9FC">
      <w:numFmt w:val="bullet"/>
      <w:lvlText w:val="•"/>
      <w:lvlJc w:val="left"/>
      <w:pPr>
        <w:ind w:left="7008" w:hanging="360"/>
      </w:pPr>
      <w:rPr>
        <w:rFonts w:hint="default"/>
        <w:lang w:val="en-US" w:eastAsia="en-US" w:bidi="ar-SA"/>
      </w:rPr>
    </w:lvl>
    <w:lvl w:ilvl="7" w:tplc="C47EA458">
      <w:numFmt w:val="bullet"/>
      <w:lvlText w:val="•"/>
      <w:lvlJc w:val="left"/>
      <w:pPr>
        <w:ind w:left="7956" w:hanging="360"/>
      </w:pPr>
      <w:rPr>
        <w:rFonts w:hint="default"/>
        <w:lang w:val="en-US" w:eastAsia="en-US" w:bidi="ar-SA"/>
      </w:rPr>
    </w:lvl>
    <w:lvl w:ilvl="8" w:tplc="779AEDFC">
      <w:numFmt w:val="bullet"/>
      <w:lvlText w:val="•"/>
      <w:lvlJc w:val="left"/>
      <w:pPr>
        <w:ind w:left="8904" w:hanging="360"/>
      </w:pPr>
      <w:rPr>
        <w:rFonts w:hint="default"/>
        <w:lang w:val="en-US" w:eastAsia="en-US" w:bidi="ar-SA"/>
      </w:rPr>
    </w:lvl>
  </w:abstractNum>
  <w:abstractNum w:abstractNumId="3" w15:restartNumberingAfterBreak="0">
    <w:nsid w:val="12B55ECE"/>
    <w:multiLevelType w:val="hybridMultilevel"/>
    <w:tmpl w:val="ABEAA5CE"/>
    <w:lvl w:ilvl="0" w:tplc="4F08467C">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857C6B7A">
      <w:numFmt w:val="bullet"/>
      <w:lvlText w:val="•"/>
      <w:lvlJc w:val="left"/>
      <w:pPr>
        <w:ind w:left="496" w:hanging="257"/>
      </w:pPr>
      <w:rPr>
        <w:rFonts w:hint="default"/>
        <w:lang w:val="en-US" w:eastAsia="en-US" w:bidi="ar-SA"/>
      </w:rPr>
    </w:lvl>
    <w:lvl w:ilvl="2" w:tplc="8D9AC7E6">
      <w:numFmt w:val="bullet"/>
      <w:lvlText w:val="•"/>
      <w:lvlJc w:val="left"/>
      <w:pPr>
        <w:ind w:left="892" w:hanging="257"/>
      </w:pPr>
      <w:rPr>
        <w:rFonts w:hint="default"/>
        <w:lang w:val="en-US" w:eastAsia="en-US" w:bidi="ar-SA"/>
      </w:rPr>
    </w:lvl>
    <w:lvl w:ilvl="3" w:tplc="4D1C7F4A">
      <w:numFmt w:val="bullet"/>
      <w:lvlText w:val="•"/>
      <w:lvlJc w:val="left"/>
      <w:pPr>
        <w:ind w:left="1288" w:hanging="257"/>
      </w:pPr>
      <w:rPr>
        <w:rFonts w:hint="default"/>
        <w:lang w:val="en-US" w:eastAsia="en-US" w:bidi="ar-SA"/>
      </w:rPr>
    </w:lvl>
    <w:lvl w:ilvl="4" w:tplc="B7304B06">
      <w:numFmt w:val="bullet"/>
      <w:lvlText w:val="•"/>
      <w:lvlJc w:val="left"/>
      <w:pPr>
        <w:ind w:left="1684" w:hanging="257"/>
      </w:pPr>
      <w:rPr>
        <w:rFonts w:hint="default"/>
        <w:lang w:val="en-US" w:eastAsia="en-US" w:bidi="ar-SA"/>
      </w:rPr>
    </w:lvl>
    <w:lvl w:ilvl="5" w:tplc="BE52E980">
      <w:numFmt w:val="bullet"/>
      <w:lvlText w:val="•"/>
      <w:lvlJc w:val="left"/>
      <w:pPr>
        <w:ind w:left="2080" w:hanging="257"/>
      </w:pPr>
      <w:rPr>
        <w:rFonts w:hint="default"/>
        <w:lang w:val="en-US" w:eastAsia="en-US" w:bidi="ar-SA"/>
      </w:rPr>
    </w:lvl>
    <w:lvl w:ilvl="6" w:tplc="774294CE">
      <w:numFmt w:val="bullet"/>
      <w:lvlText w:val="•"/>
      <w:lvlJc w:val="left"/>
      <w:pPr>
        <w:ind w:left="2476" w:hanging="257"/>
      </w:pPr>
      <w:rPr>
        <w:rFonts w:hint="default"/>
        <w:lang w:val="en-US" w:eastAsia="en-US" w:bidi="ar-SA"/>
      </w:rPr>
    </w:lvl>
    <w:lvl w:ilvl="7" w:tplc="41363D10">
      <w:numFmt w:val="bullet"/>
      <w:lvlText w:val="•"/>
      <w:lvlJc w:val="left"/>
      <w:pPr>
        <w:ind w:left="2872" w:hanging="257"/>
      </w:pPr>
      <w:rPr>
        <w:rFonts w:hint="default"/>
        <w:lang w:val="en-US" w:eastAsia="en-US" w:bidi="ar-SA"/>
      </w:rPr>
    </w:lvl>
    <w:lvl w:ilvl="8" w:tplc="DA14E5A4">
      <w:numFmt w:val="bullet"/>
      <w:lvlText w:val="•"/>
      <w:lvlJc w:val="left"/>
      <w:pPr>
        <w:ind w:left="3268" w:hanging="257"/>
      </w:pPr>
      <w:rPr>
        <w:rFonts w:hint="default"/>
        <w:lang w:val="en-US" w:eastAsia="en-US" w:bidi="ar-SA"/>
      </w:rPr>
    </w:lvl>
  </w:abstractNum>
  <w:abstractNum w:abstractNumId="4" w15:restartNumberingAfterBreak="0">
    <w:nsid w:val="147C1A15"/>
    <w:multiLevelType w:val="hybridMultilevel"/>
    <w:tmpl w:val="9BDA8180"/>
    <w:lvl w:ilvl="0" w:tplc="82545FB6">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67BC07CA">
      <w:numFmt w:val="bullet"/>
      <w:lvlText w:val="•"/>
      <w:lvlJc w:val="left"/>
      <w:pPr>
        <w:ind w:left="496" w:hanging="257"/>
      </w:pPr>
      <w:rPr>
        <w:rFonts w:hint="default"/>
        <w:lang w:val="en-US" w:eastAsia="en-US" w:bidi="ar-SA"/>
      </w:rPr>
    </w:lvl>
    <w:lvl w:ilvl="2" w:tplc="1E30732C">
      <w:numFmt w:val="bullet"/>
      <w:lvlText w:val="•"/>
      <w:lvlJc w:val="left"/>
      <w:pPr>
        <w:ind w:left="892" w:hanging="257"/>
      </w:pPr>
      <w:rPr>
        <w:rFonts w:hint="default"/>
        <w:lang w:val="en-US" w:eastAsia="en-US" w:bidi="ar-SA"/>
      </w:rPr>
    </w:lvl>
    <w:lvl w:ilvl="3" w:tplc="F2C8963C">
      <w:numFmt w:val="bullet"/>
      <w:lvlText w:val="•"/>
      <w:lvlJc w:val="left"/>
      <w:pPr>
        <w:ind w:left="1288" w:hanging="257"/>
      </w:pPr>
      <w:rPr>
        <w:rFonts w:hint="default"/>
        <w:lang w:val="en-US" w:eastAsia="en-US" w:bidi="ar-SA"/>
      </w:rPr>
    </w:lvl>
    <w:lvl w:ilvl="4" w:tplc="EF866BBA">
      <w:numFmt w:val="bullet"/>
      <w:lvlText w:val="•"/>
      <w:lvlJc w:val="left"/>
      <w:pPr>
        <w:ind w:left="1684" w:hanging="257"/>
      </w:pPr>
      <w:rPr>
        <w:rFonts w:hint="default"/>
        <w:lang w:val="en-US" w:eastAsia="en-US" w:bidi="ar-SA"/>
      </w:rPr>
    </w:lvl>
    <w:lvl w:ilvl="5" w:tplc="2B04828C">
      <w:numFmt w:val="bullet"/>
      <w:lvlText w:val="•"/>
      <w:lvlJc w:val="left"/>
      <w:pPr>
        <w:ind w:left="2080" w:hanging="257"/>
      </w:pPr>
      <w:rPr>
        <w:rFonts w:hint="default"/>
        <w:lang w:val="en-US" w:eastAsia="en-US" w:bidi="ar-SA"/>
      </w:rPr>
    </w:lvl>
    <w:lvl w:ilvl="6" w:tplc="C262CEE0">
      <w:numFmt w:val="bullet"/>
      <w:lvlText w:val="•"/>
      <w:lvlJc w:val="left"/>
      <w:pPr>
        <w:ind w:left="2476" w:hanging="257"/>
      </w:pPr>
      <w:rPr>
        <w:rFonts w:hint="default"/>
        <w:lang w:val="en-US" w:eastAsia="en-US" w:bidi="ar-SA"/>
      </w:rPr>
    </w:lvl>
    <w:lvl w:ilvl="7" w:tplc="E8384D50">
      <w:numFmt w:val="bullet"/>
      <w:lvlText w:val="•"/>
      <w:lvlJc w:val="left"/>
      <w:pPr>
        <w:ind w:left="2872" w:hanging="257"/>
      </w:pPr>
      <w:rPr>
        <w:rFonts w:hint="default"/>
        <w:lang w:val="en-US" w:eastAsia="en-US" w:bidi="ar-SA"/>
      </w:rPr>
    </w:lvl>
    <w:lvl w:ilvl="8" w:tplc="81702326">
      <w:numFmt w:val="bullet"/>
      <w:lvlText w:val="•"/>
      <w:lvlJc w:val="left"/>
      <w:pPr>
        <w:ind w:left="3268" w:hanging="257"/>
      </w:pPr>
      <w:rPr>
        <w:rFonts w:hint="default"/>
        <w:lang w:val="en-US" w:eastAsia="en-US" w:bidi="ar-SA"/>
      </w:rPr>
    </w:lvl>
  </w:abstractNum>
  <w:abstractNum w:abstractNumId="5" w15:restartNumberingAfterBreak="0">
    <w:nsid w:val="1539517A"/>
    <w:multiLevelType w:val="hybridMultilevel"/>
    <w:tmpl w:val="F8E86890"/>
    <w:lvl w:ilvl="0" w:tplc="BDE81AAE">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F9B2C216">
      <w:numFmt w:val="bullet"/>
      <w:lvlText w:val="•"/>
      <w:lvlJc w:val="left"/>
      <w:pPr>
        <w:ind w:left="962" w:hanging="257"/>
      </w:pPr>
      <w:rPr>
        <w:rFonts w:hint="default"/>
        <w:lang w:val="en-US" w:eastAsia="en-US" w:bidi="ar-SA"/>
      </w:rPr>
    </w:lvl>
    <w:lvl w:ilvl="2" w:tplc="67605104">
      <w:numFmt w:val="bullet"/>
      <w:lvlText w:val="•"/>
      <w:lvlJc w:val="left"/>
      <w:pPr>
        <w:ind w:left="1564" w:hanging="257"/>
      </w:pPr>
      <w:rPr>
        <w:rFonts w:hint="default"/>
        <w:lang w:val="en-US" w:eastAsia="en-US" w:bidi="ar-SA"/>
      </w:rPr>
    </w:lvl>
    <w:lvl w:ilvl="3" w:tplc="63D6A3AC">
      <w:numFmt w:val="bullet"/>
      <w:lvlText w:val="•"/>
      <w:lvlJc w:val="left"/>
      <w:pPr>
        <w:ind w:left="2166" w:hanging="257"/>
      </w:pPr>
      <w:rPr>
        <w:rFonts w:hint="default"/>
        <w:lang w:val="en-US" w:eastAsia="en-US" w:bidi="ar-SA"/>
      </w:rPr>
    </w:lvl>
    <w:lvl w:ilvl="4" w:tplc="7034F83A">
      <w:numFmt w:val="bullet"/>
      <w:lvlText w:val="•"/>
      <w:lvlJc w:val="left"/>
      <w:pPr>
        <w:ind w:left="2768" w:hanging="257"/>
      </w:pPr>
      <w:rPr>
        <w:rFonts w:hint="default"/>
        <w:lang w:val="en-US" w:eastAsia="en-US" w:bidi="ar-SA"/>
      </w:rPr>
    </w:lvl>
    <w:lvl w:ilvl="5" w:tplc="733887F4">
      <w:numFmt w:val="bullet"/>
      <w:lvlText w:val="•"/>
      <w:lvlJc w:val="left"/>
      <w:pPr>
        <w:ind w:left="3370" w:hanging="257"/>
      </w:pPr>
      <w:rPr>
        <w:rFonts w:hint="default"/>
        <w:lang w:val="en-US" w:eastAsia="en-US" w:bidi="ar-SA"/>
      </w:rPr>
    </w:lvl>
    <w:lvl w:ilvl="6" w:tplc="233E8BE4">
      <w:numFmt w:val="bullet"/>
      <w:lvlText w:val="•"/>
      <w:lvlJc w:val="left"/>
      <w:pPr>
        <w:ind w:left="3972" w:hanging="257"/>
      </w:pPr>
      <w:rPr>
        <w:rFonts w:hint="default"/>
        <w:lang w:val="en-US" w:eastAsia="en-US" w:bidi="ar-SA"/>
      </w:rPr>
    </w:lvl>
    <w:lvl w:ilvl="7" w:tplc="53B25096">
      <w:numFmt w:val="bullet"/>
      <w:lvlText w:val="•"/>
      <w:lvlJc w:val="left"/>
      <w:pPr>
        <w:ind w:left="4574" w:hanging="257"/>
      </w:pPr>
      <w:rPr>
        <w:rFonts w:hint="default"/>
        <w:lang w:val="en-US" w:eastAsia="en-US" w:bidi="ar-SA"/>
      </w:rPr>
    </w:lvl>
    <w:lvl w:ilvl="8" w:tplc="DB247FF4">
      <w:numFmt w:val="bullet"/>
      <w:lvlText w:val="•"/>
      <w:lvlJc w:val="left"/>
      <w:pPr>
        <w:ind w:left="5176" w:hanging="257"/>
      </w:pPr>
      <w:rPr>
        <w:rFonts w:hint="default"/>
        <w:lang w:val="en-US" w:eastAsia="en-US" w:bidi="ar-SA"/>
      </w:rPr>
    </w:lvl>
  </w:abstractNum>
  <w:abstractNum w:abstractNumId="6" w15:restartNumberingAfterBreak="0">
    <w:nsid w:val="15B6188B"/>
    <w:multiLevelType w:val="hybridMultilevel"/>
    <w:tmpl w:val="7A1C1208"/>
    <w:lvl w:ilvl="0" w:tplc="3A9E271A">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6526EBC4">
      <w:numFmt w:val="bullet"/>
      <w:lvlText w:val="•"/>
      <w:lvlJc w:val="left"/>
      <w:pPr>
        <w:ind w:left="962" w:hanging="257"/>
      </w:pPr>
      <w:rPr>
        <w:rFonts w:hint="default"/>
        <w:lang w:val="en-US" w:eastAsia="en-US" w:bidi="ar-SA"/>
      </w:rPr>
    </w:lvl>
    <w:lvl w:ilvl="2" w:tplc="4C8ACAC4">
      <w:numFmt w:val="bullet"/>
      <w:lvlText w:val="•"/>
      <w:lvlJc w:val="left"/>
      <w:pPr>
        <w:ind w:left="1564" w:hanging="257"/>
      </w:pPr>
      <w:rPr>
        <w:rFonts w:hint="default"/>
        <w:lang w:val="en-US" w:eastAsia="en-US" w:bidi="ar-SA"/>
      </w:rPr>
    </w:lvl>
    <w:lvl w:ilvl="3" w:tplc="643E2E24">
      <w:numFmt w:val="bullet"/>
      <w:lvlText w:val="•"/>
      <w:lvlJc w:val="left"/>
      <w:pPr>
        <w:ind w:left="2166" w:hanging="257"/>
      </w:pPr>
      <w:rPr>
        <w:rFonts w:hint="default"/>
        <w:lang w:val="en-US" w:eastAsia="en-US" w:bidi="ar-SA"/>
      </w:rPr>
    </w:lvl>
    <w:lvl w:ilvl="4" w:tplc="99B42676">
      <w:numFmt w:val="bullet"/>
      <w:lvlText w:val="•"/>
      <w:lvlJc w:val="left"/>
      <w:pPr>
        <w:ind w:left="2768" w:hanging="257"/>
      </w:pPr>
      <w:rPr>
        <w:rFonts w:hint="default"/>
        <w:lang w:val="en-US" w:eastAsia="en-US" w:bidi="ar-SA"/>
      </w:rPr>
    </w:lvl>
    <w:lvl w:ilvl="5" w:tplc="CF4E8C0E">
      <w:numFmt w:val="bullet"/>
      <w:lvlText w:val="•"/>
      <w:lvlJc w:val="left"/>
      <w:pPr>
        <w:ind w:left="3370" w:hanging="257"/>
      </w:pPr>
      <w:rPr>
        <w:rFonts w:hint="default"/>
        <w:lang w:val="en-US" w:eastAsia="en-US" w:bidi="ar-SA"/>
      </w:rPr>
    </w:lvl>
    <w:lvl w:ilvl="6" w:tplc="75F002FC">
      <w:numFmt w:val="bullet"/>
      <w:lvlText w:val="•"/>
      <w:lvlJc w:val="left"/>
      <w:pPr>
        <w:ind w:left="3972" w:hanging="257"/>
      </w:pPr>
      <w:rPr>
        <w:rFonts w:hint="default"/>
        <w:lang w:val="en-US" w:eastAsia="en-US" w:bidi="ar-SA"/>
      </w:rPr>
    </w:lvl>
    <w:lvl w:ilvl="7" w:tplc="C78AADD2">
      <w:numFmt w:val="bullet"/>
      <w:lvlText w:val="•"/>
      <w:lvlJc w:val="left"/>
      <w:pPr>
        <w:ind w:left="4574" w:hanging="257"/>
      </w:pPr>
      <w:rPr>
        <w:rFonts w:hint="default"/>
        <w:lang w:val="en-US" w:eastAsia="en-US" w:bidi="ar-SA"/>
      </w:rPr>
    </w:lvl>
    <w:lvl w:ilvl="8" w:tplc="D492842E">
      <w:numFmt w:val="bullet"/>
      <w:lvlText w:val="•"/>
      <w:lvlJc w:val="left"/>
      <w:pPr>
        <w:ind w:left="5176" w:hanging="257"/>
      </w:pPr>
      <w:rPr>
        <w:rFonts w:hint="default"/>
        <w:lang w:val="en-US" w:eastAsia="en-US" w:bidi="ar-SA"/>
      </w:rPr>
    </w:lvl>
  </w:abstractNum>
  <w:abstractNum w:abstractNumId="7" w15:restartNumberingAfterBreak="0">
    <w:nsid w:val="1F327FE5"/>
    <w:multiLevelType w:val="hybridMultilevel"/>
    <w:tmpl w:val="AD9841E6"/>
    <w:lvl w:ilvl="0" w:tplc="609003C0">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3C12E8BC">
      <w:numFmt w:val="bullet"/>
      <w:lvlText w:val="•"/>
      <w:lvlJc w:val="left"/>
      <w:pPr>
        <w:ind w:left="496" w:hanging="257"/>
      </w:pPr>
      <w:rPr>
        <w:rFonts w:hint="default"/>
        <w:lang w:val="en-US" w:eastAsia="en-US" w:bidi="ar-SA"/>
      </w:rPr>
    </w:lvl>
    <w:lvl w:ilvl="2" w:tplc="1AC2F336">
      <w:numFmt w:val="bullet"/>
      <w:lvlText w:val="•"/>
      <w:lvlJc w:val="left"/>
      <w:pPr>
        <w:ind w:left="892" w:hanging="257"/>
      </w:pPr>
      <w:rPr>
        <w:rFonts w:hint="default"/>
        <w:lang w:val="en-US" w:eastAsia="en-US" w:bidi="ar-SA"/>
      </w:rPr>
    </w:lvl>
    <w:lvl w:ilvl="3" w:tplc="20AE340E">
      <w:numFmt w:val="bullet"/>
      <w:lvlText w:val="•"/>
      <w:lvlJc w:val="left"/>
      <w:pPr>
        <w:ind w:left="1288" w:hanging="257"/>
      </w:pPr>
      <w:rPr>
        <w:rFonts w:hint="default"/>
        <w:lang w:val="en-US" w:eastAsia="en-US" w:bidi="ar-SA"/>
      </w:rPr>
    </w:lvl>
    <w:lvl w:ilvl="4" w:tplc="613E08C6">
      <w:numFmt w:val="bullet"/>
      <w:lvlText w:val="•"/>
      <w:lvlJc w:val="left"/>
      <w:pPr>
        <w:ind w:left="1684" w:hanging="257"/>
      </w:pPr>
      <w:rPr>
        <w:rFonts w:hint="default"/>
        <w:lang w:val="en-US" w:eastAsia="en-US" w:bidi="ar-SA"/>
      </w:rPr>
    </w:lvl>
    <w:lvl w:ilvl="5" w:tplc="07C8E9AE">
      <w:numFmt w:val="bullet"/>
      <w:lvlText w:val="•"/>
      <w:lvlJc w:val="left"/>
      <w:pPr>
        <w:ind w:left="2080" w:hanging="257"/>
      </w:pPr>
      <w:rPr>
        <w:rFonts w:hint="default"/>
        <w:lang w:val="en-US" w:eastAsia="en-US" w:bidi="ar-SA"/>
      </w:rPr>
    </w:lvl>
    <w:lvl w:ilvl="6" w:tplc="6C56A3CA">
      <w:numFmt w:val="bullet"/>
      <w:lvlText w:val="•"/>
      <w:lvlJc w:val="left"/>
      <w:pPr>
        <w:ind w:left="2476" w:hanging="257"/>
      </w:pPr>
      <w:rPr>
        <w:rFonts w:hint="default"/>
        <w:lang w:val="en-US" w:eastAsia="en-US" w:bidi="ar-SA"/>
      </w:rPr>
    </w:lvl>
    <w:lvl w:ilvl="7" w:tplc="FAD8C7B2">
      <w:numFmt w:val="bullet"/>
      <w:lvlText w:val="•"/>
      <w:lvlJc w:val="left"/>
      <w:pPr>
        <w:ind w:left="2872" w:hanging="257"/>
      </w:pPr>
      <w:rPr>
        <w:rFonts w:hint="default"/>
        <w:lang w:val="en-US" w:eastAsia="en-US" w:bidi="ar-SA"/>
      </w:rPr>
    </w:lvl>
    <w:lvl w:ilvl="8" w:tplc="719AB7F6">
      <w:numFmt w:val="bullet"/>
      <w:lvlText w:val="•"/>
      <w:lvlJc w:val="left"/>
      <w:pPr>
        <w:ind w:left="3268" w:hanging="257"/>
      </w:pPr>
      <w:rPr>
        <w:rFonts w:hint="default"/>
        <w:lang w:val="en-US" w:eastAsia="en-US" w:bidi="ar-SA"/>
      </w:rPr>
    </w:lvl>
  </w:abstractNum>
  <w:abstractNum w:abstractNumId="8" w15:restartNumberingAfterBreak="0">
    <w:nsid w:val="31F36C62"/>
    <w:multiLevelType w:val="hybridMultilevel"/>
    <w:tmpl w:val="692E68A6"/>
    <w:lvl w:ilvl="0" w:tplc="03F67674">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A99089C6">
      <w:numFmt w:val="bullet"/>
      <w:lvlText w:val="•"/>
      <w:lvlJc w:val="left"/>
      <w:pPr>
        <w:ind w:left="962" w:hanging="257"/>
      </w:pPr>
      <w:rPr>
        <w:rFonts w:hint="default"/>
        <w:lang w:val="en-US" w:eastAsia="en-US" w:bidi="ar-SA"/>
      </w:rPr>
    </w:lvl>
    <w:lvl w:ilvl="2" w:tplc="F258AABA">
      <w:numFmt w:val="bullet"/>
      <w:lvlText w:val="•"/>
      <w:lvlJc w:val="left"/>
      <w:pPr>
        <w:ind w:left="1564" w:hanging="257"/>
      </w:pPr>
      <w:rPr>
        <w:rFonts w:hint="default"/>
        <w:lang w:val="en-US" w:eastAsia="en-US" w:bidi="ar-SA"/>
      </w:rPr>
    </w:lvl>
    <w:lvl w:ilvl="3" w:tplc="35EC1B42">
      <w:numFmt w:val="bullet"/>
      <w:lvlText w:val="•"/>
      <w:lvlJc w:val="left"/>
      <w:pPr>
        <w:ind w:left="2166" w:hanging="257"/>
      </w:pPr>
      <w:rPr>
        <w:rFonts w:hint="default"/>
        <w:lang w:val="en-US" w:eastAsia="en-US" w:bidi="ar-SA"/>
      </w:rPr>
    </w:lvl>
    <w:lvl w:ilvl="4" w:tplc="18BA1DC6">
      <w:numFmt w:val="bullet"/>
      <w:lvlText w:val="•"/>
      <w:lvlJc w:val="left"/>
      <w:pPr>
        <w:ind w:left="2768" w:hanging="257"/>
      </w:pPr>
      <w:rPr>
        <w:rFonts w:hint="default"/>
        <w:lang w:val="en-US" w:eastAsia="en-US" w:bidi="ar-SA"/>
      </w:rPr>
    </w:lvl>
    <w:lvl w:ilvl="5" w:tplc="A1EA1A46">
      <w:numFmt w:val="bullet"/>
      <w:lvlText w:val="•"/>
      <w:lvlJc w:val="left"/>
      <w:pPr>
        <w:ind w:left="3370" w:hanging="257"/>
      </w:pPr>
      <w:rPr>
        <w:rFonts w:hint="default"/>
        <w:lang w:val="en-US" w:eastAsia="en-US" w:bidi="ar-SA"/>
      </w:rPr>
    </w:lvl>
    <w:lvl w:ilvl="6" w:tplc="76A63A46">
      <w:numFmt w:val="bullet"/>
      <w:lvlText w:val="•"/>
      <w:lvlJc w:val="left"/>
      <w:pPr>
        <w:ind w:left="3972" w:hanging="257"/>
      </w:pPr>
      <w:rPr>
        <w:rFonts w:hint="default"/>
        <w:lang w:val="en-US" w:eastAsia="en-US" w:bidi="ar-SA"/>
      </w:rPr>
    </w:lvl>
    <w:lvl w:ilvl="7" w:tplc="DB24978A">
      <w:numFmt w:val="bullet"/>
      <w:lvlText w:val="•"/>
      <w:lvlJc w:val="left"/>
      <w:pPr>
        <w:ind w:left="4574" w:hanging="257"/>
      </w:pPr>
      <w:rPr>
        <w:rFonts w:hint="default"/>
        <w:lang w:val="en-US" w:eastAsia="en-US" w:bidi="ar-SA"/>
      </w:rPr>
    </w:lvl>
    <w:lvl w:ilvl="8" w:tplc="0FC2040A">
      <w:numFmt w:val="bullet"/>
      <w:lvlText w:val="•"/>
      <w:lvlJc w:val="left"/>
      <w:pPr>
        <w:ind w:left="5176" w:hanging="257"/>
      </w:pPr>
      <w:rPr>
        <w:rFonts w:hint="default"/>
        <w:lang w:val="en-US" w:eastAsia="en-US" w:bidi="ar-SA"/>
      </w:rPr>
    </w:lvl>
  </w:abstractNum>
  <w:abstractNum w:abstractNumId="9" w15:restartNumberingAfterBreak="0">
    <w:nsid w:val="32B46EBD"/>
    <w:multiLevelType w:val="hybridMultilevel"/>
    <w:tmpl w:val="26B41B48"/>
    <w:lvl w:ilvl="0" w:tplc="1874764C">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DA06C756">
      <w:numFmt w:val="bullet"/>
      <w:lvlText w:val="•"/>
      <w:lvlJc w:val="left"/>
      <w:pPr>
        <w:ind w:left="962" w:hanging="257"/>
      </w:pPr>
      <w:rPr>
        <w:rFonts w:hint="default"/>
        <w:lang w:val="en-US" w:eastAsia="en-US" w:bidi="ar-SA"/>
      </w:rPr>
    </w:lvl>
    <w:lvl w:ilvl="2" w:tplc="B7EC9024">
      <w:numFmt w:val="bullet"/>
      <w:lvlText w:val="•"/>
      <w:lvlJc w:val="left"/>
      <w:pPr>
        <w:ind w:left="1564" w:hanging="257"/>
      </w:pPr>
      <w:rPr>
        <w:rFonts w:hint="default"/>
        <w:lang w:val="en-US" w:eastAsia="en-US" w:bidi="ar-SA"/>
      </w:rPr>
    </w:lvl>
    <w:lvl w:ilvl="3" w:tplc="253010E2">
      <w:numFmt w:val="bullet"/>
      <w:lvlText w:val="•"/>
      <w:lvlJc w:val="left"/>
      <w:pPr>
        <w:ind w:left="2166" w:hanging="257"/>
      </w:pPr>
      <w:rPr>
        <w:rFonts w:hint="default"/>
        <w:lang w:val="en-US" w:eastAsia="en-US" w:bidi="ar-SA"/>
      </w:rPr>
    </w:lvl>
    <w:lvl w:ilvl="4" w:tplc="FD8696BE">
      <w:numFmt w:val="bullet"/>
      <w:lvlText w:val="•"/>
      <w:lvlJc w:val="left"/>
      <w:pPr>
        <w:ind w:left="2768" w:hanging="257"/>
      </w:pPr>
      <w:rPr>
        <w:rFonts w:hint="default"/>
        <w:lang w:val="en-US" w:eastAsia="en-US" w:bidi="ar-SA"/>
      </w:rPr>
    </w:lvl>
    <w:lvl w:ilvl="5" w:tplc="61BCF570">
      <w:numFmt w:val="bullet"/>
      <w:lvlText w:val="•"/>
      <w:lvlJc w:val="left"/>
      <w:pPr>
        <w:ind w:left="3370" w:hanging="257"/>
      </w:pPr>
      <w:rPr>
        <w:rFonts w:hint="default"/>
        <w:lang w:val="en-US" w:eastAsia="en-US" w:bidi="ar-SA"/>
      </w:rPr>
    </w:lvl>
    <w:lvl w:ilvl="6" w:tplc="8BC8E3A0">
      <w:numFmt w:val="bullet"/>
      <w:lvlText w:val="•"/>
      <w:lvlJc w:val="left"/>
      <w:pPr>
        <w:ind w:left="3972" w:hanging="257"/>
      </w:pPr>
      <w:rPr>
        <w:rFonts w:hint="default"/>
        <w:lang w:val="en-US" w:eastAsia="en-US" w:bidi="ar-SA"/>
      </w:rPr>
    </w:lvl>
    <w:lvl w:ilvl="7" w:tplc="F71A3C72">
      <w:numFmt w:val="bullet"/>
      <w:lvlText w:val="•"/>
      <w:lvlJc w:val="left"/>
      <w:pPr>
        <w:ind w:left="4574" w:hanging="257"/>
      </w:pPr>
      <w:rPr>
        <w:rFonts w:hint="default"/>
        <w:lang w:val="en-US" w:eastAsia="en-US" w:bidi="ar-SA"/>
      </w:rPr>
    </w:lvl>
    <w:lvl w:ilvl="8" w:tplc="470A9E6E">
      <w:numFmt w:val="bullet"/>
      <w:lvlText w:val="•"/>
      <w:lvlJc w:val="left"/>
      <w:pPr>
        <w:ind w:left="5176" w:hanging="257"/>
      </w:pPr>
      <w:rPr>
        <w:rFonts w:hint="default"/>
        <w:lang w:val="en-US" w:eastAsia="en-US" w:bidi="ar-SA"/>
      </w:rPr>
    </w:lvl>
  </w:abstractNum>
  <w:abstractNum w:abstractNumId="10" w15:restartNumberingAfterBreak="0">
    <w:nsid w:val="38457ECC"/>
    <w:multiLevelType w:val="hybridMultilevel"/>
    <w:tmpl w:val="662C0944"/>
    <w:lvl w:ilvl="0" w:tplc="CD0CFCA6">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134CCE8E">
      <w:numFmt w:val="bullet"/>
      <w:lvlText w:val="•"/>
      <w:lvlJc w:val="left"/>
      <w:pPr>
        <w:ind w:left="496" w:hanging="257"/>
      </w:pPr>
      <w:rPr>
        <w:rFonts w:hint="default"/>
        <w:lang w:val="en-US" w:eastAsia="en-US" w:bidi="ar-SA"/>
      </w:rPr>
    </w:lvl>
    <w:lvl w:ilvl="2" w:tplc="95461372">
      <w:numFmt w:val="bullet"/>
      <w:lvlText w:val="•"/>
      <w:lvlJc w:val="left"/>
      <w:pPr>
        <w:ind w:left="892" w:hanging="257"/>
      </w:pPr>
      <w:rPr>
        <w:rFonts w:hint="default"/>
        <w:lang w:val="en-US" w:eastAsia="en-US" w:bidi="ar-SA"/>
      </w:rPr>
    </w:lvl>
    <w:lvl w:ilvl="3" w:tplc="5FEC359C">
      <w:numFmt w:val="bullet"/>
      <w:lvlText w:val="•"/>
      <w:lvlJc w:val="left"/>
      <w:pPr>
        <w:ind w:left="1288" w:hanging="257"/>
      </w:pPr>
      <w:rPr>
        <w:rFonts w:hint="default"/>
        <w:lang w:val="en-US" w:eastAsia="en-US" w:bidi="ar-SA"/>
      </w:rPr>
    </w:lvl>
    <w:lvl w:ilvl="4" w:tplc="EF9CD3B8">
      <w:numFmt w:val="bullet"/>
      <w:lvlText w:val="•"/>
      <w:lvlJc w:val="left"/>
      <w:pPr>
        <w:ind w:left="1684" w:hanging="257"/>
      </w:pPr>
      <w:rPr>
        <w:rFonts w:hint="default"/>
        <w:lang w:val="en-US" w:eastAsia="en-US" w:bidi="ar-SA"/>
      </w:rPr>
    </w:lvl>
    <w:lvl w:ilvl="5" w:tplc="B0986EAE">
      <w:numFmt w:val="bullet"/>
      <w:lvlText w:val="•"/>
      <w:lvlJc w:val="left"/>
      <w:pPr>
        <w:ind w:left="2080" w:hanging="257"/>
      </w:pPr>
      <w:rPr>
        <w:rFonts w:hint="default"/>
        <w:lang w:val="en-US" w:eastAsia="en-US" w:bidi="ar-SA"/>
      </w:rPr>
    </w:lvl>
    <w:lvl w:ilvl="6" w:tplc="A63A8CCC">
      <w:numFmt w:val="bullet"/>
      <w:lvlText w:val="•"/>
      <w:lvlJc w:val="left"/>
      <w:pPr>
        <w:ind w:left="2476" w:hanging="257"/>
      </w:pPr>
      <w:rPr>
        <w:rFonts w:hint="default"/>
        <w:lang w:val="en-US" w:eastAsia="en-US" w:bidi="ar-SA"/>
      </w:rPr>
    </w:lvl>
    <w:lvl w:ilvl="7" w:tplc="F9002350">
      <w:numFmt w:val="bullet"/>
      <w:lvlText w:val="•"/>
      <w:lvlJc w:val="left"/>
      <w:pPr>
        <w:ind w:left="2872" w:hanging="257"/>
      </w:pPr>
      <w:rPr>
        <w:rFonts w:hint="default"/>
        <w:lang w:val="en-US" w:eastAsia="en-US" w:bidi="ar-SA"/>
      </w:rPr>
    </w:lvl>
    <w:lvl w:ilvl="8" w:tplc="0B4480E6">
      <w:numFmt w:val="bullet"/>
      <w:lvlText w:val="•"/>
      <w:lvlJc w:val="left"/>
      <w:pPr>
        <w:ind w:left="3268" w:hanging="257"/>
      </w:pPr>
      <w:rPr>
        <w:rFonts w:hint="default"/>
        <w:lang w:val="en-US" w:eastAsia="en-US" w:bidi="ar-SA"/>
      </w:rPr>
    </w:lvl>
  </w:abstractNum>
  <w:abstractNum w:abstractNumId="11" w15:restartNumberingAfterBreak="0">
    <w:nsid w:val="3C001C87"/>
    <w:multiLevelType w:val="hybridMultilevel"/>
    <w:tmpl w:val="38E2C674"/>
    <w:lvl w:ilvl="0" w:tplc="F8DCC952">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D7E2B8D6">
      <w:numFmt w:val="bullet"/>
      <w:lvlText w:val="•"/>
      <w:lvlJc w:val="left"/>
      <w:pPr>
        <w:ind w:left="962" w:hanging="257"/>
      </w:pPr>
      <w:rPr>
        <w:rFonts w:hint="default"/>
        <w:lang w:val="en-US" w:eastAsia="en-US" w:bidi="ar-SA"/>
      </w:rPr>
    </w:lvl>
    <w:lvl w:ilvl="2" w:tplc="81262032">
      <w:numFmt w:val="bullet"/>
      <w:lvlText w:val="•"/>
      <w:lvlJc w:val="left"/>
      <w:pPr>
        <w:ind w:left="1564" w:hanging="257"/>
      </w:pPr>
      <w:rPr>
        <w:rFonts w:hint="default"/>
        <w:lang w:val="en-US" w:eastAsia="en-US" w:bidi="ar-SA"/>
      </w:rPr>
    </w:lvl>
    <w:lvl w:ilvl="3" w:tplc="90AEEF7E">
      <w:numFmt w:val="bullet"/>
      <w:lvlText w:val="•"/>
      <w:lvlJc w:val="left"/>
      <w:pPr>
        <w:ind w:left="2166" w:hanging="257"/>
      </w:pPr>
      <w:rPr>
        <w:rFonts w:hint="default"/>
        <w:lang w:val="en-US" w:eastAsia="en-US" w:bidi="ar-SA"/>
      </w:rPr>
    </w:lvl>
    <w:lvl w:ilvl="4" w:tplc="752462FE">
      <w:numFmt w:val="bullet"/>
      <w:lvlText w:val="•"/>
      <w:lvlJc w:val="left"/>
      <w:pPr>
        <w:ind w:left="2768" w:hanging="257"/>
      </w:pPr>
      <w:rPr>
        <w:rFonts w:hint="default"/>
        <w:lang w:val="en-US" w:eastAsia="en-US" w:bidi="ar-SA"/>
      </w:rPr>
    </w:lvl>
    <w:lvl w:ilvl="5" w:tplc="48540FAE">
      <w:numFmt w:val="bullet"/>
      <w:lvlText w:val="•"/>
      <w:lvlJc w:val="left"/>
      <w:pPr>
        <w:ind w:left="3370" w:hanging="257"/>
      </w:pPr>
      <w:rPr>
        <w:rFonts w:hint="default"/>
        <w:lang w:val="en-US" w:eastAsia="en-US" w:bidi="ar-SA"/>
      </w:rPr>
    </w:lvl>
    <w:lvl w:ilvl="6" w:tplc="0BBEBFA2">
      <w:numFmt w:val="bullet"/>
      <w:lvlText w:val="•"/>
      <w:lvlJc w:val="left"/>
      <w:pPr>
        <w:ind w:left="3972" w:hanging="257"/>
      </w:pPr>
      <w:rPr>
        <w:rFonts w:hint="default"/>
        <w:lang w:val="en-US" w:eastAsia="en-US" w:bidi="ar-SA"/>
      </w:rPr>
    </w:lvl>
    <w:lvl w:ilvl="7" w:tplc="24F67C3C">
      <w:numFmt w:val="bullet"/>
      <w:lvlText w:val="•"/>
      <w:lvlJc w:val="left"/>
      <w:pPr>
        <w:ind w:left="4574" w:hanging="257"/>
      </w:pPr>
      <w:rPr>
        <w:rFonts w:hint="default"/>
        <w:lang w:val="en-US" w:eastAsia="en-US" w:bidi="ar-SA"/>
      </w:rPr>
    </w:lvl>
    <w:lvl w:ilvl="8" w:tplc="6F06CF70">
      <w:numFmt w:val="bullet"/>
      <w:lvlText w:val="•"/>
      <w:lvlJc w:val="left"/>
      <w:pPr>
        <w:ind w:left="5176" w:hanging="257"/>
      </w:pPr>
      <w:rPr>
        <w:rFonts w:hint="default"/>
        <w:lang w:val="en-US" w:eastAsia="en-US" w:bidi="ar-SA"/>
      </w:rPr>
    </w:lvl>
  </w:abstractNum>
  <w:abstractNum w:abstractNumId="12" w15:restartNumberingAfterBreak="0">
    <w:nsid w:val="3E6A3131"/>
    <w:multiLevelType w:val="hybridMultilevel"/>
    <w:tmpl w:val="A80AF782"/>
    <w:lvl w:ilvl="0" w:tplc="CC2A17D6">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F52EA85A">
      <w:numFmt w:val="bullet"/>
      <w:lvlText w:val="•"/>
      <w:lvlJc w:val="left"/>
      <w:pPr>
        <w:ind w:left="496" w:hanging="257"/>
      </w:pPr>
      <w:rPr>
        <w:rFonts w:hint="default"/>
        <w:lang w:val="en-US" w:eastAsia="en-US" w:bidi="ar-SA"/>
      </w:rPr>
    </w:lvl>
    <w:lvl w:ilvl="2" w:tplc="1F6CDBB6">
      <w:numFmt w:val="bullet"/>
      <w:lvlText w:val="•"/>
      <w:lvlJc w:val="left"/>
      <w:pPr>
        <w:ind w:left="892" w:hanging="257"/>
      </w:pPr>
      <w:rPr>
        <w:rFonts w:hint="default"/>
        <w:lang w:val="en-US" w:eastAsia="en-US" w:bidi="ar-SA"/>
      </w:rPr>
    </w:lvl>
    <w:lvl w:ilvl="3" w:tplc="75A60686">
      <w:numFmt w:val="bullet"/>
      <w:lvlText w:val="•"/>
      <w:lvlJc w:val="left"/>
      <w:pPr>
        <w:ind w:left="1288" w:hanging="257"/>
      </w:pPr>
      <w:rPr>
        <w:rFonts w:hint="default"/>
        <w:lang w:val="en-US" w:eastAsia="en-US" w:bidi="ar-SA"/>
      </w:rPr>
    </w:lvl>
    <w:lvl w:ilvl="4" w:tplc="95E03EEE">
      <w:numFmt w:val="bullet"/>
      <w:lvlText w:val="•"/>
      <w:lvlJc w:val="left"/>
      <w:pPr>
        <w:ind w:left="1684" w:hanging="257"/>
      </w:pPr>
      <w:rPr>
        <w:rFonts w:hint="default"/>
        <w:lang w:val="en-US" w:eastAsia="en-US" w:bidi="ar-SA"/>
      </w:rPr>
    </w:lvl>
    <w:lvl w:ilvl="5" w:tplc="9B385526">
      <w:numFmt w:val="bullet"/>
      <w:lvlText w:val="•"/>
      <w:lvlJc w:val="left"/>
      <w:pPr>
        <w:ind w:left="2080" w:hanging="257"/>
      </w:pPr>
      <w:rPr>
        <w:rFonts w:hint="default"/>
        <w:lang w:val="en-US" w:eastAsia="en-US" w:bidi="ar-SA"/>
      </w:rPr>
    </w:lvl>
    <w:lvl w:ilvl="6" w:tplc="14348F98">
      <w:numFmt w:val="bullet"/>
      <w:lvlText w:val="•"/>
      <w:lvlJc w:val="left"/>
      <w:pPr>
        <w:ind w:left="2476" w:hanging="257"/>
      </w:pPr>
      <w:rPr>
        <w:rFonts w:hint="default"/>
        <w:lang w:val="en-US" w:eastAsia="en-US" w:bidi="ar-SA"/>
      </w:rPr>
    </w:lvl>
    <w:lvl w:ilvl="7" w:tplc="66984888">
      <w:numFmt w:val="bullet"/>
      <w:lvlText w:val="•"/>
      <w:lvlJc w:val="left"/>
      <w:pPr>
        <w:ind w:left="2872" w:hanging="257"/>
      </w:pPr>
      <w:rPr>
        <w:rFonts w:hint="default"/>
        <w:lang w:val="en-US" w:eastAsia="en-US" w:bidi="ar-SA"/>
      </w:rPr>
    </w:lvl>
    <w:lvl w:ilvl="8" w:tplc="0400ABEC">
      <w:numFmt w:val="bullet"/>
      <w:lvlText w:val="•"/>
      <w:lvlJc w:val="left"/>
      <w:pPr>
        <w:ind w:left="3268" w:hanging="257"/>
      </w:pPr>
      <w:rPr>
        <w:rFonts w:hint="default"/>
        <w:lang w:val="en-US" w:eastAsia="en-US" w:bidi="ar-SA"/>
      </w:rPr>
    </w:lvl>
  </w:abstractNum>
  <w:abstractNum w:abstractNumId="13" w15:restartNumberingAfterBreak="0">
    <w:nsid w:val="3FA44805"/>
    <w:multiLevelType w:val="hybridMultilevel"/>
    <w:tmpl w:val="378C6DD2"/>
    <w:lvl w:ilvl="0" w:tplc="68C6D7C6">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68E0E490">
      <w:numFmt w:val="bullet"/>
      <w:lvlText w:val="•"/>
      <w:lvlJc w:val="left"/>
      <w:pPr>
        <w:ind w:left="962" w:hanging="257"/>
      </w:pPr>
      <w:rPr>
        <w:rFonts w:hint="default"/>
        <w:lang w:val="en-US" w:eastAsia="en-US" w:bidi="ar-SA"/>
      </w:rPr>
    </w:lvl>
    <w:lvl w:ilvl="2" w:tplc="293EAC92">
      <w:numFmt w:val="bullet"/>
      <w:lvlText w:val="•"/>
      <w:lvlJc w:val="left"/>
      <w:pPr>
        <w:ind w:left="1564" w:hanging="257"/>
      </w:pPr>
      <w:rPr>
        <w:rFonts w:hint="default"/>
        <w:lang w:val="en-US" w:eastAsia="en-US" w:bidi="ar-SA"/>
      </w:rPr>
    </w:lvl>
    <w:lvl w:ilvl="3" w:tplc="DC681408">
      <w:numFmt w:val="bullet"/>
      <w:lvlText w:val="•"/>
      <w:lvlJc w:val="left"/>
      <w:pPr>
        <w:ind w:left="2166" w:hanging="257"/>
      </w:pPr>
      <w:rPr>
        <w:rFonts w:hint="default"/>
        <w:lang w:val="en-US" w:eastAsia="en-US" w:bidi="ar-SA"/>
      </w:rPr>
    </w:lvl>
    <w:lvl w:ilvl="4" w:tplc="E8E6877E">
      <w:numFmt w:val="bullet"/>
      <w:lvlText w:val="•"/>
      <w:lvlJc w:val="left"/>
      <w:pPr>
        <w:ind w:left="2768" w:hanging="257"/>
      </w:pPr>
      <w:rPr>
        <w:rFonts w:hint="default"/>
        <w:lang w:val="en-US" w:eastAsia="en-US" w:bidi="ar-SA"/>
      </w:rPr>
    </w:lvl>
    <w:lvl w:ilvl="5" w:tplc="776AC16C">
      <w:numFmt w:val="bullet"/>
      <w:lvlText w:val="•"/>
      <w:lvlJc w:val="left"/>
      <w:pPr>
        <w:ind w:left="3370" w:hanging="257"/>
      </w:pPr>
      <w:rPr>
        <w:rFonts w:hint="default"/>
        <w:lang w:val="en-US" w:eastAsia="en-US" w:bidi="ar-SA"/>
      </w:rPr>
    </w:lvl>
    <w:lvl w:ilvl="6" w:tplc="DA56CB4E">
      <w:numFmt w:val="bullet"/>
      <w:lvlText w:val="•"/>
      <w:lvlJc w:val="left"/>
      <w:pPr>
        <w:ind w:left="3972" w:hanging="257"/>
      </w:pPr>
      <w:rPr>
        <w:rFonts w:hint="default"/>
        <w:lang w:val="en-US" w:eastAsia="en-US" w:bidi="ar-SA"/>
      </w:rPr>
    </w:lvl>
    <w:lvl w:ilvl="7" w:tplc="E8687F96">
      <w:numFmt w:val="bullet"/>
      <w:lvlText w:val="•"/>
      <w:lvlJc w:val="left"/>
      <w:pPr>
        <w:ind w:left="4574" w:hanging="257"/>
      </w:pPr>
      <w:rPr>
        <w:rFonts w:hint="default"/>
        <w:lang w:val="en-US" w:eastAsia="en-US" w:bidi="ar-SA"/>
      </w:rPr>
    </w:lvl>
    <w:lvl w:ilvl="8" w:tplc="43742128">
      <w:numFmt w:val="bullet"/>
      <w:lvlText w:val="•"/>
      <w:lvlJc w:val="left"/>
      <w:pPr>
        <w:ind w:left="5176" w:hanging="257"/>
      </w:pPr>
      <w:rPr>
        <w:rFonts w:hint="default"/>
        <w:lang w:val="en-US" w:eastAsia="en-US" w:bidi="ar-SA"/>
      </w:rPr>
    </w:lvl>
  </w:abstractNum>
  <w:abstractNum w:abstractNumId="14" w15:restartNumberingAfterBreak="0">
    <w:nsid w:val="62AB756E"/>
    <w:multiLevelType w:val="hybridMultilevel"/>
    <w:tmpl w:val="89D2C5BC"/>
    <w:lvl w:ilvl="0" w:tplc="69F2C1F2">
      <w:start w:val="1"/>
      <w:numFmt w:val="decimal"/>
      <w:lvlText w:val="%1)"/>
      <w:lvlJc w:val="left"/>
      <w:pPr>
        <w:ind w:left="95" w:hanging="257"/>
      </w:pPr>
      <w:rPr>
        <w:rFonts w:ascii="Arial" w:eastAsia="Arial" w:hAnsi="Arial" w:cs="Arial" w:hint="default"/>
        <w:b w:val="0"/>
        <w:bCs w:val="0"/>
        <w:i w:val="0"/>
        <w:iCs w:val="0"/>
        <w:color w:val="365E91"/>
        <w:spacing w:val="0"/>
        <w:w w:val="100"/>
        <w:sz w:val="22"/>
        <w:szCs w:val="22"/>
        <w:lang w:val="en-US" w:eastAsia="en-US" w:bidi="ar-SA"/>
      </w:rPr>
    </w:lvl>
    <w:lvl w:ilvl="1" w:tplc="195C61AA">
      <w:numFmt w:val="bullet"/>
      <w:lvlText w:val="•"/>
      <w:lvlJc w:val="left"/>
      <w:pPr>
        <w:ind w:left="496" w:hanging="257"/>
      </w:pPr>
      <w:rPr>
        <w:rFonts w:hint="default"/>
        <w:lang w:val="en-US" w:eastAsia="en-US" w:bidi="ar-SA"/>
      </w:rPr>
    </w:lvl>
    <w:lvl w:ilvl="2" w:tplc="4C7EFF56">
      <w:numFmt w:val="bullet"/>
      <w:lvlText w:val="•"/>
      <w:lvlJc w:val="left"/>
      <w:pPr>
        <w:ind w:left="892" w:hanging="257"/>
      </w:pPr>
      <w:rPr>
        <w:rFonts w:hint="default"/>
        <w:lang w:val="en-US" w:eastAsia="en-US" w:bidi="ar-SA"/>
      </w:rPr>
    </w:lvl>
    <w:lvl w:ilvl="3" w:tplc="3982BF32">
      <w:numFmt w:val="bullet"/>
      <w:lvlText w:val="•"/>
      <w:lvlJc w:val="left"/>
      <w:pPr>
        <w:ind w:left="1288" w:hanging="257"/>
      </w:pPr>
      <w:rPr>
        <w:rFonts w:hint="default"/>
        <w:lang w:val="en-US" w:eastAsia="en-US" w:bidi="ar-SA"/>
      </w:rPr>
    </w:lvl>
    <w:lvl w:ilvl="4" w:tplc="56009AD4">
      <w:numFmt w:val="bullet"/>
      <w:lvlText w:val="•"/>
      <w:lvlJc w:val="left"/>
      <w:pPr>
        <w:ind w:left="1684" w:hanging="257"/>
      </w:pPr>
      <w:rPr>
        <w:rFonts w:hint="default"/>
        <w:lang w:val="en-US" w:eastAsia="en-US" w:bidi="ar-SA"/>
      </w:rPr>
    </w:lvl>
    <w:lvl w:ilvl="5" w:tplc="435CAFD0">
      <w:numFmt w:val="bullet"/>
      <w:lvlText w:val="•"/>
      <w:lvlJc w:val="left"/>
      <w:pPr>
        <w:ind w:left="2080" w:hanging="257"/>
      </w:pPr>
      <w:rPr>
        <w:rFonts w:hint="default"/>
        <w:lang w:val="en-US" w:eastAsia="en-US" w:bidi="ar-SA"/>
      </w:rPr>
    </w:lvl>
    <w:lvl w:ilvl="6" w:tplc="5204EEE2">
      <w:numFmt w:val="bullet"/>
      <w:lvlText w:val="•"/>
      <w:lvlJc w:val="left"/>
      <w:pPr>
        <w:ind w:left="2476" w:hanging="257"/>
      </w:pPr>
      <w:rPr>
        <w:rFonts w:hint="default"/>
        <w:lang w:val="en-US" w:eastAsia="en-US" w:bidi="ar-SA"/>
      </w:rPr>
    </w:lvl>
    <w:lvl w:ilvl="7" w:tplc="F59E6136">
      <w:numFmt w:val="bullet"/>
      <w:lvlText w:val="•"/>
      <w:lvlJc w:val="left"/>
      <w:pPr>
        <w:ind w:left="2872" w:hanging="257"/>
      </w:pPr>
      <w:rPr>
        <w:rFonts w:hint="default"/>
        <w:lang w:val="en-US" w:eastAsia="en-US" w:bidi="ar-SA"/>
      </w:rPr>
    </w:lvl>
    <w:lvl w:ilvl="8" w:tplc="AEFC8E50">
      <w:numFmt w:val="bullet"/>
      <w:lvlText w:val="•"/>
      <w:lvlJc w:val="left"/>
      <w:pPr>
        <w:ind w:left="3268" w:hanging="257"/>
      </w:pPr>
      <w:rPr>
        <w:rFonts w:hint="default"/>
        <w:lang w:val="en-US" w:eastAsia="en-US" w:bidi="ar-SA"/>
      </w:rPr>
    </w:lvl>
  </w:abstractNum>
  <w:abstractNum w:abstractNumId="15" w15:restartNumberingAfterBreak="0">
    <w:nsid w:val="64DD3562"/>
    <w:multiLevelType w:val="hybridMultilevel"/>
    <w:tmpl w:val="5040FE2A"/>
    <w:lvl w:ilvl="0" w:tplc="4B4AE92A">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73BEE382">
      <w:numFmt w:val="bullet"/>
      <w:lvlText w:val="•"/>
      <w:lvlJc w:val="left"/>
      <w:pPr>
        <w:ind w:left="962" w:hanging="257"/>
      </w:pPr>
      <w:rPr>
        <w:rFonts w:hint="default"/>
        <w:lang w:val="en-US" w:eastAsia="en-US" w:bidi="ar-SA"/>
      </w:rPr>
    </w:lvl>
    <w:lvl w:ilvl="2" w:tplc="8B9C4CEE">
      <w:numFmt w:val="bullet"/>
      <w:lvlText w:val="•"/>
      <w:lvlJc w:val="left"/>
      <w:pPr>
        <w:ind w:left="1564" w:hanging="257"/>
      </w:pPr>
      <w:rPr>
        <w:rFonts w:hint="default"/>
        <w:lang w:val="en-US" w:eastAsia="en-US" w:bidi="ar-SA"/>
      </w:rPr>
    </w:lvl>
    <w:lvl w:ilvl="3" w:tplc="CD0AB6F0">
      <w:numFmt w:val="bullet"/>
      <w:lvlText w:val="•"/>
      <w:lvlJc w:val="left"/>
      <w:pPr>
        <w:ind w:left="2166" w:hanging="257"/>
      </w:pPr>
      <w:rPr>
        <w:rFonts w:hint="default"/>
        <w:lang w:val="en-US" w:eastAsia="en-US" w:bidi="ar-SA"/>
      </w:rPr>
    </w:lvl>
    <w:lvl w:ilvl="4" w:tplc="A70CEA8C">
      <w:numFmt w:val="bullet"/>
      <w:lvlText w:val="•"/>
      <w:lvlJc w:val="left"/>
      <w:pPr>
        <w:ind w:left="2768" w:hanging="257"/>
      </w:pPr>
      <w:rPr>
        <w:rFonts w:hint="default"/>
        <w:lang w:val="en-US" w:eastAsia="en-US" w:bidi="ar-SA"/>
      </w:rPr>
    </w:lvl>
    <w:lvl w:ilvl="5" w:tplc="96966D10">
      <w:numFmt w:val="bullet"/>
      <w:lvlText w:val="•"/>
      <w:lvlJc w:val="left"/>
      <w:pPr>
        <w:ind w:left="3370" w:hanging="257"/>
      </w:pPr>
      <w:rPr>
        <w:rFonts w:hint="default"/>
        <w:lang w:val="en-US" w:eastAsia="en-US" w:bidi="ar-SA"/>
      </w:rPr>
    </w:lvl>
    <w:lvl w:ilvl="6" w:tplc="7D1658DA">
      <w:numFmt w:val="bullet"/>
      <w:lvlText w:val="•"/>
      <w:lvlJc w:val="left"/>
      <w:pPr>
        <w:ind w:left="3972" w:hanging="257"/>
      </w:pPr>
      <w:rPr>
        <w:rFonts w:hint="default"/>
        <w:lang w:val="en-US" w:eastAsia="en-US" w:bidi="ar-SA"/>
      </w:rPr>
    </w:lvl>
    <w:lvl w:ilvl="7" w:tplc="0180E422">
      <w:numFmt w:val="bullet"/>
      <w:lvlText w:val="•"/>
      <w:lvlJc w:val="left"/>
      <w:pPr>
        <w:ind w:left="4574" w:hanging="257"/>
      </w:pPr>
      <w:rPr>
        <w:rFonts w:hint="default"/>
        <w:lang w:val="en-US" w:eastAsia="en-US" w:bidi="ar-SA"/>
      </w:rPr>
    </w:lvl>
    <w:lvl w:ilvl="8" w:tplc="A7DE5C64">
      <w:numFmt w:val="bullet"/>
      <w:lvlText w:val="•"/>
      <w:lvlJc w:val="left"/>
      <w:pPr>
        <w:ind w:left="5176" w:hanging="257"/>
      </w:pPr>
      <w:rPr>
        <w:rFonts w:hint="default"/>
        <w:lang w:val="en-US" w:eastAsia="en-US" w:bidi="ar-SA"/>
      </w:rPr>
    </w:lvl>
  </w:abstractNum>
  <w:abstractNum w:abstractNumId="16" w15:restartNumberingAfterBreak="0">
    <w:nsid w:val="6A6F6E5C"/>
    <w:multiLevelType w:val="hybridMultilevel"/>
    <w:tmpl w:val="37529A36"/>
    <w:lvl w:ilvl="0" w:tplc="95F2CD7A">
      <w:start w:val="1"/>
      <w:numFmt w:val="decimal"/>
      <w:lvlText w:val="%1)"/>
      <w:lvlJc w:val="left"/>
      <w:pPr>
        <w:ind w:left="351" w:hanging="257"/>
      </w:pPr>
      <w:rPr>
        <w:rFonts w:ascii="Arial" w:eastAsia="Arial" w:hAnsi="Arial" w:cs="Arial" w:hint="default"/>
        <w:b w:val="0"/>
        <w:bCs w:val="0"/>
        <w:i w:val="0"/>
        <w:iCs w:val="0"/>
        <w:color w:val="365E91"/>
        <w:spacing w:val="0"/>
        <w:w w:val="100"/>
        <w:sz w:val="22"/>
        <w:szCs w:val="22"/>
        <w:lang w:val="en-US" w:eastAsia="en-US" w:bidi="ar-SA"/>
      </w:rPr>
    </w:lvl>
    <w:lvl w:ilvl="1" w:tplc="80EC3F40">
      <w:numFmt w:val="bullet"/>
      <w:lvlText w:val="•"/>
      <w:lvlJc w:val="left"/>
      <w:pPr>
        <w:ind w:left="962" w:hanging="257"/>
      </w:pPr>
      <w:rPr>
        <w:rFonts w:hint="default"/>
        <w:lang w:val="en-US" w:eastAsia="en-US" w:bidi="ar-SA"/>
      </w:rPr>
    </w:lvl>
    <w:lvl w:ilvl="2" w:tplc="FC921974">
      <w:numFmt w:val="bullet"/>
      <w:lvlText w:val="•"/>
      <w:lvlJc w:val="left"/>
      <w:pPr>
        <w:ind w:left="1564" w:hanging="257"/>
      </w:pPr>
      <w:rPr>
        <w:rFonts w:hint="default"/>
        <w:lang w:val="en-US" w:eastAsia="en-US" w:bidi="ar-SA"/>
      </w:rPr>
    </w:lvl>
    <w:lvl w:ilvl="3" w:tplc="E800F666">
      <w:numFmt w:val="bullet"/>
      <w:lvlText w:val="•"/>
      <w:lvlJc w:val="left"/>
      <w:pPr>
        <w:ind w:left="2166" w:hanging="257"/>
      </w:pPr>
      <w:rPr>
        <w:rFonts w:hint="default"/>
        <w:lang w:val="en-US" w:eastAsia="en-US" w:bidi="ar-SA"/>
      </w:rPr>
    </w:lvl>
    <w:lvl w:ilvl="4" w:tplc="726E7C42">
      <w:numFmt w:val="bullet"/>
      <w:lvlText w:val="•"/>
      <w:lvlJc w:val="left"/>
      <w:pPr>
        <w:ind w:left="2768" w:hanging="257"/>
      </w:pPr>
      <w:rPr>
        <w:rFonts w:hint="default"/>
        <w:lang w:val="en-US" w:eastAsia="en-US" w:bidi="ar-SA"/>
      </w:rPr>
    </w:lvl>
    <w:lvl w:ilvl="5" w:tplc="67CC560C">
      <w:numFmt w:val="bullet"/>
      <w:lvlText w:val="•"/>
      <w:lvlJc w:val="left"/>
      <w:pPr>
        <w:ind w:left="3370" w:hanging="257"/>
      </w:pPr>
      <w:rPr>
        <w:rFonts w:hint="default"/>
        <w:lang w:val="en-US" w:eastAsia="en-US" w:bidi="ar-SA"/>
      </w:rPr>
    </w:lvl>
    <w:lvl w:ilvl="6" w:tplc="8416CCA8">
      <w:numFmt w:val="bullet"/>
      <w:lvlText w:val="•"/>
      <w:lvlJc w:val="left"/>
      <w:pPr>
        <w:ind w:left="3972" w:hanging="257"/>
      </w:pPr>
      <w:rPr>
        <w:rFonts w:hint="default"/>
        <w:lang w:val="en-US" w:eastAsia="en-US" w:bidi="ar-SA"/>
      </w:rPr>
    </w:lvl>
    <w:lvl w:ilvl="7" w:tplc="E4C86656">
      <w:numFmt w:val="bullet"/>
      <w:lvlText w:val="•"/>
      <w:lvlJc w:val="left"/>
      <w:pPr>
        <w:ind w:left="4574" w:hanging="257"/>
      </w:pPr>
      <w:rPr>
        <w:rFonts w:hint="default"/>
        <w:lang w:val="en-US" w:eastAsia="en-US" w:bidi="ar-SA"/>
      </w:rPr>
    </w:lvl>
    <w:lvl w:ilvl="8" w:tplc="79A2BCCC">
      <w:numFmt w:val="bullet"/>
      <w:lvlText w:val="•"/>
      <w:lvlJc w:val="left"/>
      <w:pPr>
        <w:ind w:left="5176" w:hanging="257"/>
      </w:pPr>
      <w:rPr>
        <w:rFonts w:hint="default"/>
        <w:lang w:val="en-US" w:eastAsia="en-US" w:bidi="ar-SA"/>
      </w:rPr>
    </w:lvl>
  </w:abstractNum>
  <w:num w:numId="1" w16cid:durableId="2066760217">
    <w:abstractNumId w:val="5"/>
  </w:num>
  <w:num w:numId="2" w16cid:durableId="2117212906">
    <w:abstractNumId w:val="3"/>
  </w:num>
  <w:num w:numId="3" w16cid:durableId="1177034572">
    <w:abstractNumId w:val="15"/>
  </w:num>
  <w:num w:numId="4" w16cid:durableId="775639704">
    <w:abstractNumId w:val="1"/>
  </w:num>
  <w:num w:numId="5" w16cid:durableId="26566856">
    <w:abstractNumId w:val="6"/>
  </w:num>
  <w:num w:numId="6" w16cid:durableId="1744137704">
    <w:abstractNumId w:val="4"/>
  </w:num>
  <w:num w:numId="7" w16cid:durableId="1173225741">
    <w:abstractNumId w:val="9"/>
  </w:num>
  <w:num w:numId="8" w16cid:durableId="1631132914">
    <w:abstractNumId w:val="10"/>
  </w:num>
  <w:num w:numId="9" w16cid:durableId="1635479588">
    <w:abstractNumId w:val="11"/>
  </w:num>
  <w:num w:numId="10" w16cid:durableId="322586879">
    <w:abstractNumId w:val="0"/>
  </w:num>
  <w:num w:numId="11" w16cid:durableId="1528592362">
    <w:abstractNumId w:val="16"/>
  </w:num>
  <w:num w:numId="12" w16cid:durableId="522090079">
    <w:abstractNumId w:val="7"/>
  </w:num>
  <w:num w:numId="13" w16cid:durableId="1215511031">
    <w:abstractNumId w:val="8"/>
  </w:num>
  <w:num w:numId="14" w16cid:durableId="104081389">
    <w:abstractNumId w:val="14"/>
  </w:num>
  <w:num w:numId="15" w16cid:durableId="620306763">
    <w:abstractNumId w:val="13"/>
  </w:num>
  <w:num w:numId="16" w16cid:durableId="1120681725">
    <w:abstractNumId w:val="12"/>
  </w:num>
  <w:num w:numId="17" w16cid:durableId="1606881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removePersonalInformation/>
  <w:removeDateAndTime/>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F6"/>
    <w:rsid w:val="000233F7"/>
    <w:rsid w:val="00024B50"/>
    <w:rsid w:val="00035CA2"/>
    <w:rsid w:val="00037844"/>
    <w:rsid w:val="00050219"/>
    <w:rsid w:val="000519B0"/>
    <w:rsid w:val="000622E8"/>
    <w:rsid w:val="00081292"/>
    <w:rsid w:val="0009250A"/>
    <w:rsid w:val="00096087"/>
    <w:rsid w:val="000A4D25"/>
    <w:rsid w:val="000B1E4A"/>
    <w:rsid w:val="000B658F"/>
    <w:rsid w:val="000C0401"/>
    <w:rsid w:val="000C13AA"/>
    <w:rsid w:val="000C2485"/>
    <w:rsid w:val="000D1E0A"/>
    <w:rsid w:val="00106692"/>
    <w:rsid w:val="001124C2"/>
    <w:rsid w:val="00113B7C"/>
    <w:rsid w:val="00130318"/>
    <w:rsid w:val="00132D8C"/>
    <w:rsid w:val="00133118"/>
    <w:rsid w:val="00133369"/>
    <w:rsid w:val="00135D8E"/>
    <w:rsid w:val="00146873"/>
    <w:rsid w:val="00147FD4"/>
    <w:rsid w:val="00150CE6"/>
    <w:rsid w:val="00174964"/>
    <w:rsid w:val="00175076"/>
    <w:rsid w:val="00180502"/>
    <w:rsid w:val="00183F30"/>
    <w:rsid w:val="001A0E9C"/>
    <w:rsid w:val="001E5BEE"/>
    <w:rsid w:val="001E67E5"/>
    <w:rsid w:val="001E6E8C"/>
    <w:rsid w:val="001F2486"/>
    <w:rsid w:val="00220417"/>
    <w:rsid w:val="0022623C"/>
    <w:rsid w:val="00231A7D"/>
    <w:rsid w:val="002437CC"/>
    <w:rsid w:val="0027165D"/>
    <w:rsid w:val="00290D1E"/>
    <w:rsid w:val="002B2133"/>
    <w:rsid w:val="002B3841"/>
    <w:rsid w:val="002C0970"/>
    <w:rsid w:val="002C311C"/>
    <w:rsid w:val="002C7F80"/>
    <w:rsid w:val="00302193"/>
    <w:rsid w:val="003067F6"/>
    <w:rsid w:val="003225AC"/>
    <w:rsid w:val="00334A01"/>
    <w:rsid w:val="0034481A"/>
    <w:rsid w:val="0035787A"/>
    <w:rsid w:val="003744CD"/>
    <w:rsid w:val="003770B0"/>
    <w:rsid w:val="00381784"/>
    <w:rsid w:val="00391DBA"/>
    <w:rsid w:val="003B19D9"/>
    <w:rsid w:val="003D73E0"/>
    <w:rsid w:val="003F2E37"/>
    <w:rsid w:val="0040231B"/>
    <w:rsid w:val="00421FD8"/>
    <w:rsid w:val="004332E9"/>
    <w:rsid w:val="004560F6"/>
    <w:rsid w:val="0045629A"/>
    <w:rsid w:val="00485EC6"/>
    <w:rsid w:val="004932E3"/>
    <w:rsid w:val="004962D0"/>
    <w:rsid w:val="004C1A01"/>
    <w:rsid w:val="004C2CFE"/>
    <w:rsid w:val="004C4415"/>
    <w:rsid w:val="004C546F"/>
    <w:rsid w:val="004D05C4"/>
    <w:rsid w:val="004D20EB"/>
    <w:rsid w:val="004D2CD7"/>
    <w:rsid w:val="004D73D6"/>
    <w:rsid w:val="004E2880"/>
    <w:rsid w:val="004E31EC"/>
    <w:rsid w:val="004E5A4E"/>
    <w:rsid w:val="004F020C"/>
    <w:rsid w:val="00503CBB"/>
    <w:rsid w:val="0051480D"/>
    <w:rsid w:val="005265CB"/>
    <w:rsid w:val="00550802"/>
    <w:rsid w:val="005518D8"/>
    <w:rsid w:val="00551F53"/>
    <w:rsid w:val="005539A1"/>
    <w:rsid w:val="00564224"/>
    <w:rsid w:val="00574BBF"/>
    <w:rsid w:val="005804D8"/>
    <w:rsid w:val="005C1EDF"/>
    <w:rsid w:val="006041F5"/>
    <w:rsid w:val="00605513"/>
    <w:rsid w:val="006235A0"/>
    <w:rsid w:val="00646685"/>
    <w:rsid w:val="006724C3"/>
    <w:rsid w:val="00672853"/>
    <w:rsid w:val="006A542D"/>
    <w:rsid w:val="006A65EE"/>
    <w:rsid w:val="006B2BBC"/>
    <w:rsid w:val="006B2E8A"/>
    <w:rsid w:val="006D0C37"/>
    <w:rsid w:val="006D2371"/>
    <w:rsid w:val="00704A1C"/>
    <w:rsid w:val="00705F8B"/>
    <w:rsid w:val="00715984"/>
    <w:rsid w:val="00717008"/>
    <w:rsid w:val="00725DCC"/>
    <w:rsid w:val="00744AFF"/>
    <w:rsid w:val="00754540"/>
    <w:rsid w:val="00763658"/>
    <w:rsid w:val="007637C1"/>
    <w:rsid w:val="00766FB3"/>
    <w:rsid w:val="00775008"/>
    <w:rsid w:val="007835FD"/>
    <w:rsid w:val="00787817"/>
    <w:rsid w:val="00793355"/>
    <w:rsid w:val="007A2139"/>
    <w:rsid w:val="007A3583"/>
    <w:rsid w:val="007B32EF"/>
    <w:rsid w:val="007B423B"/>
    <w:rsid w:val="007C2DC0"/>
    <w:rsid w:val="007E048E"/>
    <w:rsid w:val="007E2CFB"/>
    <w:rsid w:val="007E5209"/>
    <w:rsid w:val="00801727"/>
    <w:rsid w:val="00813108"/>
    <w:rsid w:val="00816731"/>
    <w:rsid w:val="008177D6"/>
    <w:rsid w:val="00823C4F"/>
    <w:rsid w:val="00831C89"/>
    <w:rsid w:val="00845C0E"/>
    <w:rsid w:val="00847F2E"/>
    <w:rsid w:val="0085019F"/>
    <w:rsid w:val="00864191"/>
    <w:rsid w:val="00864930"/>
    <w:rsid w:val="0088032B"/>
    <w:rsid w:val="00885FCF"/>
    <w:rsid w:val="008A30F0"/>
    <w:rsid w:val="008A45C6"/>
    <w:rsid w:val="008A6B12"/>
    <w:rsid w:val="008B4F8F"/>
    <w:rsid w:val="008B7268"/>
    <w:rsid w:val="008D2274"/>
    <w:rsid w:val="008D267B"/>
    <w:rsid w:val="008D3721"/>
    <w:rsid w:val="008E17A4"/>
    <w:rsid w:val="008F2897"/>
    <w:rsid w:val="008F4C75"/>
    <w:rsid w:val="00901191"/>
    <w:rsid w:val="009011F7"/>
    <w:rsid w:val="00912E35"/>
    <w:rsid w:val="00914EB2"/>
    <w:rsid w:val="009157F9"/>
    <w:rsid w:val="009250E8"/>
    <w:rsid w:val="009251C0"/>
    <w:rsid w:val="00933DB5"/>
    <w:rsid w:val="009612EC"/>
    <w:rsid w:val="00976EC0"/>
    <w:rsid w:val="00985342"/>
    <w:rsid w:val="00996551"/>
    <w:rsid w:val="00997D69"/>
    <w:rsid w:val="009E0958"/>
    <w:rsid w:val="00A07113"/>
    <w:rsid w:val="00A20FA6"/>
    <w:rsid w:val="00A224A0"/>
    <w:rsid w:val="00A24A40"/>
    <w:rsid w:val="00A32E20"/>
    <w:rsid w:val="00A462E0"/>
    <w:rsid w:val="00A54AD2"/>
    <w:rsid w:val="00A6038F"/>
    <w:rsid w:val="00A85B1F"/>
    <w:rsid w:val="00AA5D2D"/>
    <w:rsid w:val="00AA72CF"/>
    <w:rsid w:val="00AA7C69"/>
    <w:rsid w:val="00AB42D8"/>
    <w:rsid w:val="00AD771B"/>
    <w:rsid w:val="00AF33B2"/>
    <w:rsid w:val="00B13D6E"/>
    <w:rsid w:val="00B26EF0"/>
    <w:rsid w:val="00B319E5"/>
    <w:rsid w:val="00B33D40"/>
    <w:rsid w:val="00B50786"/>
    <w:rsid w:val="00B623EA"/>
    <w:rsid w:val="00B62B0E"/>
    <w:rsid w:val="00B67A3E"/>
    <w:rsid w:val="00B835ED"/>
    <w:rsid w:val="00B9333B"/>
    <w:rsid w:val="00B952CD"/>
    <w:rsid w:val="00BA073B"/>
    <w:rsid w:val="00BA1D88"/>
    <w:rsid w:val="00BB51F5"/>
    <w:rsid w:val="00BC188F"/>
    <w:rsid w:val="00BC56D0"/>
    <w:rsid w:val="00BC7344"/>
    <w:rsid w:val="00BD17B9"/>
    <w:rsid w:val="00BD32B2"/>
    <w:rsid w:val="00BD5D45"/>
    <w:rsid w:val="00BE2B80"/>
    <w:rsid w:val="00BF3742"/>
    <w:rsid w:val="00C036C3"/>
    <w:rsid w:val="00C06045"/>
    <w:rsid w:val="00C0629F"/>
    <w:rsid w:val="00C123C7"/>
    <w:rsid w:val="00C1415D"/>
    <w:rsid w:val="00C16C2B"/>
    <w:rsid w:val="00C40556"/>
    <w:rsid w:val="00C47DD7"/>
    <w:rsid w:val="00C515B2"/>
    <w:rsid w:val="00C6149F"/>
    <w:rsid w:val="00C7794D"/>
    <w:rsid w:val="00C86E31"/>
    <w:rsid w:val="00CA7725"/>
    <w:rsid w:val="00CB1247"/>
    <w:rsid w:val="00CB1B89"/>
    <w:rsid w:val="00CB3074"/>
    <w:rsid w:val="00CD170E"/>
    <w:rsid w:val="00CD3951"/>
    <w:rsid w:val="00CE288B"/>
    <w:rsid w:val="00CE6CF2"/>
    <w:rsid w:val="00D13C01"/>
    <w:rsid w:val="00D14B3A"/>
    <w:rsid w:val="00D200C2"/>
    <w:rsid w:val="00D2049E"/>
    <w:rsid w:val="00D20CCD"/>
    <w:rsid w:val="00D37FC5"/>
    <w:rsid w:val="00D92C02"/>
    <w:rsid w:val="00D9492E"/>
    <w:rsid w:val="00DA1636"/>
    <w:rsid w:val="00DA7DF2"/>
    <w:rsid w:val="00DC7D45"/>
    <w:rsid w:val="00DF50EF"/>
    <w:rsid w:val="00E175FA"/>
    <w:rsid w:val="00E41EC6"/>
    <w:rsid w:val="00E46451"/>
    <w:rsid w:val="00E70E9D"/>
    <w:rsid w:val="00E725F9"/>
    <w:rsid w:val="00E7783D"/>
    <w:rsid w:val="00E8159D"/>
    <w:rsid w:val="00E82107"/>
    <w:rsid w:val="00E86602"/>
    <w:rsid w:val="00EA4FDB"/>
    <w:rsid w:val="00EB1724"/>
    <w:rsid w:val="00EC3C23"/>
    <w:rsid w:val="00EC4937"/>
    <w:rsid w:val="00EE4590"/>
    <w:rsid w:val="00EE5DCF"/>
    <w:rsid w:val="00EF0DF3"/>
    <w:rsid w:val="00F07635"/>
    <w:rsid w:val="00F12659"/>
    <w:rsid w:val="00F32E60"/>
    <w:rsid w:val="00F35538"/>
    <w:rsid w:val="00F5242E"/>
    <w:rsid w:val="00F60D66"/>
    <w:rsid w:val="00F67D21"/>
    <w:rsid w:val="00F74E4E"/>
    <w:rsid w:val="00FA160B"/>
    <w:rsid w:val="00FA218C"/>
    <w:rsid w:val="00FA62F0"/>
    <w:rsid w:val="00FC1805"/>
    <w:rsid w:val="00FF0D4E"/>
    <w:rsid w:val="00FF3256"/>
    <w:rsid w:val="10E35947"/>
    <w:rsid w:val="285C212E"/>
    <w:rsid w:val="5129BCA1"/>
    <w:rsid w:val="65FDB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F3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53"/>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10"/>
    </w:pPr>
  </w:style>
  <w:style w:type="paragraph" w:styleId="ListParagraph">
    <w:name w:val="List Paragraph"/>
    <w:basedOn w:val="Normal"/>
    <w:uiPriority w:val="1"/>
    <w:qFormat/>
    <w:pPr>
      <w:ind w:left="1309" w:hanging="359"/>
    </w:pPr>
  </w:style>
  <w:style w:type="paragraph" w:customStyle="1" w:styleId="TableParagraph">
    <w:name w:val="Table Paragraph"/>
    <w:basedOn w:val="Normal"/>
    <w:uiPriority w:val="1"/>
    <w:qFormat/>
    <w:pPr>
      <w:ind w:left="95"/>
    </w:pPr>
  </w:style>
  <w:style w:type="table" w:styleId="TableGrid">
    <w:name w:val="Table Grid"/>
    <w:basedOn w:val="TableNormal"/>
    <w:uiPriority w:val="39"/>
    <w:rsid w:val="00130318"/>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623EA"/>
    <w:rPr>
      <w:sz w:val="16"/>
      <w:szCs w:val="16"/>
    </w:rPr>
  </w:style>
  <w:style w:type="paragraph" w:styleId="CommentText">
    <w:name w:val="annotation text"/>
    <w:basedOn w:val="Normal"/>
    <w:link w:val="CommentTextChar"/>
    <w:uiPriority w:val="99"/>
    <w:unhideWhenUsed/>
    <w:rsid w:val="00B623EA"/>
    <w:rPr>
      <w:sz w:val="20"/>
      <w:szCs w:val="20"/>
    </w:rPr>
  </w:style>
  <w:style w:type="character" w:customStyle="1" w:styleId="CommentTextChar">
    <w:name w:val="Comment Text Char"/>
    <w:basedOn w:val="DefaultParagraphFont"/>
    <w:link w:val="CommentText"/>
    <w:uiPriority w:val="99"/>
    <w:rsid w:val="00B623E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623EA"/>
    <w:rPr>
      <w:b/>
      <w:bCs/>
    </w:rPr>
  </w:style>
  <w:style w:type="character" w:customStyle="1" w:styleId="CommentSubjectChar">
    <w:name w:val="Comment Subject Char"/>
    <w:basedOn w:val="CommentTextChar"/>
    <w:link w:val="CommentSubject"/>
    <w:uiPriority w:val="99"/>
    <w:semiHidden/>
    <w:rsid w:val="00B623EA"/>
    <w:rPr>
      <w:rFonts w:ascii="Arial" w:eastAsia="Arial" w:hAnsi="Arial" w:cs="Arial"/>
      <w:b/>
      <w:bCs/>
      <w:sz w:val="20"/>
      <w:szCs w:val="20"/>
    </w:rPr>
  </w:style>
  <w:style w:type="paragraph" w:styleId="Header">
    <w:name w:val="header"/>
    <w:basedOn w:val="Normal"/>
    <w:link w:val="HeaderChar"/>
    <w:uiPriority w:val="99"/>
    <w:unhideWhenUsed/>
    <w:rsid w:val="00775008"/>
    <w:pPr>
      <w:tabs>
        <w:tab w:val="center" w:pos="4680"/>
        <w:tab w:val="right" w:pos="9360"/>
      </w:tabs>
    </w:pPr>
  </w:style>
  <w:style w:type="character" w:customStyle="1" w:styleId="HeaderChar">
    <w:name w:val="Header Char"/>
    <w:basedOn w:val="DefaultParagraphFont"/>
    <w:link w:val="Header"/>
    <w:uiPriority w:val="99"/>
    <w:rsid w:val="00775008"/>
    <w:rPr>
      <w:rFonts w:ascii="Arial" w:eastAsia="Arial" w:hAnsi="Arial" w:cs="Arial"/>
    </w:rPr>
  </w:style>
  <w:style w:type="paragraph" w:styleId="Footer">
    <w:name w:val="footer"/>
    <w:basedOn w:val="Normal"/>
    <w:link w:val="FooterChar"/>
    <w:uiPriority w:val="99"/>
    <w:unhideWhenUsed/>
    <w:rsid w:val="00775008"/>
    <w:pPr>
      <w:tabs>
        <w:tab w:val="center" w:pos="4680"/>
        <w:tab w:val="right" w:pos="9360"/>
      </w:tabs>
    </w:pPr>
  </w:style>
  <w:style w:type="character" w:customStyle="1" w:styleId="FooterChar">
    <w:name w:val="Footer Char"/>
    <w:basedOn w:val="DefaultParagraphFont"/>
    <w:link w:val="Footer"/>
    <w:uiPriority w:val="99"/>
    <w:rsid w:val="00775008"/>
    <w:rPr>
      <w:rFonts w:ascii="Arial" w:eastAsia="Arial" w:hAnsi="Arial" w:cs="Arial"/>
    </w:rPr>
  </w:style>
  <w:style w:type="paragraph" w:styleId="Revision">
    <w:name w:val="Revision"/>
    <w:hidden/>
    <w:uiPriority w:val="99"/>
    <w:semiHidden/>
    <w:rsid w:val="00E725F9"/>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48656">
      <w:bodyDiv w:val="1"/>
      <w:marLeft w:val="0"/>
      <w:marRight w:val="0"/>
      <w:marTop w:val="0"/>
      <w:marBottom w:val="0"/>
      <w:divBdr>
        <w:top w:val="none" w:sz="0" w:space="0" w:color="auto"/>
        <w:left w:val="none" w:sz="0" w:space="0" w:color="auto"/>
        <w:bottom w:val="none" w:sz="0" w:space="0" w:color="auto"/>
        <w:right w:val="none" w:sz="0" w:space="0" w:color="auto"/>
      </w:divBdr>
    </w:div>
    <w:div w:id="506672648">
      <w:bodyDiv w:val="1"/>
      <w:marLeft w:val="0"/>
      <w:marRight w:val="0"/>
      <w:marTop w:val="0"/>
      <w:marBottom w:val="0"/>
      <w:divBdr>
        <w:top w:val="none" w:sz="0" w:space="0" w:color="auto"/>
        <w:left w:val="none" w:sz="0" w:space="0" w:color="auto"/>
        <w:bottom w:val="none" w:sz="0" w:space="0" w:color="auto"/>
        <w:right w:val="none" w:sz="0" w:space="0" w:color="auto"/>
      </w:divBdr>
    </w:div>
    <w:div w:id="893664396">
      <w:bodyDiv w:val="1"/>
      <w:marLeft w:val="0"/>
      <w:marRight w:val="0"/>
      <w:marTop w:val="0"/>
      <w:marBottom w:val="0"/>
      <w:divBdr>
        <w:top w:val="none" w:sz="0" w:space="0" w:color="auto"/>
        <w:left w:val="none" w:sz="0" w:space="0" w:color="auto"/>
        <w:bottom w:val="none" w:sz="0" w:space="0" w:color="auto"/>
        <w:right w:val="none" w:sz="0" w:space="0" w:color="auto"/>
      </w:divBdr>
    </w:div>
    <w:div w:id="1601332540">
      <w:bodyDiv w:val="1"/>
      <w:marLeft w:val="0"/>
      <w:marRight w:val="0"/>
      <w:marTop w:val="0"/>
      <w:marBottom w:val="0"/>
      <w:divBdr>
        <w:top w:val="none" w:sz="0" w:space="0" w:color="auto"/>
        <w:left w:val="none" w:sz="0" w:space="0" w:color="auto"/>
        <w:bottom w:val="none" w:sz="0" w:space="0" w:color="auto"/>
        <w:right w:val="none" w:sz="0" w:space="0" w:color="auto"/>
      </w:divBdr>
    </w:div>
    <w:div w:id="1987930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2025-11-26T21:29:00Z</dcterms:created>
  <dcterms:modified xsi:type="dcterms:W3CDTF">2025-11-26T21:29:00Z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2025-11-26T21:29:39Z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88bb8127-4728-4dc6-8b2e-8c43eb7a4c28</vt:lpwstr>
  </property>
  <property fmtid="{D5CDD505-2E9C-101B-9397-08002B2CF9AE}" pid="8" name="MSIP_Label_a2eef23d-2e95-4428-9a3c-2526d95b164a_ContentBits">
    <vt:lpwstr>0</vt:lpwstr>
  </property>
</Properties>
</file>