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AFCCB" w14:textId="29FFEF40" w:rsidR="003B0B39" w:rsidRDefault="003B0B39" w:rsidP="00A22C55">
      <w:pPr>
        <w:spacing w:after="0" w:line="240" w:lineRule="auto"/>
        <w:jc w:val="center"/>
        <w:rPr>
          <w:rFonts w:eastAsia="Calibri"/>
          <w:b/>
          <w:bCs/>
        </w:rPr>
      </w:pPr>
      <w:bookmarkStart w:id="0" w:name="section14"/>
      <w:bookmarkStart w:id="1" w:name="_Hlk148349991"/>
      <w:bookmarkStart w:id="2" w:name="start_text"/>
      <w:bookmarkStart w:id="3" w:name="_Hlk148350013"/>
      <w:bookmarkEnd w:id="0"/>
      <w:r w:rsidRPr="005A024F">
        <w:rPr>
          <w:rFonts w:eastAsia="Calibri"/>
          <w:b/>
          <w:bCs/>
        </w:rPr>
        <w:t>COMBINED SYNOPSIS/SOLICITATION</w:t>
      </w:r>
    </w:p>
    <w:p w14:paraId="7F69DAB3" w14:textId="35DC91FA" w:rsidR="005A024F" w:rsidRPr="005A024F" w:rsidRDefault="005A024F" w:rsidP="005A024F">
      <w:pPr>
        <w:spacing w:after="0" w:line="240" w:lineRule="auto"/>
        <w:jc w:val="center"/>
        <w:rPr>
          <w:rFonts w:eastAsia="Calibri"/>
          <w:b/>
          <w:bCs/>
        </w:rPr>
      </w:pPr>
      <w:r w:rsidRPr="005A024F">
        <w:rPr>
          <w:rFonts w:eastAsia="Calibri"/>
          <w:b/>
          <w:bCs/>
        </w:rPr>
        <w:t>General Services Administration</w:t>
      </w:r>
      <w:r>
        <w:rPr>
          <w:rFonts w:eastAsia="Calibri"/>
          <w:b/>
          <w:bCs/>
        </w:rPr>
        <w:t xml:space="preserve"> </w:t>
      </w:r>
      <w:r w:rsidRPr="005A024F">
        <w:rPr>
          <w:rFonts w:eastAsia="Calibri"/>
          <w:b/>
          <w:bCs/>
        </w:rPr>
        <w:t>(GSA) RFQ1787669</w:t>
      </w:r>
    </w:p>
    <w:p w14:paraId="04660369" w14:textId="6396C418" w:rsidR="00A22C55" w:rsidRDefault="005A024F" w:rsidP="005A024F">
      <w:pPr>
        <w:spacing w:after="0" w:line="240" w:lineRule="auto"/>
        <w:jc w:val="center"/>
        <w:rPr>
          <w:rFonts w:eastAsia="Calibri"/>
          <w:b/>
          <w:bCs/>
        </w:rPr>
      </w:pPr>
      <w:r w:rsidRPr="005A024F">
        <w:rPr>
          <w:rFonts w:eastAsia="Calibri"/>
          <w:b/>
          <w:bCs/>
        </w:rPr>
        <w:t>Immunohematology Blood-Grouping Analyzer Cost Per Test Contract</w:t>
      </w:r>
    </w:p>
    <w:p w14:paraId="7BAC181D" w14:textId="10D351A3" w:rsidR="005A024F" w:rsidRPr="005A024F" w:rsidRDefault="005A024F" w:rsidP="005A024F">
      <w:pPr>
        <w:spacing w:after="0" w:line="240" w:lineRule="auto"/>
        <w:jc w:val="center"/>
        <w:rPr>
          <w:rFonts w:eastAsia="Calibri"/>
          <w:b/>
          <w:bCs/>
        </w:rPr>
      </w:pPr>
      <w:r w:rsidRPr="005A024F">
        <w:rPr>
          <w:rFonts w:eastAsia="Calibri"/>
          <w:b/>
          <w:bCs/>
        </w:rPr>
        <w:t>Naval Medical Center Portsmouth, VA (NMCP)</w:t>
      </w:r>
    </w:p>
    <w:p w14:paraId="2A184E67" w14:textId="77777777" w:rsidR="003B0B39" w:rsidRPr="00A86CAF" w:rsidRDefault="003B0B39" w:rsidP="003B0B39">
      <w:pPr>
        <w:spacing w:after="0" w:line="240" w:lineRule="auto"/>
        <w:rPr>
          <w:rFonts w:eastAsia="Calibri"/>
        </w:rPr>
      </w:pPr>
    </w:p>
    <w:p w14:paraId="3EDF5C83" w14:textId="77777777" w:rsidR="00E86F3E" w:rsidRDefault="00E86F3E" w:rsidP="003B0B39">
      <w:pPr>
        <w:spacing w:after="0" w:line="240" w:lineRule="auto"/>
        <w:rPr>
          <w:rFonts w:eastAsia="Calibri"/>
          <w:b/>
          <w:bCs/>
          <w:color w:val="C00000"/>
          <w:u w:val="single"/>
        </w:rPr>
      </w:pPr>
    </w:p>
    <w:p w14:paraId="44A0D183" w14:textId="09EF5D6A" w:rsidR="00465DA3" w:rsidRPr="00A86CAF" w:rsidRDefault="00A86CAF" w:rsidP="003B0B39">
      <w:pPr>
        <w:spacing w:after="0" w:line="240" w:lineRule="auto"/>
        <w:rPr>
          <w:rFonts w:eastAsia="Calibri"/>
          <w:color w:val="C00000"/>
        </w:rPr>
      </w:pPr>
      <w:r w:rsidRPr="00E86F3E">
        <w:rPr>
          <w:rFonts w:eastAsia="Calibri"/>
          <w:b/>
          <w:bCs/>
          <w:color w:val="C00000"/>
          <w:u w:val="single"/>
        </w:rPr>
        <w:t>AMENDMENT 2</w:t>
      </w:r>
      <w:r w:rsidRPr="00A86CAF">
        <w:rPr>
          <w:rFonts w:eastAsia="Calibri"/>
          <w:color w:val="C00000"/>
        </w:rPr>
        <w:t xml:space="preserve"> – The purpose of this amendment is to:</w:t>
      </w:r>
    </w:p>
    <w:p w14:paraId="50D714D7" w14:textId="77777777" w:rsidR="00A86CAF" w:rsidRPr="00A86CAF" w:rsidRDefault="00A86CAF" w:rsidP="003B0B39">
      <w:pPr>
        <w:spacing w:after="0" w:line="240" w:lineRule="auto"/>
        <w:rPr>
          <w:rFonts w:eastAsia="Calibri"/>
          <w:color w:val="C00000"/>
        </w:rPr>
      </w:pPr>
    </w:p>
    <w:p w14:paraId="586E6575" w14:textId="56FF05FD" w:rsidR="00A86CAF" w:rsidRPr="00D96AC3" w:rsidRDefault="007B56F4" w:rsidP="00A86CAF">
      <w:pPr>
        <w:pStyle w:val="ListParagraph"/>
        <w:numPr>
          <w:ilvl w:val="0"/>
          <w:numId w:val="23"/>
        </w:numPr>
        <w:spacing w:after="0" w:line="240" w:lineRule="auto"/>
        <w:ind w:left="360"/>
        <w:rPr>
          <w:rFonts w:eastAsia="Calibri"/>
          <w:color w:val="C00000"/>
        </w:rPr>
      </w:pPr>
      <w:r>
        <w:rPr>
          <w:rFonts w:eastAsia="Calibri"/>
          <w:color w:val="C00000"/>
        </w:rPr>
        <w:t>Update</w:t>
      </w:r>
      <w:r w:rsidR="00A86CAF" w:rsidRPr="00A86CAF">
        <w:rPr>
          <w:rFonts w:eastAsia="Calibri"/>
          <w:color w:val="C00000"/>
        </w:rPr>
        <w:t xml:space="preserve"> the RFQ closing date from </w:t>
      </w:r>
      <w:r w:rsidR="00A86CAF" w:rsidRPr="00A86CAF">
        <w:rPr>
          <w:rFonts w:eastAsia="Calibri"/>
          <w:color w:val="C00000"/>
          <w:u w:val="single"/>
        </w:rPr>
        <w:t>Friday, 09 December 2025</w:t>
      </w:r>
      <w:r w:rsidR="00A86CAF" w:rsidRPr="00A86CAF">
        <w:rPr>
          <w:rFonts w:eastAsia="Calibri"/>
          <w:color w:val="C00000"/>
        </w:rPr>
        <w:t xml:space="preserve">, to </w:t>
      </w:r>
      <w:r w:rsidR="00A86CAF" w:rsidRPr="00A86CAF">
        <w:rPr>
          <w:rFonts w:eastAsia="Calibri"/>
          <w:color w:val="C00000"/>
          <w:u w:val="single"/>
        </w:rPr>
        <w:t>Tuesday, 09 December 2025</w:t>
      </w:r>
      <w:r w:rsidRPr="007B56F4">
        <w:rPr>
          <w:rFonts w:eastAsia="Calibri"/>
          <w:color w:val="C00000"/>
        </w:rPr>
        <w:t xml:space="preserve"> for clarification.</w:t>
      </w:r>
    </w:p>
    <w:p w14:paraId="5775ABF4" w14:textId="77777777" w:rsidR="00D96AC3" w:rsidRPr="001861BE" w:rsidRDefault="00D96AC3" w:rsidP="00D96AC3">
      <w:pPr>
        <w:pStyle w:val="ListParagraph"/>
        <w:spacing w:after="0" w:line="240" w:lineRule="auto"/>
        <w:ind w:left="360"/>
        <w:rPr>
          <w:rFonts w:eastAsia="Calibri"/>
          <w:color w:val="C00000"/>
        </w:rPr>
      </w:pPr>
    </w:p>
    <w:p w14:paraId="3CD35B7E" w14:textId="4918D8FB" w:rsidR="00D96AC3" w:rsidRDefault="001861BE" w:rsidP="00D96AC3">
      <w:pPr>
        <w:pStyle w:val="ListParagraph"/>
        <w:numPr>
          <w:ilvl w:val="0"/>
          <w:numId w:val="23"/>
        </w:numPr>
        <w:spacing w:after="0" w:line="240" w:lineRule="auto"/>
        <w:ind w:left="360"/>
        <w:rPr>
          <w:rFonts w:eastAsia="Calibri"/>
          <w:color w:val="C00000"/>
        </w:rPr>
      </w:pPr>
      <w:r w:rsidRPr="00D96AC3">
        <w:rPr>
          <w:rFonts w:eastAsia="Calibri"/>
          <w:color w:val="C00000"/>
        </w:rPr>
        <w:t>Update Page 2 of the Combined Synopsis/So</w:t>
      </w:r>
      <w:r w:rsidR="00D96AC3" w:rsidRPr="00D96AC3">
        <w:rPr>
          <w:rFonts w:eastAsia="Calibri"/>
          <w:color w:val="C00000"/>
        </w:rPr>
        <w:t xml:space="preserve">licitation </w:t>
      </w:r>
      <w:r w:rsidR="00D96AC3">
        <w:rPr>
          <w:rFonts w:eastAsia="Calibri"/>
          <w:color w:val="C00000"/>
        </w:rPr>
        <w:t xml:space="preserve">to depict a delivery schedule opposed to a period of performance </w:t>
      </w:r>
      <w:r w:rsidR="007B56F4">
        <w:rPr>
          <w:rFonts w:eastAsia="Calibri"/>
          <w:color w:val="C00000"/>
        </w:rPr>
        <w:t>for this</w:t>
      </w:r>
      <w:r w:rsidR="00D96AC3">
        <w:rPr>
          <w:rFonts w:eastAsia="Calibri"/>
          <w:color w:val="C00000"/>
        </w:rPr>
        <w:t xml:space="preserve"> supply order. </w:t>
      </w:r>
    </w:p>
    <w:p w14:paraId="656B34AE" w14:textId="77777777" w:rsidR="00D96AC3" w:rsidRPr="00D96AC3" w:rsidRDefault="00D96AC3" w:rsidP="00D96AC3">
      <w:pPr>
        <w:pStyle w:val="ListParagraph"/>
        <w:rPr>
          <w:rFonts w:eastAsia="Calibri"/>
          <w:color w:val="C00000"/>
        </w:rPr>
      </w:pPr>
    </w:p>
    <w:p w14:paraId="612F72A2" w14:textId="77777777" w:rsidR="00D96AC3" w:rsidRDefault="00D96AC3" w:rsidP="00D96AC3">
      <w:pPr>
        <w:pStyle w:val="ListParagraph"/>
        <w:numPr>
          <w:ilvl w:val="0"/>
          <w:numId w:val="23"/>
        </w:numPr>
        <w:spacing w:after="0" w:line="240" w:lineRule="auto"/>
        <w:ind w:left="360"/>
        <w:rPr>
          <w:rFonts w:eastAsia="Calibri"/>
          <w:color w:val="C00000"/>
        </w:rPr>
      </w:pPr>
      <w:r>
        <w:rPr>
          <w:rFonts w:eastAsia="Calibri"/>
          <w:color w:val="C00000"/>
        </w:rPr>
        <w:t xml:space="preserve">Update the unit of measure from “Month” to “Each” on Page 3 of </w:t>
      </w:r>
      <w:r w:rsidRPr="00D96AC3">
        <w:rPr>
          <w:rFonts w:eastAsia="Calibri"/>
          <w:color w:val="C00000"/>
        </w:rPr>
        <w:t>the Combined Synopsis/Solicitation</w:t>
      </w:r>
      <w:r>
        <w:rPr>
          <w:rFonts w:eastAsia="Calibri"/>
          <w:color w:val="C00000"/>
        </w:rPr>
        <w:t xml:space="preserve">. </w:t>
      </w:r>
    </w:p>
    <w:p w14:paraId="744DA8CF" w14:textId="77777777" w:rsidR="00D96AC3" w:rsidRPr="00D96AC3" w:rsidRDefault="00D96AC3" w:rsidP="00D96AC3">
      <w:pPr>
        <w:pStyle w:val="ListParagraph"/>
        <w:rPr>
          <w:rFonts w:eastAsia="Calibri"/>
          <w:color w:val="C00000"/>
        </w:rPr>
      </w:pPr>
    </w:p>
    <w:p w14:paraId="624E31BB" w14:textId="399B7176" w:rsidR="00D96AC3" w:rsidRDefault="00D96AC3" w:rsidP="00D96AC3">
      <w:pPr>
        <w:pStyle w:val="ListParagraph"/>
        <w:numPr>
          <w:ilvl w:val="0"/>
          <w:numId w:val="23"/>
        </w:numPr>
        <w:spacing w:after="0" w:line="240" w:lineRule="auto"/>
        <w:ind w:left="360"/>
        <w:rPr>
          <w:rFonts w:eastAsia="Calibri"/>
          <w:color w:val="C00000"/>
        </w:rPr>
      </w:pPr>
      <w:r w:rsidRPr="00D96AC3">
        <w:rPr>
          <w:rFonts w:eastAsia="Calibri"/>
          <w:color w:val="C00000"/>
        </w:rPr>
        <w:t xml:space="preserve">Update Page </w:t>
      </w:r>
      <w:r>
        <w:rPr>
          <w:rFonts w:eastAsia="Calibri"/>
          <w:color w:val="C00000"/>
        </w:rPr>
        <w:t>14</w:t>
      </w:r>
      <w:r w:rsidRPr="00D96AC3">
        <w:rPr>
          <w:rFonts w:eastAsia="Calibri"/>
          <w:color w:val="C00000"/>
        </w:rPr>
        <w:t xml:space="preserve"> of the Combined Synopsis/Solicitation to more accurately depict a delivery schedule opposed to a period of performance that more accurately reflects a supply order. </w:t>
      </w:r>
    </w:p>
    <w:p w14:paraId="67245DE6" w14:textId="77777777" w:rsidR="00CC424C" w:rsidRPr="00CC424C" w:rsidRDefault="00CC424C" w:rsidP="00CC424C">
      <w:pPr>
        <w:pStyle w:val="ListParagraph"/>
        <w:rPr>
          <w:rFonts w:eastAsia="Calibri"/>
          <w:color w:val="C00000"/>
        </w:rPr>
      </w:pPr>
    </w:p>
    <w:p w14:paraId="675C9DF3" w14:textId="3C4BD5FC" w:rsidR="00CC424C" w:rsidRPr="00D96AC3" w:rsidRDefault="00CC424C" w:rsidP="00D96AC3">
      <w:pPr>
        <w:pStyle w:val="ListParagraph"/>
        <w:numPr>
          <w:ilvl w:val="0"/>
          <w:numId w:val="23"/>
        </w:numPr>
        <w:spacing w:after="0" w:line="240" w:lineRule="auto"/>
        <w:ind w:left="360"/>
        <w:rPr>
          <w:rFonts w:eastAsia="Calibri"/>
          <w:color w:val="C00000"/>
        </w:rPr>
      </w:pPr>
      <w:r>
        <w:rPr>
          <w:rFonts w:eastAsia="Calibri"/>
          <w:color w:val="C00000"/>
        </w:rPr>
        <w:t>Update Attachment 2-Pricing Sheet to add the following limitation: “</w:t>
      </w:r>
      <w:r w:rsidRPr="00CC424C">
        <w:rPr>
          <w:rFonts w:eastAsia="Calibri"/>
          <w:color w:val="C00000"/>
        </w:rPr>
        <w:t>The DHACA contract writing system cannot exceed the second decimal place. Please ensure all unit pricing and totals are rounded to the second decimal place.</w:t>
      </w:r>
      <w:r>
        <w:rPr>
          <w:rFonts w:eastAsia="Calibri"/>
          <w:color w:val="C00000"/>
        </w:rPr>
        <w:t>”</w:t>
      </w:r>
    </w:p>
    <w:p w14:paraId="5E335C01" w14:textId="77777777" w:rsidR="00E86F3E" w:rsidRDefault="00E86F3E" w:rsidP="00E86F3E">
      <w:pPr>
        <w:pStyle w:val="ListParagraph"/>
        <w:spacing w:after="0" w:line="240" w:lineRule="auto"/>
        <w:ind w:left="360"/>
        <w:rPr>
          <w:rFonts w:eastAsia="Calibri"/>
          <w:color w:val="C00000"/>
        </w:rPr>
      </w:pPr>
    </w:p>
    <w:p w14:paraId="3F6FDA3E" w14:textId="191DF7A8" w:rsidR="002E3259" w:rsidRPr="002E3259" w:rsidRDefault="007918C3" w:rsidP="002E3259">
      <w:pPr>
        <w:pStyle w:val="ListParagraph"/>
        <w:numPr>
          <w:ilvl w:val="0"/>
          <w:numId w:val="23"/>
        </w:numPr>
        <w:spacing w:after="0" w:line="240" w:lineRule="auto"/>
        <w:ind w:left="360"/>
        <w:rPr>
          <w:rFonts w:eastAsia="Calibri"/>
          <w:color w:val="C00000"/>
        </w:rPr>
      </w:pPr>
      <w:r>
        <w:rPr>
          <w:rFonts w:eastAsia="Calibri"/>
          <w:color w:val="C00000"/>
        </w:rPr>
        <w:t xml:space="preserve">Include RFQ “Attachment 6-Questions </w:t>
      </w:r>
      <w:r w:rsidR="00BC4303">
        <w:rPr>
          <w:rFonts w:eastAsia="Calibri"/>
          <w:color w:val="C00000"/>
        </w:rPr>
        <w:t>and</w:t>
      </w:r>
      <w:r>
        <w:rPr>
          <w:rFonts w:eastAsia="Calibri"/>
          <w:color w:val="C00000"/>
        </w:rPr>
        <w:t xml:space="preserve"> Answers.</w:t>
      </w:r>
      <w:r w:rsidR="002E3259">
        <w:rPr>
          <w:rFonts w:eastAsia="Calibri"/>
          <w:color w:val="C00000"/>
        </w:rPr>
        <w:t>” and update the List of Attachments to include Attachment 6 in the Combined Synopsis Solicitation.</w:t>
      </w:r>
    </w:p>
    <w:p w14:paraId="2F18D04D" w14:textId="77777777" w:rsidR="00A86CAF" w:rsidRDefault="00A86CAF" w:rsidP="003B0B39">
      <w:pPr>
        <w:spacing w:after="0" w:line="240" w:lineRule="auto"/>
        <w:rPr>
          <w:rFonts w:eastAsia="Calibri"/>
          <w:b/>
          <w:bCs/>
          <w:color w:val="C00000"/>
          <w:u w:val="single"/>
        </w:rPr>
      </w:pPr>
    </w:p>
    <w:p w14:paraId="0D2FCAF6" w14:textId="02B018ED" w:rsidR="00A86CAF" w:rsidRDefault="00E86F3E" w:rsidP="00E86F3E">
      <w:pPr>
        <w:tabs>
          <w:tab w:val="left" w:pos="1800"/>
        </w:tabs>
        <w:spacing w:after="0" w:line="240" w:lineRule="auto"/>
        <w:rPr>
          <w:rFonts w:eastAsia="Calibri"/>
          <w:b/>
          <w:bCs/>
          <w:color w:val="C00000"/>
        </w:rPr>
      </w:pPr>
      <w:r w:rsidRPr="00E86F3E">
        <w:rPr>
          <w:rFonts w:eastAsia="Calibri"/>
          <w:b/>
          <w:bCs/>
          <w:color w:val="C00000"/>
        </w:rPr>
        <w:t>_________________</w:t>
      </w:r>
    </w:p>
    <w:p w14:paraId="2C5B0E97" w14:textId="77777777" w:rsidR="00E86F3E" w:rsidRPr="00E86F3E" w:rsidRDefault="00E86F3E" w:rsidP="00E86F3E">
      <w:pPr>
        <w:tabs>
          <w:tab w:val="left" w:pos="1800"/>
        </w:tabs>
        <w:spacing w:after="0" w:line="240" w:lineRule="auto"/>
        <w:rPr>
          <w:rFonts w:eastAsia="Calibri"/>
          <w:b/>
          <w:bCs/>
          <w:color w:val="C00000"/>
        </w:rPr>
      </w:pPr>
    </w:p>
    <w:p w14:paraId="53A4A569" w14:textId="65FBEFEA" w:rsidR="00465DA3" w:rsidRPr="00A86CAF" w:rsidRDefault="00465DA3" w:rsidP="003B0B39">
      <w:pPr>
        <w:spacing w:after="0" w:line="240" w:lineRule="auto"/>
        <w:rPr>
          <w:rFonts w:eastAsia="Calibri"/>
          <w:b/>
          <w:bCs/>
          <w:color w:val="000000" w:themeColor="text1"/>
          <w:u w:val="single"/>
        </w:rPr>
      </w:pPr>
      <w:r w:rsidRPr="00A86CAF">
        <w:rPr>
          <w:rFonts w:eastAsia="Calibri"/>
          <w:b/>
          <w:bCs/>
          <w:color w:val="000000" w:themeColor="text1"/>
          <w:u w:val="single"/>
        </w:rPr>
        <w:t>AMENDMENT 1</w:t>
      </w:r>
      <w:r w:rsidRPr="00A86CAF">
        <w:rPr>
          <w:rFonts w:eastAsia="Calibri"/>
          <w:b/>
          <w:bCs/>
          <w:color w:val="000000" w:themeColor="text1"/>
        </w:rPr>
        <w:t xml:space="preserve"> -</w:t>
      </w:r>
      <w:r w:rsidRPr="00A86CAF">
        <w:rPr>
          <w:rFonts w:eastAsia="Calibri"/>
          <w:color w:val="000000" w:themeColor="text1"/>
        </w:rPr>
        <w:t xml:space="preserve"> The purpose of this amendment is to: </w:t>
      </w:r>
    </w:p>
    <w:p w14:paraId="1D1F8AB5" w14:textId="77777777" w:rsidR="00465DA3" w:rsidRPr="00A86CAF" w:rsidRDefault="00465DA3" w:rsidP="003B0B39">
      <w:pPr>
        <w:spacing w:after="0" w:line="240" w:lineRule="auto"/>
        <w:rPr>
          <w:rFonts w:eastAsia="Calibri"/>
          <w:color w:val="000000" w:themeColor="text1"/>
        </w:rPr>
      </w:pPr>
    </w:p>
    <w:p w14:paraId="72903CD0" w14:textId="1B20BCB3" w:rsidR="00FE39EA" w:rsidRPr="00A86CAF" w:rsidRDefault="00FE39EA" w:rsidP="00FE39EA">
      <w:pPr>
        <w:pStyle w:val="ListParagraph"/>
        <w:numPr>
          <w:ilvl w:val="0"/>
          <w:numId w:val="21"/>
        </w:numPr>
        <w:tabs>
          <w:tab w:val="left" w:pos="270"/>
          <w:tab w:val="left" w:pos="360"/>
        </w:tabs>
        <w:spacing w:after="0" w:line="240" w:lineRule="auto"/>
        <w:ind w:left="0" w:firstLine="0"/>
        <w:rPr>
          <w:b/>
          <w:bCs/>
          <w:color w:val="000000" w:themeColor="text1"/>
          <w:szCs w:val="20"/>
        </w:rPr>
      </w:pPr>
      <w:bookmarkStart w:id="4" w:name="_Hlk214972498"/>
      <w:r w:rsidRPr="00A86CAF">
        <w:rPr>
          <w:b/>
          <w:bCs/>
          <w:color w:val="000000" w:themeColor="text1"/>
          <w:szCs w:val="20"/>
        </w:rPr>
        <w:t xml:space="preserve">Update Statement of Work (SOW) Section 5.1.5: </w:t>
      </w:r>
      <w:r w:rsidRPr="00A86CAF">
        <w:rPr>
          <w:color w:val="000000" w:themeColor="text1"/>
          <w:szCs w:val="20"/>
        </w:rPr>
        <w:t>Update the second column title from “Quantity” to “Projected Annual Quantities” for clarification.</w:t>
      </w:r>
      <w:r w:rsidRPr="00A86CAF">
        <w:rPr>
          <w:b/>
          <w:bCs/>
          <w:color w:val="000000" w:themeColor="text1"/>
          <w:szCs w:val="20"/>
        </w:rPr>
        <w:t xml:space="preserve"> </w:t>
      </w:r>
    </w:p>
    <w:p w14:paraId="2279E290" w14:textId="77777777" w:rsidR="00FE39EA" w:rsidRPr="00A86CAF" w:rsidRDefault="00FE39EA" w:rsidP="00FE39EA">
      <w:pPr>
        <w:spacing w:after="0" w:line="240" w:lineRule="auto"/>
        <w:rPr>
          <w:b/>
          <w:bCs/>
          <w:color w:val="000000" w:themeColor="text1"/>
          <w:szCs w:val="20"/>
        </w:rPr>
      </w:pPr>
    </w:p>
    <w:p w14:paraId="38F5707A" w14:textId="055601C6" w:rsidR="00FE39EA" w:rsidRPr="00A86CAF" w:rsidRDefault="00FE39EA" w:rsidP="00FE39EA">
      <w:pPr>
        <w:pStyle w:val="ListParagraph"/>
        <w:numPr>
          <w:ilvl w:val="0"/>
          <w:numId w:val="21"/>
        </w:numPr>
        <w:spacing w:after="0" w:line="240" w:lineRule="auto"/>
        <w:ind w:left="270" w:hanging="270"/>
        <w:rPr>
          <w:b/>
          <w:bCs/>
          <w:color w:val="000000" w:themeColor="text1"/>
          <w:szCs w:val="20"/>
        </w:rPr>
      </w:pPr>
      <w:r w:rsidRPr="00A86CAF">
        <w:rPr>
          <w:b/>
          <w:bCs/>
          <w:color w:val="000000" w:themeColor="text1"/>
          <w:szCs w:val="20"/>
        </w:rPr>
        <w:t xml:space="preserve">Add the following sections in the SOW: </w:t>
      </w:r>
    </w:p>
    <w:bookmarkEnd w:id="4"/>
    <w:p w14:paraId="3AE8BAB5" w14:textId="77777777" w:rsidR="00FE39EA" w:rsidRPr="00A86CAF" w:rsidRDefault="00FE39EA" w:rsidP="00FE39EA">
      <w:pPr>
        <w:spacing w:after="0" w:line="240" w:lineRule="auto"/>
        <w:rPr>
          <w:b/>
          <w:bCs/>
          <w:color w:val="000000" w:themeColor="text1"/>
          <w:szCs w:val="20"/>
        </w:rPr>
      </w:pPr>
    </w:p>
    <w:p w14:paraId="0D4F890C" w14:textId="77777777" w:rsidR="00FE39EA" w:rsidRPr="00A86CAF" w:rsidRDefault="00FE39EA" w:rsidP="00FE39EA">
      <w:pPr>
        <w:spacing w:after="0" w:line="240" w:lineRule="auto"/>
        <w:rPr>
          <w:color w:val="000000" w:themeColor="text1"/>
          <w:szCs w:val="20"/>
        </w:rPr>
      </w:pPr>
      <w:bookmarkStart w:id="5" w:name="_Hlk214972528"/>
      <w:r w:rsidRPr="00A86CAF">
        <w:rPr>
          <w:color w:val="000000" w:themeColor="text1"/>
          <w:szCs w:val="20"/>
        </w:rPr>
        <w:t>5.1.16  Shelf-life minimum for reagents: 60 days minimum.</w:t>
      </w:r>
    </w:p>
    <w:p w14:paraId="3F495C4A" w14:textId="77777777" w:rsidR="00FE39EA" w:rsidRPr="00A86CAF" w:rsidRDefault="00FE39EA" w:rsidP="00FE39EA">
      <w:pPr>
        <w:spacing w:after="0" w:line="240" w:lineRule="auto"/>
        <w:rPr>
          <w:color w:val="000000" w:themeColor="text1"/>
          <w:szCs w:val="20"/>
        </w:rPr>
      </w:pPr>
    </w:p>
    <w:p w14:paraId="7C664EEF" w14:textId="77777777" w:rsidR="00FE39EA" w:rsidRPr="00A86CAF" w:rsidRDefault="00FE39EA" w:rsidP="00FE39EA">
      <w:pPr>
        <w:spacing w:after="0" w:line="240" w:lineRule="auto"/>
        <w:rPr>
          <w:color w:val="000000" w:themeColor="text1"/>
          <w:szCs w:val="20"/>
        </w:rPr>
      </w:pPr>
      <w:r w:rsidRPr="00A86CAF">
        <w:rPr>
          <w:color w:val="000000" w:themeColor="text1"/>
          <w:szCs w:val="20"/>
        </w:rPr>
        <w:t>5.1.17  Self-calibration requirements: Analyzer must perform internal verification of pipetting accuracy, incubation temperature, centrifuge speed, and optical grading each time it runs.</w:t>
      </w:r>
    </w:p>
    <w:p w14:paraId="7BEF0EAC" w14:textId="77777777" w:rsidR="00FE39EA" w:rsidRPr="00A86CAF" w:rsidRDefault="00FE39EA" w:rsidP="00FE39EA">
      <w:pPr>
        <w:spacing w:after="0" w:line="240" w:lineRule="auto"/>
        <w:rPr>
          <w:color w:val="000000" w:themeColor="text1"/>
          <w:szCs w:val="20"/>
        </w:rPr>
      </w:pPr>
    </w:p>
    <w:p w14:paraId="1D12D366" w14:textId="77777777" w:rsidR="00FE39EA" w:rsidRPr="00A86CAF" w:rsidRDefault="00FE39EA" w:rsidP="00FE39EA">
      <w:pPr>
        <w:spacing w:after="0" w:line="240" w:lineRule="auto"/>
        <w:rPr>
          <w:color w:val="000000" w:themeColor="text1"/>
          <w:szCs w:val="20"/>
        </w:rPr>
      </w:pPr>
      <w:r w:rsidRPr="00A86CAF">
        <w:rPr>
          <w:color w:val="000000" w:themeColor="text1"/>
          <w:szCs w:val="20"/>
        </w:rPr>
        <w:t>5.1.18  Output times: Minimal output time of 30 minutes per test cycle.</w:t>
      </w:r>
    </w:p>
    <w:p w14:paraId="7644ADB8" w14:textId="77777777" w:rsidR="00FE39EA" w:rsidRPr="00A86CAF" w:rsidRDefault="00FE39EA" w:rsidP="00FE39EA">
      <w:pPr>
        <w:spacing w:after="0" w:line="240" w:lineRule="auto"/>
        <w:rPr>
          <w:color w:val="000000" w:themeColor="text1"/>
          <w:szCs w:val="20"/>
        </w:rPr>
      </w:pPr>
    </w:p>
    <w:p w14:paraId="43C9587D" w14:textId="77777777" w:rsidR="00FE39EA" w:rsidRPr="00A86CAF" w:rsidRDefault="00FE39EA" w:rsidP="00FE39EA">
      <w:pPr>
        <w:spacing w:after="0" w:line="240" w:lineRule="auto"/>
        <w:rPr>
          <w:color w:val="000000" w:themeColor="text1"/>
          <w:szCs w:val="20"/>
        </w:rPr>
      </w:pPr>
      <w:r w:rsidRPr="00A86CAF">
        <w:rPr>
          <w:color w:val="000000" w:themeColor="text1"/>
          <w:szCs w:val="20"/>
        </w:rPr>
        <w:t>5.1.19  Special considerations: Analyzer must be capable of performing C &amp; E phenotyping.</w:t>
      </w:r>
    </w:p>
    <w:p w14:paraId="1E549BF0" w14:textId="77777777" w:rsidR="00FE39EA" w:rsidRPr="00A86CAF" w:rsidRDefault="00FE39EA" w:rsidP="00FE39EA">
      <w:pPr>
        <w:spacing w:after="0" w:line="240" w:lineRule="auto"/>
        <w:rPr>
          <w:color w:val="000000" w:themeColor="text1"/>
          <w:szCs w:val="20"/>
        </w:rPr>
      </w:pPr>
    </w:p>
    <w:p w14:paraId="2EEF0893" w14:textId="77777777" w:rsidR="00FE39EA" w:rsidRPr="00A86CAF" w:rsidRDefault="00FE39EA" w:rsidP="00FE39EA">
      <w:pPr>
        <w:spacing w:after="0" w:line="240" w:lineRule="auto"/>
        <w:rPr>
          <w:b/>
          <w:bCs/>
          <w:color w:val="000000" w:themeColor="text1"/>
          <w:szCs w:val="20"/>
        </w:rPr>
      </w:pPr>
      <w:r w:rsidRPr="00A86CAF">
        <w:rPr>
          <w:color w:val="000000" w:themeColor="text1"/>
          <w:szCs w:val="20"/>
        </w:rPr>
        <w:t>5.1.20  Equipment must operate at a controlled temperature of 15–30 °C to ensure optimal performance of incubation, centrifugation, and reagent handling systems.</w:t>
      </w:r>
    </w:p>
    <w:p w14:paraId="2328C6B2" w14:textId="77777777" w:rsidR="00FE39EA" w:rsidRPr="00A86CAF" w:rsidRDefault="00FE39EA" w:rsidP="00FE39EA">
      <w:pPr>
        <w:spacing w:after="0" w:line="240" w:lineRule="auto"/>
        <w:rPr>
          <w:b/>
          <w:bCs/>
          <w:color w:val="000000" w:themeColor="text1"/>
          <w:szCs w:val="20"/>
        </w:rPr>
      </w:pPr>
      <w:bookmarkStart w:id="6" w:name="_Hlk214972543"/>
      <w:bookmarkEnd w:id="5"/>
    </w:p>
    <w:p w14:paraId="6E5B6597" w14:textId="5DFA8155" w:rsidR="00FE39EA" w:rsidRPr="00A86CAF" w:rsidRDefault="00FE39EA" w:rsidP="00FE39EA">
      <w:pPr>
        <w:pStyle w:val="ListParagraph"/>
        <w:numPr>
          <w:ilvl w:val="0"/>
          <w:numId w:val="21"/>
        </w:numPr>
        <w:tabs>
          <w:tab w:val="left" w:pos="270"/>
        </w:tabs>
        <w:spacing w:after="0" w:line="240" w:lineRule="auto"/>
        <w:ind w:left="0" w:firstLine="0"/>
        <w:rPr>
          <w:b/>
          <w:bCs/>
          <w:color w:val="000000" w:themeColor="text1"/>
          <w:szCs w:val="20"/>
        </w:rPr>
      </w:pPr>
      <w:r w:rsidRPr="00A86CAF">
        <w:rPr>
          <w:b/>
          <w:bCs/>
          <w:color w:val="000000" w:themeColor="text1"/>
          <w:szCs w:val="20"/>
        </w:rPr>
        <w:t xml:space="preserve">Update Attachment-1-SOW-Checklist: </w:t>
      </w:r>
      <w:r w:rsidRPr="00A86CAF">
        <w:rPr>
          <w:color w:val="000000" w:themeColor="text1"/>
          <w:szCs w:val="20"/>
        </w:rPr>
        <w:t>To include the new section and added clarifications provided in Amendment 1.</w:t>
      </w:r>
    </w:p>
    <w:p w14:paraId="43554445" w14:textId="4F26D330" w:rsidR="00FE39EA" w:rsidRPr="00A86CAF" w:rsidRDefault="00FE39EA" w:rsidP="00FE39EA">
      <w:pPr>
        <w:tabs>
          <w:tab w:val="left" w:pos="360"/>
        </w:tabs>
        <w:autoSpaceDE w:val="0"/>
        <w:autoSpaceDN w:val="0"/>
        <w:adjustRightInd w:val="0"/>
        <w:contextualSpacing/>
        <w:rPr>
          <w:rFonts w:asciiTheme="minorHAnsi" w:eastAsia="TimesNewRomanPSMT" w:hAnsiTheme="minorHAnsi" w:cstheme="minorBidi"/>
          <w:color w:val="000000" w:themeColor="text1"/>
          <w:sz w:val="22"/>
          <w:szCs w:val="20"/>
        </w:rPr>
      </w:pPr>
      <w:r w:rsidRPr="00A86CAF">
        <w:rPr>
          <w:b/>
          <w:bCs/>
          <w:color w:val="000000" w:themeColor="text1"/>
          <w:szCs w:val="20"/>
        </w:rPr>
        <w:br/>
        <w:t xml:space="preserve">4)  Update Exhibit 1-Addendum to 52.212-1: </w:t>
      </w:r>
      <w:r w:rsidRPr="00A86CAF">
        <w:rPr>
          <w:color w:val="000000" w:themeColor="text1"/>
          <w:szCs w:val="20"/>
        </w:rPr>
        <w:t xml:space="preserve">Update Section 5c to  </w:t>
      </w:r>
      <w:r w:rsidRPr="00A86CAF">
        <w:rPr>
          <w:b/>
          <w:bCs/>
          <w:color w:val="000000" w:themeColor="text1"/>
          <w:szCs w:val="20"/>
        </w:rPr>
        <w:t>PROPOSAL DUE DATE:</w:t>
      </w:r>
      <w:r w:rsidRPr="00A86CAF">
        <w:rPr>
          <w:rFonts w:asciiTheme="minorHAnsi" w:eastAsia="TimesNewRomanPSMT" w:hAnsiTheme="minorHAnsi" w:cstheme="minorBidi"/>
          <w:b/>
          <w:bCs/>
          <w:color w:val="000000" w:themeColor="text1"/>
          <w:sz w:val="22"/>
          <w:szCs w:val="20"/>
        </w:rPr>
        <w:t xml:space="preserve"> </w:t>
      </w:r>
      <w:r w:rsidRPr="00A86CAF">
        <w:rPr>
          <w:color w:val="000000" w:themeColor="text1"/>
          <w:szCs w:val="20"/>
        </w:rPr>
        <w:t xml:space="preserve">No Later Than 10:00 pm ET; on </w:t>
      </w:r>
      <w:r w:rsidR="00A86CAF" w:rsidRPr="00A86CAF">
        <w:rPr>
          <w:color w:val="C00000"/>
          <w:szCs w:val="20"/>
          <w:u w:val="single"/>
        </w:rPr>
        <w:t>Tues</w:t>
      </w:r>
      <w:r w:rsidRPr="00A86CAF">
        <w:rPr>
          <w:color w:val="C00000"/>
          <w:szCs w:val="20"/>
          <w:u w:val="single"/>
        </w:rPr>
        <w:t>day</w:t>
      </w:r>
      <w:r w:rsidRPr="00A86CAF">
        <w:rPr>
          <w:color w:val="000000" w:themeColor="text1"/>
          <w:szCs w:val="20"/>
          <w:u w:val="single"/>
        </w:rPr>
        <w:t xml:space="preserve">, </w:t>
      </w:r>
      <w:r w:rsidRPr="00A86CAF">
        <w:rPr>
          <w:b/>
          <w:bCs/>
          <w:color w:val="000000" w:themeColor="text1"/>
          <w:szCs w:val="20"/>
          <w:u w:val="single"/>
        </w:rPr>
        <w:t>09</w:t>
      </w:r>
      <w:r w:rsidRPr="00A86CAF">
        <w:rPr>
          <w:color w:val="000000" w:themeColor="text1"/>
          <w:szCs w:val="20"/>
          <w:u w:val="single"/>
        </w:rPr>
        <w:t xml:space="preserve"> December 2025 at 10:00 p.m. ET.</w:t>
      </w:r>
    </w:p>
    <w:bookmarkEnd w:id="6"/>
    <w:p w14:paraId="5267C8D4" w14:textId="77777777" w:rsidR="00FE39EA" w:rsidRPr="00465DA3" w:rsidRDefault="00FE39EA" w:rsidP="00465DA3">
      <w:pPr>
        <w:spacing w:after="0" w:line="240" w:lineRule="auto"/>
        <w:rPr>
          <w:rFonts w:eastAsia="Calibri"/>
        </w:rPr>
      </w:pPr>
    </w:p>
    <w:p w14:paraId="01D783D4" w14:textId="6F36B66B" w:rsidR="00465DA3" w:rsidRDefault="00465DA3" w:rsidP="00E86F3E">
      <w:pPr>
        <w:tabs>
          <w:tab w:val="left" w:pos="1620"/>
          <w:tab w:val="left" w:pos="1800"/>
        </w:tabs>
        <w:spacing w:after="0" w:line="240" w:lineRule="auto"/>
        <w:rPr>
          <w:rFonts w:eastAsia="Calibri"/>
        </w:rPr>
      </w:pPr>
      <w:r>
        <w:rPr>
          <w:rFonts w:eastAsia="Calibri"/>
        </w:rPr>
        <w:t>_________________</w:t>
      </w:r>
    </w:p>
    <w:p w14:paraId="601DD9C6" w14:textId="77777777" w:rsidR="00465DA3" w:rsidRDefault="00465DA3" w:rsidP="003B0B39">
      <w:pPr>
        <w:spacing w:after="0" w:line="240" w:lineRule="auto"/>
        <w:rPr>
          <w:rFonts w:eastAsia="Calibri"/>
        </w:rPr>
      </w:pPr>
    </w:p>
    <w:p w14:paraId="01849FB6" w14:textId="7B929EFB" w:rsidR="003B0B39" w:rsidRPr="003B0B39" w:rsidRDefault="003B0B39" w:rsidP="003B0B39">
      <w:pPr>
        <w:spacing w:after="0" w:line="240" w:lineRule="auto"/>
        <w:rPr>
          <w:rFonts w:eastAsia="Calibri"/>
        </w:rPr>
      </w:pPr>
      <w:r w:rsidRPr="003B0B39">
        <w:rPr>
          <w:rFonts w:eastAsia="Calibri"/>
        </w:rPr>
        <w:lastRenderedPageBreak/>
        <w:t>This is a combined synopsis/solicitation for commercial</w:t>
      </w:r>
      <w:r w:rsidR="00D81EA9">
        <w:rPr>
          <w:rFonts w:eastAsia="Calibri"/>
        </w:rPr>
        <w:t xml:space="preserve"> products</w:t>
      </w:r>
      <w:r w:rsidRPr="003B0B39">
        <w:rPr>
          <w:rFonts w:eastAsia="Calibri"/>
        </w:rPr>
        <w:t xml:space="preserve"> prepared in accordance with FAR 12.6, Streamlined Procedures for Evaluation and Solicitation for Commercial Products and Commercial Services, as supplemented with additional information included in this notice and FAR 13, Simplified Acquisition Procedures. This announcement constitutes the only solicitation; proposals are being </w:t>
      </w:r>
      <w:r w:rsidR="002E3259" w:rsidRPr="003B0B39">
        <w:rPr>
          <w:rFonts w:eastAsia="Calibri"/>
        </w:rPr>
        <w:t>requested,</w:t>
      </w:r>
      <w:r w:rsidRPr="003B0B39">
        <w:rPr>
          <w:rFonts w:eastAsia="Calibri"/>
        </w:rPr>
        <w:t xml:space="preserve"> and a written solicitation will not be issued. The solicitation number is </w:t>
      </w:r>
      <w:r w:rsidR="00D81EA9" w:rsidRPr="00D81EA9">
        <w:rPr>
          <w:rFonts w:eastAsia="Calibri"/>
        </w:rPr>
        <w:t>RFQ1787669</w:t>
      </w:r>
      <w:r w:rsidRPr="003B0B39">
        <w:rPr>
          <w:rFonts w:eastAsia="Calibri"/>
        </w:rPr>
        <w:t xml:space="preserve">. The solicitation is issued as a Request for </w:t>
      </w:r>
      <w:r w:rsidR="00D81EA9">
        <w:rPr>
          <w:rFonts w:eastAsia="Calibri"/>
        </w:rPr>
        <w:t xml:space="preserve">Quotation </w:t>
      </w:r>
      <w:r w:rsidRPr="003B0B39">
        <w:rPr>
          <w:rFonts w:eastAsia="Calibri"/>
        </w:rPr>
        <w:t>(RF</w:t>
      </w:r>
      <w:r w:rsidR="00D81EA9">
        <w:rPr>
          <w:rFonts w:eastAsia="Calibri"/>
        </w:rPr>
        <w:t>Q</w:t>
      </w:r>
      <w:r w:rsidRPr="003B0B39">
        <w:rPr>
          <w:rFonts w:eastAsia="Calibri"/>
        </w:rPr>
        <w:t>)</w:t>
      </w:r>
      <w:r w:rsidR="00D81EA9">
        <w:rPr>
          <w:rFonts w:eastAsia="Calibri"/>
        </w:rPr>
        <w:t xml:space="preserve"> via GSA eBuy at </w:t>
      </w:r>
      <w:r w:rsidR="00D81EA9" w:rsidRPr="00D81EA9">
        <w:rPr>
          <w:rFonts w:eastAsia="Calibri"/>
          <w:u w:val="single"/>
        </w:rPr>
        <w:t>https://www.ebuy.gsa.gov/ebuy/</w:t>
      </w:r>
      <w:r w:rsidRPr="003B0B39">
        <w:rPr>
          <w:rFonts w:eastAsia="Calibri"/>
        </w:rPr>
        <w:t>. Provisions and clauses in effect through Federal Acquisition Circular 2023-05 (published 08August 2023) are incorporated. It is the contractor’s responsibility to be familiar with the applicable clauses and provisions. The clause may be accessed in full text at: https://www.acquisition.gov/.</w:t>
      </w:r>
    </w:p>
    <w:p w14:paraId="57EFB7DF" w14:textId="77777777" w:rsidR="003B0B39" w:rsidRPr="003B0B39" w:rsidRDefault="003B0B39" w:rsidP="003B0B39">
      <w:pPr>
        <w:spacing w:after="0" w:line="240" w:lineRule="auto"/>
        <w:rPr>
          <w:rFonts w:eastAsia="Calibri"/>
        </w:rPr>
      </w:pPr>
    </w:p>
    <w:p w14:paraId="226DCD0B" w14:textId="382A363B" w:rsidR="003B0B39" w:rsidRPr="003B0B39" w:rsidRDefault="003B0B39" w:rsidP="003B0B39">
      <w:pPr>
        <w:spacing w:after="0" w:line="240" w:lineRule="auto"/>
        <w:rPr>
          <w:rFonts w:eastAsia="Calibri"/>
        </w:rPr>
      </w:pPr>
      <w:r w:rsidRPr="003B0B39">
        <w:rPr>
          <w:rFonts w:eastAsia="Calibri"/>
        </w:rPr>
        <w:t>Th</w:t>
      </w:r>
      <w:r w:rsidR="0070127C">
        <w:rPr>
          <w:rFonts w:eastAsia="Calibri"/>
        </w:rPr>
        <w:t>ere is no set-aside used for this action</w:t>
      </w:r>
      <w:r w:rsidRPr="003B0B39">
        <w:rPr>
          <w:rFonts w:eastAsia="Calibri"/>
        </w:rPr>
        <w:t xml:space="preserve">. The associated North American Industrial Classification System (NAICS) code for this procurement is </w:t>
      </w:r>
      <w:r w:rsidR="0070127C">
        <w:rPr>
          <w:rFonts w:eastAsia="Calibri"/>
        </w:rPr>
        <w:t>334516</w:t>
      </w:r>
      <w:r w:rsidRPr="003B0B39">
        <w:rPr>
          <w:rFonts w:eastAsia="Calibri"/>
        </w:rPr>
        <w:t xml:space="preserve">, with a small business size standard of </w:t>
      </w:r>
      <w:r w:rsidR="0070127C" w:rsidRPr="0070127C">
        <w:rPr>
          <w:rFonts w:eastAsia="Calibri"/>
        </w:rPr>
        <w:t>1,000 Employees</w:t>
      </w:r>
      <w:r w:rsidRPr="003B0B39">
        <w:rPr>
          <w:rFonts w:eastAsia="Calibri"/>
        </w:rPr>
        <w:t>.</w:t>
      </w:r>
    </w:p>
    <w:p w14:paraId="695FD491" w14:textId="77777777" w:rsidR="003B0B39" w:rsidRPr="003B0B39" w:rsidRDefault="003B0B39" w:rsidP="003B0B39">
      <w:pPr>
        <w:spacing w:after="0" w:line="240" w:lineRule="auto"/>
        <w:rPr>
          <w:rFonts w:eastAsia="Calibri"/>
          <w:highlight w:val="yellow"/>
        </w:rPr>
      </w:pPr>
    </w:p>
    <w:p w14:paraId="1C6ABA03" w14:textId="237DF857" w:rsidR="003B0B39" w:rsidRPr="003B0B39" w:rsidRDefault="0070127C" w:rsidP="003B0B39">
      <w:pPr>
        <w:spacing w:after="0" w:line="240" w:lineRule="auto"/>
        <w:rPr>
          <w:rFonts w:eastAsia="Calibri"/>
        </w:rPr>
      </w:pPr>
      <w:r w:rsidRPr="0070127C">
        <w:rPr>
          <w:rFonts w:eastAsia="Calibri"/>
        </w:rPr>
        <w:t>The Naval Medical Center Portsmouth (NMCP) requires two automated immunohematology analyzers, along with associated reagents, quality control materials, maintenance services, and consumables, to support the Transfusion Services Division of the Laboratory Department. This division is integral to both routine and emergent patient care across Hampton Roads and its supported commands. Transfusion Services is responsible for the testing, preparation, and distribution of blood products for surgical, trauma, and hematologic patients. It ensures safe and timely transfusion support through immunohematology testing, compatibility verification, and inventory management of blood components. The division also supports massive transfusions and contingency operations by maintaining validated procedures and reliable instrumentation.</w:t>
      </w:r>
      <w:r>
        <w:rPr>
          <w:rFonts w:eastAsia="Calibri"/>
        </w:rPr>
        <w:t xml:space="preserve"> </w:t>
      </w:r>
      <w:r w:rsidR="003B0B39" w:rsidRPr="003B0B39">
        <w:rPr>
          <w:rFonts w:eastAsia="Calibri"/>
        </w:rPr>
        <w:t xml:space="preserve">The solicitation will result in one (1) firm fixed price </w:t>
      </w:r>
      <w:r>
        <w:rPr>
          <w:rFonts w:eastAsia="Calibri"/>
        </w:rPr>
        <w:t>order through the GSA</w:t>
      </w:r>
      <w:r w:rsidR="003B0B39" w:rsidRPr="003B0B39">
        <w:rPr>
          <w:rFonts w:eastAsia="Calibri"/>
        </w:rPr>
        <w:t xml:space="preserve">. </w:t>
      </w:r>
    </w:p>
    <w:p w14:paraId="456EB7D1" w14:textId="77777777" w:rsidR="003B0B39" w:rsidRPr="003B0B39" w:rsidRDefault="003B0B39" w:rsidP="003B0B39">
      <w:pPr>
        <w:spacing w:after="0" w:line="240" w:lineRule="auto"/>
        <w:rPr>
          <w:rFonts w:eastAsia="Calibri"/>
          <w:highlight w:val="yellow"/>
        </w:rPr>
      </w:pPr>
    </w:p>
    <w:p w14:paraId="438EA5A4" w14:textId="6787B0E4" w:rsidR="003B0B39" w:rsidRPr="008D48BD" w:rsidRDefault="003B0B39" w:rsidP="003B0B39">
      <w:pPr>
        <w:spacing w:after="0" w:line="240" w:lineRule="auto"/>
        <w:rPr>
          <w:rFonts w:eastAsia="Calibri"/>
          <w:color w:val="C00000"/>
        </w:rPr>
      </w:pPr>
      <w:r w:rsidRPr="008D48BD">
        <w:rPr>
          <w:rFonts w:eastAsia="Calibri"/>
          <w:color w:val="C00000"/>
        </w:rPr>
        <w:t xml:space="preserve">The estimated </w:t>
      </w:r>
      <w:r w:rsidR="00E86F3E" w:rsidRPr="008D48BD">
        <w:rPr>
          <w:rFonts w:eastAsia="Calibri"/>
          <w:color w:val="C00000"/>
        </w:rPr>
        <w:t xml:space="preserve">Delivery </w:t>
      </w:r>
      <w:r w:rsidR="009A593B">
        <w:rPr>
          <w:rFonts w:eastAsia="Calibri"/>
          <w:color w:val="C00000"/>
        </w:rPr>
        <w:t>P</w:t>
      </w:r>
      <w:r w:rsidR="008D48BD" w:rsidRPr="008D48BD">
        <w:rPr>
          <w:rFonts w:eastAsia="Calibri"/>
          <w:color w:val="C00000"/>
        </w:rPr>
        <w:t>eriod is 01 January 2026 t</w:t>
      </w:r>
      <w:r w:rsidR="009A593B">
        <w:rPr>
          <w:rFonts w:eastAsia="Calibri"/>
          <w:color w:val="C00000"/>
        </w:rPr>
        <w:t>hrough</w:t>
      </w:r>
      <w:r w:rsidR="008D48BD" w:rsidRPr="008D48BD">
        <w:rPr>
          <w:rFonts w:eastAsia="Calibri"/>
          <w:color w:val="C00000"/>
        </w:rPr>
        <w:t xml:space="preserve"> 31 December 2026</w:t>
      </w:r>
      <w:r w:rsidR="009A593B">
        <w:rPr>
          <w:rFonts w:eastAsia="Calibri"/>
          <w:color w:val="C00000"/>
        </w:rPr>
        <w:t xml:space="preserve"> (Reference page 14 for details).</w:t>
      </w:r>
    </w:p>
    <w:p w14:paraId="16CA6618" w14:textId="77777777" w:rsidR="003B0B39" w:rsidRPr="003B0B39" w:rsidRDefault="003B0B39" w:rsidP="003B0B39">
      <w:pPr>
        <w:spacing w:after="0" w:line="240" w:lineRule="auto"/>
        <w:rPr>
          <w:rFonts w:eastAsia="Calibri"/>
          <w:highlight w:val="yellow"/>
        </w:rPr>
      </w:pPr>
    </w:p>
    <w:p w14:paraId="6DBB6A27" w14:textId="09B59B59" w:rsidR="003B0B39" w:rsidRPr="003B0B39" w:rsidRDefault="003B0B39" w:rsidP="003B0B39">
      <w:pPr>
        <w:spacing w:after="0" w:line="240" w:lineRule="auto"/>
        <w:rPr>
          <w:rFonts w:eastAsia="Calibri"/>
        </w:rPr>
      </w:pPr>
      <w:r w:rsidRPr="003B0B39">
        <w:rPr>
          <w:rFonts w:eastAsia="Calibri"/>
        </w:rPr>
        <w:t xml:space="preserve">The scope of the requirement is listed in the </w:t>
      </w:r>
      <w:r w:rsidR="0070127C">
        <w:rPr>
          <w:rFonts w:eastAsia="Calibri"/>
        </w:rPr>
        <w:t>Scope of Work (SOW)</w:t>
      </w:r>
      <w:r w:rsidRPr="003B0B39">
        <w:rPr>
          <w:rFonts w:eastAsia="Calibri"/>
        </w:rPr>
        <w:t xml:space="preserve">. Naval Medical Center Portsmouth, VA (NMCP) requests responses from qualified sources capable of providing services outlined in the </w:t>
      </w:r>
      <w:r w:rsidR="0070127C">
        <w:rPr>
          <w:rFonts w:eastAsia="Calibri"/>
        </w:rPr>
        <w:t>SOW</w:t>
      </w:r>
      <w:r w:rsidRPr="003B0B39">
        <w:rPr>
          <w:rFonts w:eastAsia="Calibri"/>
        </w:rPr>
        <w:t>.</w:t>
      </w:r>
    </w:p>
    <w:p w14:paraId="49E4464A" w14:textId="77777777" w:rsidR="003B0B39" w:rsidRPr="003B0B39" w:rsidRDefault="003B0B39" w:rsidP="003B0B39">
      <w:pPr>
        <w:spacing w:after="0" w:line="240" w:lineRule="auto"/>
        <w:rPr>
          <w:rFonts w:eastAsia="Calibri"/>
          <w:highlight w:val="yellow"/>
        </w:rPr>
      </w:pPr>
    </w:p>
    <w:p w14:paraId="556962EB" w14:textId="77777777" w:rsidR="003B0B39" w:rsidRPr="003B0B39" w:rsidRDefault="003B0B39" w:rsidP="003B0B39">
      <w:pPr>
        <w:spacing w:after="0" w:line="240" w:lineRule="auto"/>
        <w:rPr>
          <w:rFonts w:eastAsia="Calibri"/>
        </w:rPr>
      </w:pPr>
      <w:r w:rsidRPr="003B0B39">
        <w:rPr>
          <w:rFonts w:eastAsia="Calibri"/>
        </w:rPr>
        <w:t>ADMINISTRATIVE INFORMATION</w:t>
      </w:r>
    </w:p>
    <w:p w14:paraId="4A692891" w14:textId="06B89E88" w:rsidR="003B0B39" w:rsidRPr="003B0B39" w:rsidRDefault="003B0B39" w:rsidP="003B0B39">
      <w:pPr>
        <w:spacing w:after="0" w:line="240" w:lineRule="auto"/>
        <w:rPr>
          <w:rFonts w:eastAsia="Calibri"/>
        </w:rPr>
      </w:pPr>
      <w:r w:rsidRPr="003B0B39">
        <w:rPr>
          <w:rFonts w:eastAsia="Calibri"/>
        </w:rPr>
        <w:t>Contracting Officer:</w:t>
      </w:r>
      <w:r w:rsidR="0070127C">
        <w:rPr>
          <w:rFonts w:eastAsia="Calibri"/>
        </w:rPr>
        <w:t xml:space="preserve"> Matthew Teel</w:t>
      </w:r>
    </w:p>
    <w:p w14:paraId="3F462F66" w14:textId="77777777" w:rsidR="003B0B39" w:rsidRPr="003B0B39" w:rsidRDefault="003B0B39" w:rsidP="003B0B39">
      <w:pPr>
        <w:spacing w:after="0" w:line="240" w:lineRule="auto"/>
        <w:rPr>
          <w:rFonts w:eastAsia="Calibri"/>
        </w:rPr>
      </w:pPr>
    </w:p>
    <w:p w14:paraId="0295250A" w14:textId="2870C931" w:rsidR="003B0B39" w:rsidRPr="003B0B39" w:rsidRDefault="003B0B39" w:rsidP="003B0B39">
      <w:pPr>
        <w:spacing w:after="0" w:line="240" w:lineRule="auto"/>
        <w:rPr>
          <w:rFonts w:eastAsia="Calibri"/>
        </w:rPr>
      </w:pPr>
      <w:r w:rsidRPr="003B0B39">
        <w:rPr>
          <w:rFonts w:eastAsia="Calibri"/>
        </w:rPr>
        <w:t xml:space="preserve">The </w:t>
      </w:r>
      <w:r w:rsidR="002E3259" w:rsidRPr="003B0B39">
        <w:rPr>
          <w:rFonts w:eastAsia="Calibri"/>
        </w:rPr>
        <w:t>Question-and-Answer</w:t>
      </w:r>
      <w:r w:rsidRPr="003B0B39">
        <w:rPr>
          <w:rFonts w:eastAsia="Calibri"/>
        </w:rPr>
        <w:t xml:space="preserve"> period of the solicitation can be found in ADDENDUM to 52.212-1 – INSTRUCTIONS TO OFFERORS – COMMERCIAL PRODUCTS AND COMMERCIAL SERVICES</w:t>
      </w:r>
    </w:p>
    <w:p w14:paraId="2EBAA0F7" w14:textId="77777777" w:rsidR="003B0B39" w:rsidRPr="003B0B39" w:rsidRDefault="003B0B39" w:rsidP="003B0B39">
      <w:pPr>
        <w:spacing w:after="0" w:line="240" w:lineRule="auto"/>
        <w:rPr>
          <w:rFonts w:eastAsia="Calibri"/>
        </w:rPr>
      </w:pPr>
    </w:p>
    <w:p w14:paraId="48BDDD47" w14:textId="77777777" w:rsidR="003B0B39" w:rsidRPr="003B0B39" w:rsidRDefault="003B0B39" w:rsidP="003B0B39">
      <w:pPr>
        <w:spacing w:after="0" w:line="240" w:lineRule="auto"/>
        <w:rPr>
          <w:rFonts w:eastAsia="Calibri"/>
        </w:rPr>
      </w:pPr>
      <w:r w:rsidRPr="003B0B39">
        <w:rPr>
          <w:rFonts w:eastAsia="Calibri"/>
        </w:rPr>
        <w:t>The closing date of the solicitation can be found in ADDENDUM to 52.212-1 – INSTRUCTIONS TO OFFERORS – COMMERCIAL PRODUCTS AND COMMERCIAL SERVICES</w:t>
      </w:r>
    </w:p>
    <w:p w14:paraId="36DECA74" w14:textId="77777777" w:rsidR="003B0B39" w:rsidRPr="003B0B39" w:rsidRDefault="003B0B39" w:rsidP="003B0B39">
      <w:pPr>
        <w:spacing w:after="0" w:line="240" w:lineRule="auto"/>
        <w:rPr>
          <w:rFonts w:eastAsia="Calibri"/>
        </w:rPr>
      </w:pPr>
    </w:p>
    <w:p w14:paraId="1C099FEE" w14:textId="77777777" w:rsidR="003B0B39" w:rsidRPr="003B0B39" w:rsidRDefault="003B0B39" w:rsidP="003B0B39">
      <w:pPr>
        <w:spacing w:after="0" w:line="240" w:lineRule="auto"/>
        <w:rPr>
          <w:rFonts w:eastAsia="Calibri"/>
        </w:rPr>
      </w:pPr>
      <w:r w:rsidRPr="003B0B39">
        <w:rPr>
          <w:rFonts w:eastAsia="Calibri"/>
        </w:rPr>
        <w:t>The evaluation criteria can be found in ADDENDUM to 52.212-2 – EVALUATION – COMMERCIAL PRODUCTS AND COMMERCIAL SERVICES</w:t>
      </w:r>
    </w:p>
    <w:bookmarkEnd w:id="1"/>
    <w:p w14:paraId="5EE3E5C4" w14:textId="77777777" w:rsidR="008077F1" w:rsidRDefault="008077F1" w:rsidP="008077F1">
      <w:pPr>
        <w:spacing w:after="0" w:line="240" w:lineRule="auto"/>
      </w:pPr>
    </w:p>
    <w:p w14:paraId="67F28B4F" w14:textId="77777777" w:rsidR="008077F1" w:rsidRDefault="008077F1" w:rsidP="008077F1">
      <w:pPr>
        <w:spacing w:after="0" w:line="240" w:lineRule="auto"/>
      </w:pPr>
      <w:r>
        <w:rPr>
          <w:u w:val="single"/>
        </w:rPr>
        <w:t>ADMINISTRATIVE INFORMATION</w:t>
      </w:r>
    </w:p>
    <w:p w14:paraId="3239267F" w14:textId="6C302F3C" w:rsidR="005A024F" w:rsidRDefault="008077F1" w:rsidP="00FE39EA">
      <w:pPr>
        <w:pStyle w:val="NoSpacing"/>
      </w:pPr>
      <w:bookmarkStart w:id="7" w:name="PD000062"/>
      <w:bookmarkStart w:id="8" w:name="PD000003"/>
      <w:bookmarkEnd w:id="7"/>
      <w:bookmarkEnd w:id="8"/>
      <w:r w:rsidRPr="001231CB">
        <w:t xml:space="preserve">The point of contact for administrative concerns at Defense Health Agency (DHA), is </w:t>
      </w:r>
      <w:r w:rsidR="00846A3C">
        <w:t>Mr. Matthew Teel</w:t>
      </w:r>
      <w:r w:rsidRPr="001231CB">
        <w:t xml:space="preserve">, </w:t>
      </w:r>
      <w:hyperlink r:id="rId8" w:history="1">
        <w:r w:rsidR="00846A3C" w:rsidRPr="00C566F7">
          <w:rPr>
            <w:rStyle w:val="Hyperlink"/>
          </w:rPr>
          <w:t>matthew.d.teel.civ@health.mil</w:t>
        </w:r>
      </w:hyperlink>
      <w:r w:rsidR="00846A3C">
        <w:t>.</w:t>
      </w:r>
    </w:p>
    <w:p w14:paraId="05281708" w14:textId="77777777" w:rsidR="00FE39EA" w:rsidRDefault="00FE39EA" w:rsidP="00FE39EA">
      <w:pPr>
        <w:pStyle w:val="NoSpacing"/>
      </w:pPr>
    </w:p>
    <w:p w14:paraId="501143A2" w14:textId="77777777" w:rsidR="00FE39EA" w:rsidRDefault="00FE39EA" w:rsidP="00FE39EA">
      <w:pPr>
        <w:pStyle w:val="NoSpacing"/>
      </w:pPr>
    </w:p>
    <w:p w14:paraId="11BECE25" w14:textId="77777777" w:rsidR="00FE39EA" w:rsidRDefault="00FE39EA" w:rsidP="00FE39EA">
      <w:pPr>
        <w:pStyle w:val="NoSpacing"/>
      </w:pPr>
    </w:p>
    <w:p w14:paraId="26E1566A" w14:textId="77777777" w:rsidR="00FE39EA" w:rsidRDefault="00FE39EA" w:rsidP="00FE39EA">
      <w:pPr>
        <w:pStyle w:val="NoSpacing"/>
      </w:pPr>
    </w:p>
    <w:p w14:paraId="71DAD876" w14:textId="77777777" w:rsidR="009A593B" w:rsidRDefault="009A593B" w:rsidP="00FE39EA">
      <w:pPr>
        <w:pStyle w:val="NoSpacing"/>
      </w:pPr>
    </w:p>
    <w:p w14:paraId="1EA37015" w14:textId="77777777" w:rsidR="009A593B" w:rsidRDefault="009A593B" w:rsidP="00FE39EA">
      <w:pPr>
        <w:pStyle w:val="NoSpacing"/>
      </w:pPr>
    </w:p>
    <w:p w14:paraId="15197F4F" w14:textId="77777777" w:rsidR="009A593B" w:rsidRDefault="009A593B" w:rsidP="00FE39EA">
      <w:pPr>
        <w:pStyle w:val="NoSpacing"/>
      </w:pPr>
    </w:p>
    <w:p w14:paraId="3AF3F806" w14:textId="77777777" w:rsidR="009A593B" w:rsidRDefault="009A593B" w:rsidP="00FE39EA">
      <w:pPr>
        <w:pStyle w:val="NoSpacing"/>
      </w:pPr>
    </w:p>
    <w:p w14:paraId="66076DF5" w14:textId="77777777" w:rsidR="009A593B" w:rsidRDefault="009A593B" w:rsidP="00FE39EA">
      <w:pPr>
        <w:pStyle w:val="NoSpacing"/>
      </w:pPr>
    </w:p>
    <w:p w14:paraId="437A0285" w14:textId="77777777" w:rsidR="009A593B" w:rsidRDefault="009A593B" w:rsidP="00FE39EA">
      <w:pPr>
        <w:pStyle w:val="NoSpacing"/>
      </w:pPr>
    </w:p>
    <w:p w14:paraId="5D2DEA04" w14:textId="77777777" w:rsidR="009A593B" w:rsidRDefault="009A593B" w:rsidP="00FE39EA">
      <w:pPr>
        <w:pStyle w:val="NoSpacing"/>
      </w:pPr>
    </w:p>
    <w:p w14:paraId="153CF481" w14:textId="77777777" w:rsidR="009A593B" w:rsidRDefault="009A593B" w:rsidP="00FE39EA">
      <w:pPr>
        <w:pStyle w:val="NoSpacing"/>
      </w:pPr>
    </w:p>
    <w:p w14:paraId="7128890C" w14:textId="77777777" w:rsidR="009A593B" w:rsidRDefault="009A593B" w:rsidP="00FE39EA">
      <w:pPr>
        <w:pStyle w:val="NoSpacing"/>
      </w:pPr>
    </w:p>
    <w:p w14:paraId="1FC007AE" w14:textId="77777777" w:rsidR="009A593B" w:rsidRDefault="009A593B" w:rsidP="00FE39EA">
      <w:pPr>
        <w:pStyle w:val="NoSpacing"/>
      </w:pPr>
    </w:p>
    <w:p w14:paraId="29B08F26" w14:textId="77777777" w:rsidR="009A593B" w:rsidRDefault="009A593B" w:rsidP="00FE39EA">
      <w:pPr>
        <w:pStyle w:val="NoSpacing"/>
      </w:pPr>
    </w:p>
    <w:p w14:paraId="75364E73" w14:textId="77777777" w:rsidR="009A593B" w:rsidRDefault="009A593B" w:rsidP="00FE39EA">
      <w:pPr>
        <w:pStyle w:val="NoSpacing"/>
      </w:pPr>
    </w:p>
    <w:p w14:paraId="42D89F8D" w14:textId="77777777" w:rsidR="009A593B" w:rsidRDefault="009A593B" w:rsidP="00FE39EA">
      <w:pPr>
        <w:pStyle w:val="NoSpacing"/>
      </w:pPr>
    </w:p>
    <w:p w14:paraId="426F589B" w14:textId="77777777" w:rsidR="00D96AC3" w:rsidRDefault="00D96AC3" w:rsidP="008077F1">
      <w:pPr>
        <w:widowControl w:val="0"/>
        <w:autoSpaceDE w:val="0"/>
        <w:autoSpaceDN w:val="0"/>
        <w:adjustRightInd w:val="0"/>
        <w:spacing w:after="0" w:line="240" w:lineRule="auto"/>
        <w:rPr>
          <w:sz w:val="24"/>
          <w:szCs w:val="24"/>
        </w:rPr>
      </w:pPr>
    </w:p>
    <w:p w14:paraId="55A6F534" w14:textId="77777777" w:rsidR="00D96AC3" w:rsidRDefault="00D96AC3" w:rsidP="008077F1">
      <w:pPr>
        <w:widowControl w:val="0"/>
        <w:autoSpaceDE w:val="0"/>
        <w:autoSpaceDN w:val="0"/>
        <w:adjustRightInd w:val="0"/>
        <w:spacing w:after="0" w:line="240" w:lineRule="auto"/>
        <w:rPr>
          <w:sz w:val="24"/>
          <w:szCs w:val="24"/>
        </w:rPr>
      </w:pPr>
    </w:p>
    <w:tbl>
      <w:tblPr>
        <w:tblStyle w:val="TableGrid"/>
        <w:tblW w:w="0" w:type="auto"/>
        <w:tblLook w:val="04A0" w:firstRow="1" w:lastRow="0" w:firstColumn="1" w:lastColumn="0" w:noHBand="0" w:noVBand="1"/>
      </w:tblPr>
      <w:tblGrid>
        <w:gridCol w:w="625"/>
        <w:gridCol w:w="4524"/>
        <w:gridCol w:w="983"/>
        <w:gridCol w:w="839"/>
        <w:gridCol w:w="1142"/>
        <w:gridCol w:w="1237"/>
      </w:tblGrid>
      <w:tr w:rsidR="00C41CAF" w:rsidRPr="00C41CAF" w14:paraId="153992EE" w14:textId="77777777" w:rsidTr="00C41CAF">
        <w:tc>
          <w:tcPr>
            <w:tcW w:w="625" w:type="dxa"/>
            <w:tcBorders>
              <w:bottom w:val="single" w:sz="4" w:space="0" w:color="auto"/>
            </w:tcBorders>
          </w:tcPr>
          <w:p w14:paraId="41D72211" w14:textId="0AE7E450" w:rsidR="00C41CAF" w:rsidRPr="00C41CAF" w:rsidRDefault="00C41CAF" w:rsidP="00C41CAF">
            <w:pPr>
              <w:widowControl w:val="0"/>
              <w:autoSpaceDE w:val="0"/>
              <w:autoSpaceDN w:val="0"/>
              <w:adjustRightInd w:val="0"/>
              <w:jc w:val="center"/>
              <w:rPr>
                <w:b/>
                <w:bCs/>
                <w:szCs w:val="20"/>
              </w:rPr>
            </w:pPr>
            <w:r w:rsidRPr="00C41CAF">
              <w:rPr>
                <w:b/>
                <w:bCs/>
                <w:szCs w:val="20"/>
              </w:rPr>
              <w:t>Item</w:t>
            </w:r>
          </w:p>
        </w:tc>
        <w:tc>
          <w:tcPr>
            <w:tcW w:w="4524" w:type="dxa"/>
            <w:tcBorders>
              <w:bottom w:val="single" w:sz="4" w:space="0" w:color="auto"/>
            </w:tcBorders>
          </w:tcPr>
          <w:p w14:paraId="7542BD64" w14:textId="4E5FCB6B" w:rsidR="00C41CAF" w:rsidRPr="00C41CAF" w:rsidRDefault="00C41CAF" w:rsidP="00C41CAF">
            <w:pPr>
              <w:widowControl w:val="0"/>
              <w:autoSpaceDE w:val="0"/>
              <w:autoSpaceDN w:val="0"/>
              <w:adjustRightInd w:val="0"/>
              <w:jc w:val="center"/>
              <w:rPr>
                <w:b/>
                <w:bCs/>
                <w:szCs w:val="20"/>
              </w:rPr>
            </w:pPr>
            <w:r w:rsidRPr="00C41CAF">
              <w:rPr>
                <w:b/>
                <w:bCs/>
                <w:szCs w:val="20"/>
              </w:rPr>
              <w:t>Supplies / Services</w:t>
            </w:r>
          </w:p>
        </w:tc>
        <w:tc>
          <w:tcPr>
            <w:tcW w:w="983" w:type="dxa"/>
            <w:tcBorders>
              <w:bottom w:val="single" w:sz="4" w:space="0" w:color="auto"/>
            </w:tcBorders>
          </w:tcPr>
          <w:p w14:paraId="1C688FA7" w14:textId="63C7FE2A" w:rsidR="00C41CAF" w:rsidRPr="00C41CAF" w:rsidRDefault="00C41CAF" w:rsidP="00C41CAF">
            <w:pPr>
              <w:widowControl w:val="0"/>
              <w:autoSpaceDE w:val="0"/>
              <w:autoSpaceDN w:val="0"/>
              <w:adjustRightInd w:val="0"/>
              <w:jc w:val="center"/>
              <w:rPr>
                <w:b/>
                <w:bCs/>
                <w:szCs w:val="20"/>
              </w:rPr>
            </w:pPr>
            <w:r w:rsidRPr="00C41CAF">
              <w:rPr>
                <w:b/>
                <w:bCs/>
                <w:szCs w:val="20"/>
              </w:rPr>
              <w:t>Quantity</w:t>
            </w:r>
          </w:p>
        </w:tc>
        <w:tc>
          <w:tcPr>
            <w:tcW w:w="839" w:type="dxa"/>
            <w:tcBorders>
              <w:bottom w:val="single" w:sz="4" w:space="0" w:color="auto"/>
            </w:tcBorders>
          </w:tcPr>
          <w:p w14:paraId="725BC9EA" w14:textId="5405F436" w:rsidR="00C41CAF" w:rsidRPr="00C41CAF" w:rsidRDefault="00C41CAF" w:rsidP="00C41CAF">
            <w:pPr>
              <w:widowControl w:val="0"/>
              <w:autoSpaceDE w:val="0"/>
              <w:autoSpaceDN w:val="0"/>
              <w:adjustRightInd w:val="0"/>
              <w:jc w:val="center"/>
              <w:rPr>
                <w:b/>
                <w:bCs/>
                <w:szCs w:val="20"/>
              </w:rPr>
            </w:pPr>
            <w:r w:rsidRPr="00C41CAF">
              <w:rPr>
                <w:b/>
                <w:bCs/>
                <w:szCs w:val="20"/>
              </w:rPr>
              <w:t>Unit</w:t>
            </w:r>
          </w:p>
        </w:tc>
        <w:tc>
          <w:tcPr>
            <w:tcW w:w="1142" w:type="dxa"/>
            <w:tcBorders>
              <w:bottom w:val="single" w:sz="4" w:space="0" w:color="auto"/>
            </w:tcBorders>
          </w:tcPr>
          <w:p w14:paraId="465E0474" w14:textId="4E5B8D4B" w:rsidR="00C41CAF" w:rsidRPr="00C41CAF" w:rsidRDefault="00C41CAF" w:rsidP="00C41CAF">
            <w:pPr>
              <w:widowControl w:val="0"/>
              <w:autoSpaceDE w:val="0"/>
              <w:autoSpaceDN w:val="0"/>
              <w:adjustRightInd w:val="0"/>
              <w:jc w:val="center"/>
              <w:rPr>
                <w:b/>
                <w:bCs/>
                <w:szCs w:val="20"/>
              </w:rPr>
            </w:pPr>
            <w:r w:rsidRPr="00C41CAF">
              <w:rPr>
                <w:b/>
                <w:bCs/>
                <w:szCs w:val="20"/>
              </w:rPr>
              <w:t>Unit Price</w:t>
            </w:r>
          </w:p>
        </w:tc>
        <w:tc>
          <w:tcPr>
            <w:tcW w:w="1237" w:type="dxa"/>
            <w:tcBorders>
              <w:bottom w:val="single" w:sz="4" w:space="0" w:color="auto"/>
            </w:tcBorders>
          </w:tcPr>
          <w:p w14:paraId="1FDDA617" w14:textId="589740CC" w:rsidR="00C41CAF" w:rsidRPr="00C41CAF" w:rsidRDefault="00C41CAF" w:rsidP="00C41CAF">
            <w:pPr>
              <w:widowControl w:val="0"/>
              <w:autoSpaceDE w:val="0"/>
              <w:autoSpaceDN w:val="0"/>
              <w:adjustRightInd w:val="0"/>
              <w:jc w:val="center"/>
              <w:rPr>
                <w:b/>
                <w:bCs/>
                <w:szCs w:val="20"/>
              </w:rPr>
            </w:pPr>
            <w:r w:rsidRPr="00C41CAF">
              <w:rPr>
                <w:b/>
                <w:bCs/>
                <w:szCs w:val="20"/>
              </w:rPr>
              <w:t>Amount</w:t>
            </w:r>
          </w:p>
        </w:tc>
      </w:tr>
      <w:tr w:rsidR="00C41CAF" w:rsidRPr="00C41CAF" w14:paraId="64DB8FBF" w14:textId="77777777" w:rsidTr="00C41CAF">
        <w:tc>
          <w:tcPr>
            <w:tcW w:w="625" w:type="dxa"/>
            <w:tcBorders>
              <w:top w:val="single" w:sz="4" w:space="0" w:color="auto"/>
              <w:bottom w:val="single" w:sz="4" w:space="0" w:color="auto"/>
            </w:tcBorders>
          </w:tcPr>
          <w:p w14:paraId="5CC66E61" w14:textId="20A05EDF" w:rsidR="00C41CAF" w:rsidRPr="00C41CAF" w:rsidRDefault="00C41CAF" w:rsidP="00C41CAF">
            <w:pPr>
              <w:widowControl w:val="0"/>
              <w:autoSpaceDE w:val="0"/>
              <w:autoSpaceDN w:val="0"/>
              <w:adjustRightInd w:val="0"/>
              <w:rPr>
                <w:szCs w:val="20"/>
              </w:rPr>
            </w:pPr>
            <w:r w:rsidRPr="00C41CAF">
              <w:rPr>
                <w:szCs w:val="20"/>
              </w:rPr>
              <w:t>0001</w:t>
            </w:r>
          </w:p>
        </w:tc>
        <w:tc>
          <w:tcPr>
            <w:tcW w:w="4524" w:type="dxa"/>
            <w:tcBorders>
              <w:top w:val="single" w:sz="4" w:space="0" w:color="auto"/>
              <w:left w:val="nil"/>
              <w:bottom w:val="single" w:sz="4" w:space="0" w:color="auto"/>
              <w:right w:val="nil"/>
            </w:tcBorders>
          </w:tcPr>
          <w:p w14:paraId="56B6F8A1" w14:textId="77777777" w:rsidR="00C41CAF" w:rsidRDefault="00C41CAF" w:rsidP="00C41CAF">
            <w:pPr>
              <w:keepNext/>
            </w:pPr>
            <w:r>
              <w:t>ANALYZER, LAB, HEMATOLOGY, BLOOD GROUP</w:t>
            </w:r>
          </w:p>
          <w:p w14:paraId="446D12B4" w14:textId="77777777" w:rsidR="00C41CAF" w:rsidRDefault="00C41CAF" w:rsidP="00C41CAF">
            <w:pPr>
              <w:keepNext/>
            </w:pPr>
            <w:r>
              <w:t>FFP</w:t>
            </w:r>
          </w:p>
          <w:p w14:paraId="2773518B" w14:textId="77777777" w:rsidR="00C41CAF" w:rsidRDefault="00C41CAF" w:rsidP="00C41CAF">
            <w:pPr>
              <w:keepNext/>
            </w:pPr>
            <w:r>
              <w:t xml:space="preserve">Two (2) </w:t>
            </w:r>
            <w:r w:rsidRPr="00846A3C">
              <w:t xml:space="preserve">Immunohematology Blood-Grouping Analyzer Cost Per Test Contract </w:t>
            </w:r>
            <w:r>
              <w:t xml:space="preserve">GEL Analyzers, to perform the same tests to provide redundancy forming a blood grouping analyzer system. Laboratory, hematology, blood grouping, automated.  TO INCLUDE REGEANTS, QUALITY CONTROL, TRAINING, MAINTENANCE, AND CONSUMABLES IAW ATTACHED STATEMENT OF WORK (SOW), to be BILLED MONTHLY IN ARREARS for Naval Medical Center </w:t>
            </w:r>
            <w:r w:rsidRPr="007B25E7">
              <w:t>Portsmouth</w:t>
            </w:r>
            <w:r>
              <w:t xml:space="preserve"> (NMCP). Capable to perform following tests IAW SOW; </w:t>
            </w:r>
            <w:r w:rsidRPr="007B25E7">
              <w:t>ABO/Rh Typing</w:t>
            </w:r>
            <w:r>
              <w:t xml:space="preserve"> (Estimated Quantity = 26,400), </w:t>
            </w:r>
            <w:r w:rsidRPr="007B25E7">
              <w:t>Antibody Identification</w:t>
            </w:r>
            <w:r>
              <w:t xml:space="preserve"> (Est. Qty. = 2,400), </w:t>
            </w:r>
            <w:r w:rsidRPr="007B25E7">
              <w:t>Antibody Screening</w:t>
            </w:r>
            <w:r>
              <w:t xml:space="preserve"> </w:t>
            </w:r>
            <w:r w:rsidRPr="007B25E7">
              <w:t xml:space="preserve">(Est. Qty. = </w:t>
            </w:r>
            <w:r>
              <w:t xml:space="preserve">8,400), Antibody Titers </w:t>
            </w:r>
            <w:r w:rsidRPr="007B25E7">
              <w:t xml:space="preserve">(Est. Qty. = </w:t>
            </w:r>
            <w:r>
              <w:t>1,200</w:t>
            </w:r>
            <w:r w:rsidRPr="007B25E7">
              <w:t>),</w:t>
            </w:r>
            <w:r>
              <w:t xml:space="preserve"> Antigen Typing </w:t>
            </w:r>
            <w:r w:rsidRPr="007B25E7">
              <w:t xml:space="preserve">(Est. Qty. = </w:t>
            </w:r>
            <w:r>
              <w:t>1,200</w:t>
            </w:r>
            <w:r w:rsidRPr="007B25E7">
              <w:t>),</w:t>
            </w:r>
            <w:r>
              <w:t xml:space="preserve"> </w:t>
            </w:r>
            <w:r w:rsidRPr="007B25E7">
              <w:t xml:space="preserve"> Direct Antiglobulin Test</w:t>
            </w:r>
            <w:r>
              <w:t xml:space="preserve"> </w:t>
            </w:r>
            <w:r w:rsidRPr="007B25E7">
              <w:t xml:space="preserve">(Est. Qty. = </w:t>
            </w:r>
            <w:r>
              <w:t>4,800</w:t>
            </w:r>
            <w:r w:rsidRPr="007B25E7">
              <w:t>),</w:t>
            </w:r>
            <w:r>
              <w:t xml:space="preserve"> </w:t>
            </w:r>
            <w:r w:rsidRPr="007B25E7">
              <w:t xml:space="preserve">Crossmatch (Est. Qty. = </w:t>
            </w:r>
            <w:r>
              <w:t>3,6</w:t>
            </w:r>
            <w:r w:rsidRPr="007B25E7">
              <w:t>00),</w:t>
            </w:r>
            <w:r>
              <w:t xml:space="preserve"> </w:t>
            </w:r>
            <w:r w:rsidRPr="007B25E7">
              <w:t xml:space="preserve">Fetal Maternal Hemorrhage Screen (Est. Qty. = </w:t>
            </w:r>
            <w:r>
              <w:t>1,2</w:t>
            </w:r>
            <w:r w:rsidRPr="007B25E7">
              <w:t>00),</w:t>
            </w:r>
            <w:r>
              <w:t xml:space="preserve"> </w:t>
            </w:r>
            <w:r w:rsidRPr="00E43AAF">
              <w:t xml:space="preserve">Rh Immunoglobulin Workup </w:t>
            </w:r>
            <w:r w:rsidRPr="007B25E7">
              <w:t xml:space="preserve">(Est. Qty. = </w:t>
            </w:r>
            <w:r>
              <w:t>1,2</w:t>
            </w:r>
            <w:r w:rsidRPr="007B25E7">
              <w:t>00</w:t>
            </w:r>
            <w:r>
              <w:t>). The requirements in DFARS 252.211-7003, Item Identification and Valuation, are applicable for this line item. The contractor shall provide DoD unique identification, or a DoD recognized unique identification equivalent</w:t>
            </w:r>
          </w:p>
          <w:p w14:paraId="0E0C0649" w14:textId="77777777" w:rsidR="00C41CAF" w:rsidRDefault="00C41CAF" w:rsidP="00C41CAF">
            <w:pPr>
              <w:keepNext/>
            </w:pPr>
            <w:r>
              <w:t>FOB: Destination</w:t>
            </w:r>
          </w:p>
          <w:p w14:paraId="7E59C840" w14:textId="77777777" w:rsidR="00C41CAF" w:rsidRDefault="00C41CAF" w:rsidP="00C41CAF">
            <w:pPr>
              <w:keepNext/>
            </w:pPr>
            <w:r>
              <w:t xml:space="preserve">MFR PARTNER: </w:t>
            </w:r>
            <w:r w:rsidRPr="00E43AAF">
              <w:t>&lt;To Be Entered Upon Award&gt;</w:t>
            </w:r>
          </w:p>
          <w:p w14:paraId="5564461F" w14:textId="77777777" w:rsidR="00C41CAF" w:rsidRDefault="00C41CAF" w:rsidP="00C41CAF">
            <w:pPr>
              <w:keepNext/>
            </w:pPr>
            <w:r>
              <w:t>ADDITIONAL MARKINGS: ATTN: &lt;To Be Entered Upon Award&gt;</w:t>
            </w:r>
          </w:p>
          <w:p w14:paraId="02E2EB4E" w14:textId="77777777" w:rsidR="00C41CAF" w:rsidRDefault="00C41CAF" w:rsidP="00C41CAF">
            <w:pPr>
              <w:keepNext/>
            </w:pPr>
            <w:r>
              <w:t>PSC CD: 6515</w:t>
            </w:r>
          </w:p>
          <w:p w14:paraId="5669D338" w14:textId="77777777" w:rsidR="00C41CAF" w:rsidRDefault="00C41CAF" w:rsidP="00C41CAF">
            <w:pPr>
              <w:keepNext/>
            </w:pPr>
            <w:r>
              <w:t>FFP</w:t>
            </w:r>
          </w:p>
          <w:p w14:paraId="34D8FAEA" w14:textId="77777777" w:rsidR="00C41CAF" w:rsidRDefault="00C41CAF" w:rsidP="00C41CAF">
            <w:pPr>
              <w:keepNext/>
            </w:pPr>
            <w:r>
              <w:t>In accordance with the Scope of Work (SOW).</w:t>
            </w:r>
          </w:p>
          <w:p w14:paraId="031EBF40" w14:textId="77777777" w:rsidR="00C41CAF" w:rsidRDefault="00C41CAF" w:rsidP="00C41CAF">
            <w:pPr>
              <w:keepNext/>
            </w:pPr>
            <w:r>
              <w:t>FOB: Destination</w:t>
            </w:r>
          </w:p>
          <w:p w14:paraId="438568BD" w14:textId="77777777" w:rsidR="00C41CAF" w:rsidRPr="00C41CAF" w:rsidRDefault="00C41CAF" w:rsidP="00C41CAF">
            <w:pPr>
              <w:widowControl w:val="0"/>
              <w:autoSpaceDE w:val="0"/>
              <w:autoSpaceDN w:val="0"/>
              <w:adjustRightInd w:val="0"/>
              <w:rPr>
                <w:szCs w:val="20"/>
              </w:rPr>
            </w:pPr>
          </w:p>
        </w:tc>
        <w:tc>
          <w:tcPr>
            <w:tcW w:w="983" w:type="dxa"/>
            <w:tcBorders>
              <w:top w:val="single" w:sz="4" w:space="0" w:color="auto"/>
              <w:bottom w:val="single" w:sz="4" w:space="0" w:color="auto"/>
            </w:tcBorders>
          </w:tcPr>
          <w:p w14:paraId="700FEAE8" w14:textId="6497587B" w:rsidR="00C41CAF" w:rsidRPr="00C41CAF" w:rsidRDefault="00C41CAF" w:rsidP="00C41CAF">
            <w:pPr>
              <w:widowControl w:val="0"/>
              <w:autoSpaceDE w:val="0"/>
              <w:autoSpaceDN w:val="0"/>
              <w:adjustRightInd w:val="0"/>
              <w:jc w:val="center"/>
              <w:rPr>
                <w:szCs w:val="20"/>
              </w:rPr>
            </w:pPr>
            <w:r>
              <w:rPr>
                <w:szCs w:val="20"/>
              </w:rPr>
              <w:t>12</w:t>
            </w:r>
          </w:p>
        </w:tc>
        <w:tc>
          <w:tcPr>
            <w:tcW w:w="839" w:type="dxa"/>
            <w:tcBorders>
              <w:top w:val="single" w:sz="4" w:space="0" w:color="auto"/>
              <w:bottom w:val="single" w:sz="4" w:space="0" w:color="auto"/>
            </w:tcBorders>
          </w:tcPr>
          <w:p w14:paraId="2DB3B4BA" w14:textId="7D57EAC4" w:rsidR="00C41CAF" w:rsidRPr="00C41CAF" w:rsidRDefault="008D48BD" w:rsidP="00C41CAF">
            <w:pPr>
              <w:widowControl w:val="0"/>
              <w:autoSpaceDE w:val="0"/>
              <w:autoSpaceDN w:val="0"/>
              <w:adjustRightInd w:val="0"/>
              <w:jc w:val="center"/>
              <w:rPr>
                <w:szCs w:val="20"/>
              </w:rPr>
            </w:pPr>
            <w:r w:rsidRPr="008D48BD">
              <w:rPr>
                <w:color w:val="C00000"/>
                <w:szCs w:val="20"/>
              </w:rPr>
              <w:t>Each</w:t>
            </w:r>
          </w:p>
        </w:tc>
        <w:tc>
          <w:tcPr>
            <w:tcW w:w="1142" w:type="dxa"/>
            <w:tcBorders>
              <w:top w:val="single" w:sz="4" w:space="0" w:color="auto"/>
              <w:bottom w:val="single" w:sz="4" w:space="0" w:color="auto"/>
            </w:tcBorders>
          </w:tcPr>
          <w:p w14:paraId="62291384" w14:textId="783BB38B" w:rsidR="00C41CAF" w:rsidRPr="00C41CAF" w:rsidRDefault="00C41CAF" w:rsidP="00C41CAF">
            <w:pPr>
              <w:widowControl w:val="0"/>
              <w:autoSpaceDE w:val="0"/>
              <w:autoSpaceDN w:val="0"/>
              <w:adjustRightInd w:val="0"/>
              <w:rPr>
                <w:szCs w:val="20"/>
              </w:rPr>
            </w:pPr>
            <w:r>
              <w:rPr>
                <w:szCs w:val="20"/>
              </w:rPr>
              <w:t>$</w:t>
            </w:r>
          </w:p>
        </w:tc>
        <w:tc>
          <w:tcPr>
            <w:tcW w:w="1237" w:type="dxa"/>
            <w:tcBorders>
              <w:top w:val="single" w:sz="4" w:space="0" w:color="auto"/>
              <w:bottom w:val="single" w:sz="4" w:space="0" w:color="auto"/>
            </w:tcBorders>
          </w:tcPr>
          <w:p w14:paraId="5CDEA7E3" w14:textId="2D9462C0" w:rsidR="00C41CAF" w:rsidRPr="00C41CAF" w:rsidRDefault="00C41CAF" w:rsidP="00C41CAF">
            <w:pPr>
              <w:widowControl w:val="0"/>
              <w:autoSpaceDE w:val="0"/>
              <w:autoSpaceDN w:val="0"/>
              <w:adjustRightInd w:val="0"/>
              <w:rPr>
                <w:szCs w:val="20"/>
              </w:rPr>
            </w:pPr>
            <w:r>
              <w:rPr>
                <w:szCs w:val="20"/>
              </w:rPr>
              <w:t>$</w:t>
            </w:r>
          </w:p>
        </w:tc>
      </w:tr>
    </w:tbl>
    <w:p w14:paraId="685237AC" w14:textId="77777777" w:rsidR="00C41CAF" w:rsidRDefault="00C41CAF" w:rsidP="008077F1">
      <w:pPr>
        <w:widowControl w:val="0"/>
        <w:autoSpaceDE w:val="0"/>
        <w:autoSpaceDN w:val="0"/>
        <w:adjustRightInd w:val="0"/>
        <w:spacing w:after="0" w:line="240" w:lineRule="auto"/>
        <w:rPr>
          <w:sz w:val="24"/>
          <w:szCs w:val="24"/>
        </w:rPr>
      </w:pPr>
    </w:p>
    <w:p w14:paraId="123E85D4" w14:textId="77777777" w:rsidR="00C41CAF" w:rsidRDefault="00C41CAF" w:rsidP="008077F1">
      <w:pPr>
        <w:widowControl w:val="0"/>
        <w:autoSpaceDE w:val="0"/>
        <w:autoSpaceDN w:val="0"/>
        <w:adjustRightInd w:val="0"/>
        <w:spacing w:after="0" w:line="240" w:lineRule="auto"/>
        <w:rPr>
          <w:sz w:val="24"/>
          <w:szCs w:val="24"/>
        </w:rPr>
      </w:pPr>
    </w:p>
    <w:p w14:paraId="49CC1F0A" w14:textId="77777777" w:rsidR="00C41CAF" w:rsidRDefault="00C41CAF" w:rsidP="008077F1">
      <w:pPr>
        <w:widowControl w:val="0"/>
        <w:autoSpaceDE w:val="0"/>
        <w:autoSpaceDN w:val="0"/>
        <w:adjustRightInd w:val="0"/>
        <w:spacing w:after="0" w:line="240" w:lineRule="auto"/>
        <w:rPr>
          <w:sz w:val="24"/>
          <w:szCs w:val="24"/>
        </w:rPr>
      </w:pPr>
    </w:p>
    <w:p w14:paraId="5861A0B8" w14:textId="77777777" w:rsidR="00C41CAF" w:rsidRDefault="00C41CAF" w:rsidP="008077F1">
      <w:pPr>
        <w:widowControl w:val="0"/>
        <w:autoSpaceDE w:val="0"/>
        <w:autoSpaceDN w:val="0"/>
        <w:adjustRightInd w:val="0"/>
        <w:spacing w:after="0" w:line="240" w:lineRule="auto"/>
        <w:rPr>
          <w:sz w:val="24"/>
          <w:szCs w:val="24"/>
        </w:rPr>
      </w:pPr>
    </w:p>
    <w:p w14:paraId="5273B26C" w14:textId="77777777" w:rsidR="00C41CAF" w:rsidRDefault="00C41CAF" w:rsidP="008077F1">
      <w:pPr>
        <w:widowControl w:val="0"/>
        <w:autoSpaceDE w:val="0"/>
        <w:autoSpaceDN w:val="0"/>
        <w:adjustRightInd w:val="0"/>
        <w:spacing w:after="0" w:line="240" w:lineRule="auto"/>
        <w:rPr>
          <w:sz w:val="24"/>
          <w:szCs w:val="24"/>
        </w:rPr>
      </w:pPr>
    </w:p>
    <w:p w14:paraId="3D2F23AA" w14:textId="77777777" w:rsidR="00C41CAF" w:rsidRDefault="00C41CAF" w:rsidP="008077F1">
      <w:pPr>
        <w:widowControl w:val="0"/>
        <w:autoSpaceDE w:val="0"/>
        <w:autoSpaceDN w:val="0"/>
        <w:adjustRightInd w:val="0"/>
        <w:spacing w:after="0" w:line="240" w:lineRule="auto"/>
        <w:rPr>
          <w:sz w:val="24"/>
          <w:szCs w:val="24"/>
        </w:rPr>
      </w:pPr>
    </w:p>
    <w:p w14:paraId="1B63CAF5" w14:textId="77777777" w:rsidR="00C41CAF" w:rsidRDefault="00C41CAF" w:rsidP="008077F1">
      <w:pPr>
        <w:widowControl w:val="0"/>
        <w:autoSpaceDE w:val="0"/>
        <w:autoSpaceDN w:val="0"/>
        <w:adjustRightInd w:val="0"/>
        <w:spacing w:after="0" w:line="240" w:lineRule="auto"/>
        <w:rPr>
          <w:sz w:val="24"/>
          <w:szCs w:val="24"/>
        </w:rPr>
      </w:pPr>
    </w:p>
    <w:p w14:paraId="22F699BA" w14:textId="77777777" w:rsidR="00C41CAF" w:rsidRDefault="00C41CAF" w:rsidP="008077F1">
      <w:pPr>
        <w:widowControl w:val="0"/>
        <w:autoSpaceDE w:val="0"/>
        <w:autoSpaceDN w:val="0"/>
        <w:adjustRightInd w:val="0"/>
        <w:spacing w:after="0" w:line="240" w:lineRule="auto"/>
        <w:rPr>
          <w:sz w:val="24"/>
          <w:szCs w:val="24"/>
        </w:rPr>
      </w:pPr>
    </w:p>
    <w:p w14:paraId="29F471BB" w14:textId="77777777" w:rsidR="00C41CAF" w:rsidRDefault="00C41CAF" w:rsidP="008077F1">
      <w:pPr>
        <w:widowControl w:val="0"/>
        <w:autoSpaceDE w:val="0"/>
        <w:autoSpaceDN w:val="0"/>
        <w:adjustRightInd w:val="0"/>
        <w:spacing w:after="0" w:line="240" w:lineRule="auto"/>
        <w:rPr>
          <w:sz w:val="24"/>
          <w:szCs w:val="24"/>
        </w:rPr>
      </w:pPr>
    </w:p>
    <w:p w14:paraId="5A59B62F" w14:textId="77777777" w:rsidR="00C41CAF" w:rsidRDefault="00C41CAF" w:rsidP="008077F1">
      <w:pPr>
        <w:widowControl w:val="0"/>
        <w:autoSpaceDE w:val="0"/>
        <w:autoSpaceDN w:val="0"/>
        <w:adjustRightInd w:val="0"/>
        <w:spacing w:after="0" w:line="240" w:lineRule="auto"/>
        <w:rPr>
          <w:sz w:val="24"/>
          <w:szCs w:val="24"/>
        </w:rPr>
      </w:pPr>
    </w:p>
    <w:p w14:paraId="1CF5F623" w14:textId="77777777" w:rsidR="008077F1" w:rsidRPr="00A75F28" w:rsidRDefault="008077F1" w:rsidP="008077F1">
      <w:pPr>
        <w:spacing w:after="0" w:line="240" w:lineRule="auto"/>
        <w:ind w:left="90"/>
        <w:jc w:val="center"/>
        <w:rPr>
          <w:szCs w:val="20"/>
        </w:rPr>
      </w:pPr>
      <w:bookmarkStart w:id="9" w:name="PD000061"/>
      <w:bookmarkEnd w:id="9"/>
      <w:r w:rsidRPr="00725FCE">
        <w:rPr>
          <w:noProof/>
          <w:szCs w:val="20"/>
        </w:rPr>
        <w:lastRenderedPageBreak/>
        <w:drawing>
          <wp:inline distT="0" distB="0" distL="0" distR="0" wp14:anchorId="7594856C" wp14:editId="5DCF7FB0">
            <wp:extent cx="2657028" cy="1099654"/>
            <wp:effectExtent l="38100" t="38100" r="67310" b="81915"/>
            <wp:docPr id="1"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icture 4"/>
                    <pic:cNvPicPr>
                      <a:picLocks noChangeAspect="1" noChangeArrowheads="1"/>
                    </pic:cNvPicPr>
                  </pic:nvPicPr>
                  <pic:blipFill>
                    <a:blip r:embed="rId9"/>
                    <a:stretch>
                      <a:fillRect/>
                    </a:stretch>
                  </pic:blipFill>
                  <pic:spPr bwMode="auto">
                    <a:xfrm>
                      <a:off x="0" y="0"/>
                      <a:ext cx="2656840" cy="109918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2F057AF" w14:textId="77777777" w:rsidR="008077F1" w:rsidRPr="00A75F28" w:rsidRDefault="008077F1" w:rsidP="008077F1">
      <w:pPr>
        <w:spacing w:before="4" w:after="0" w:line="240" w:lineRule="auto"/>
        <w:rPr>
          <w:szCs w:val="20"/>
        </w:rPr>
      </w:pPr>
    </w:p>
    <w:p w14:paraId="7960AC89" w14:textId="77777777" w:rsidR="008077F1" w:rsidRPr="00A75F28" w:rsidRDefault="008077F1" w:rsidP="008077F1">
      <w:pPr>
        <w:spacing w:before="27" w:after="0" w:line="240" w:lineRule="auto"/>
        <w:jc w:val="center"/>
        <w:rPr>
          <w:color w:val="000000" w:themeColor="text1"/>
          <w:spacing w:val="-6"/>
          <w:w w:val="105"/>
          <w:szCs w:val="20"/>
        </w:rPr>
      </w:pPr>
      <w:r w:rsidRPr="00A75F28">
        <w:rPr>
          <w:color w:val="000000" w:themeColor="text1"/>
          <w:w w:val="105"/>
          <w:szCs w:val="20"/>
        </w:rPr>
        <w:t>Department</w:t>
      </w:r>
      <w:r w:rsidRPr="00A75F28">
        <w:rPr>
          <w:color w:val="000000" w:themeColor="text1"/>
          <w:spacing w:val="-7"/>
          <w:w w:val="105"/>
          <w:szCs w:val="20"/>
        </w:rPr>
        <w:t xml:space="preserve"> </w:t>
      </w:r>
      <w:r w:rsidRPr="00A75F28">
        <w:rPr>
          <w:color w:val="000000" w:themeColor="text1"/>
          <w:spacing w:val="-1"/>
          <w:w w:val="105"/>
          <w:szCs w:val="20"/>
        </w:rPr>
        <w:t>of</w:t>
      </w:r>
      <w:r w:rsidRPr="00A75F28">
        <w:rPr>
          <w:color w:val="000000" w:themeColor="text1"/>
          <w:spacing w:val="-4"/>
          <w:w w:val="105"/>
          <w:szCs w:val="20"/>
        </w:rPr>
        <w:t xml:space="preserve"> </w:t>
      </w:r>
      <w:r w:rsidRPr="00A75F28">
        <w:rPr>
          <w:color w:val="000000" w:themeColor="text1"/>
          <w:w w:val="105"/>
          <w:szCs w:val="20"/>
        </w:rPr>
        <w:t xml:space="preserve">Defense </w:t>
      </w:r>
    </w:p>
    <w:p w14:paraId="6976BB08" w14:textId="77777777" w:rsidR="00D46C70" w:rsidRDefault="00D46C70" w:rsidP="008077F1">
      <w:pPr>
        <w:spacing w:before="27" w:after="0" w:line="240" w:lineRule="auto"/>
        <w:jc w:val="center"/>
        <w:rPr>
          <w:color w:val="000000" w:themeColor="text1"/>
          <w:w w:val="105"/>
          <w:szCs w:val="20"/>
        </w:rPr>
      </w:pPr>
    </w:p>
    <w:p w14:paraId="0CC80D6B" w14:textId="6355B111" w:rsidR="008077F1" w:rsidRPr="00A75F28" w:rsidRDefault="008077F1" w:rsidP="008077F1">
      <w:pPr>
        <w:spacing w:before="27" w:after="0" w:line="240" w:lineRule="auto"/>
        <w:jc w:val="center"/>
        <w:rPr>
          <w:color w:val="000000" w:themeColor="text1"/>
          <w:w w:val="105"/>
          <w:szCs w:val="20"/>
        </w:rPr>
      </w:pPr>
      <w:r w:rsidRPr="00A75F28">
        <w:rPr>
          <w:color w:val="000000" w:themeColor="text1"/>
          <w:w w:val="105"/>
          <w:szCs w:val="20"/>
        </w:rPr>
        <w:t>Defense Health Agency</w:t>
      </w:r>
    </w:p>
    <w:p w14:paraId="32E05626" w14:textId="77777777" w:rsidR="00D46C70" w:rsidRDefault="00D46C70" w:rsidP="008077F1">
      <w:pPr>
        <w:spacing w:before="27" w:after="0" w:line="240" w:lineRule="auto"/>
        <w:jc w:val="center"/>
        <w:rPr>
          <w:w w:val="105"/>
          <w:szCs w:val="20"/>
        </w:rPr>
      </w:pPr>
    </w:p>
    <w:p w14:paraId="71B768E8" w14:textId="29440E2B" w:rsidR="008077F1" w:rsidRPr="00A75F28" w:rsidRDefault="00E43AAF" w:rsidP="008077F1">
      <w:pPr>
        <w:spacing w:before="27" w:after="0" w:line="240" w:lineRule="auto"/>
        <w:jc w:val="center"/>
        <w:rPr>
          <w:w w:val="105"/>
          <w:szCs w:val="20"/>
        </w:rPr>
      </w:pPr>
      <w:r>
        <w:rPr>
          <w:w w:val="105"/>
          <w:szCs w:val="20"/>
        </w:rPr>
        <w:t>Scope of Work</w:t>
      </w:r>
    </w:p>
    <w:p w14:paraId="24407E79" w14:textId="77777777" w:rsidR="008077F1" w:rsidRPr="00A75F28" w:rsidRDefault="008077F1" w:rsidP="008077F1">
      <w:pPr>
        <w:spacing w:before="27" w:after="0" w:line="240" w:lineRule="auto"/>
        <w:jc w:val="center"/>
        <w:rPr>
          <w:w w:val="105"/>
          <w:szCs w:val="20"/>
        </w:rPr>
      </w:pPr>
    </w:p>
    <w:p w14:paraId="234F0CAE" w14:textId="258A8B65" w:rsidR="008077F1" w:rsidRDefault="00E43AAF" w:rsidP="008077F1">
      <w:pPr>
        <w:spacing w:before="27" w:after="0" w:line="240" w:lineRule="auto"/>
        <w:ind w:right="269"/>
        <w:jc w:val="center"/>
        <w:rPr>
          <w:w w:val="105"/>
          <w:szCs w:val="20"/>
        </w:rPr>
      </w:pPr>
      <w:r w:rsidRPr="00E43AAF">
        <w:rPr>
          <w:w w:val="105"/>
          <w:szCs w:val="20"/>
        </w:rPr>
        <w:t>Immunohematology Blood-Grouping Analyzer Cost Per Test Contract</w:t>
      </w:r>
    </w:p>
    <w:p w14:paraId="12566AE0" w14:textId="77777777" w:rsidR="00E43AAF" w:rsidRPr="00A75F28" w:rsidRDefault="00E43AAF" w:rsidP="008077F1">
      <w:pPr>
        <w:spacing w:before="27" w:after="0" w:line="240" w:lineRule="auto"/>
        <w:ind w:right="269"/>
        <w:jc w:val="center"/>
        <w:rPr>
          <w:szCs w:val="20"/>
        </w:rPr>
      </w:pPr>
    </w:p>
    <w:p w14:paraId="2AA6441B" w14:textId="77777777" w:rsidR="008077F1" w:rsidRDefault="008077F1" w:rsidP="008077F1">
      <w:pPr>
        <w:spacing w:before="27" w:after="0" w:line="240" w:lineRule="auto"/>
        <w:ind w:right="269"/>
        <w:jc w:val="center"/>
        <w:rPr>
          <w:w w:val="105"/>
          <w:szCs w:val="20"/>
        </w:rPr>
      </w:pPr>
      <w:r w:rsidRPr="00A75F28">
        <w:rPr>
          <w:w w:val="105"/>
          <w:szCs w:val="20"/>
        </w:rPr>
        <w:t>Naval Medical Center Portsmouth, VA (NMCP)</w:t>
      </w:r>
    </w:p>
    <w:p w14:paraId="381E1A62" w14:textId="77777777" w:rsidR="00D46C70" w:rsidRPr="00A75F28" w:rsidRDefault="00D46C70" w:rsidP="008077F1">
      <w:pPr>
        <w:spacing w:before="27" w:after="0" w:line="240" w:lineRule="auto"/>
        <w:ind w:right="269"/>
        <w:jc w:val="center"/>
        <w:rPr>
          <w:spacing w:val="-2"/>
          <w:w w:val="105"/>
          <w:szCs w:val="20"/>
        </w:rPr>
      </w:pPr>
    </w:p>
    <w:p w14:paraId="69DE344B" w14:textId="4E5DB480" w:rsidR="008077F1" w:rsidRDefault="00E43AAF" w:rsidP="008077F1">
      <w:pPr>
        <w:spacing w:after="0" w:line="240" w:lineRule="auto"/>
        <w:jc w:val="center"/>
        <w:rPr>
          <w:spacing w:val="-2"/>
          <w:w w:val="105"/>
          <w:szCs w:val="20"/>
        </w:rPr>
      </w:pPr>
      <w:r w:rsidRPr="00E43AAF">
        <w:rPr>
          <w:spacing w:val="-2"/>
          <w:w w:val="105"/>
          <w:szCs w:val="20"/>
        </w:rPr>
        <w:t>Laboratory/Transfusion Services</w:t>
      </w:r>
      <w:r w:rsidRPr="00E43AAF">
        <w:t xml:space="preserve"> </w:t>
      </w:r>
      <w:r w:rsidRPr="00E43AAF">
        <w:rPr>
          <w:spacing w:val="-2"/>
          <w:w w:val="105"/>
          <w:szCs w:val="20"/>
        </w:rPr>
        <w:t>Department</w:t>
      </w:r>
    </w:p>
    <w:p w14:paraId="5C5A02CC" w14:textId="77777777" w:rsidR="00E43AAF" w:rsidRPr="00A75F28" w:rsidRDefault="00E43AAF" w:rsidP="008077F1">
      <w:pPr>
        <w:spacing w:after="0" w:line="240" w:lineRule="auto"/>
        <w:jc w:val="center"/>
        <w:rPr>
          <w:szCs w:val="20"/>
        </w:rPr>
      </w:pPr>
    </w:p>
    <w:p w14:paraId="0C89237A" w14:textId="4A384A0D" w:rsidR="008077F1" w:rsidRPr="00A75F28" w:rsidRDefault="008077F1" w:rsidP="008077F1">
      <w:pPr>
        <w:spacing w:before="6" w:after="0" w:line="240" w:lineRule="auto"/>
        <w:jc w:val="center"/>
        <w:rPr>
          <w:b/>
          <w:szCs w:val="20"/>
        </w:rPr>
      </w:pPr>
      <w:r w:rsidRPr="00A75F28">
        <w:rPr>
          <w:b/>
          <w:szCs w:val="20"/>
        </w:rPr>
        <w:t xml:space="preserve">Solicitation Number: </w:t>
      </w:r>
      <w:r w:rsidR="00D46C70" w:rsidRPr="00D46C70">
        <w:rPr>
          <w:b/>
          <w:szCs w:val="20"/>
        </w:rPr>
        <w:t>RFQ1787669</w:t>
      </w:r>
    </w:p>
    <w:p w14:paraId="37F4112F" w14:textId="77777777" w:rsidR="00D46C70" w:rsidRDefault="00D46C70" w:rsidP="008077F1">
      <w:pPr>
        <w:spacing w:before="6" w:after="0" w:line="240" w:lineRule="auto"/>
        <w:jc w:val="center"/>
        <w:rPr>
          <w:b/>
          <w:szCs w:val="20"/>
        </w:rPr>
      </w:pPr>
    </w:p>
    <w:p w14:paraId="0422A6F6" w14:textId="6030AF0F" w:rsidR="008077F1" w:rsidRPr="00BC4303" w:rsidRDefault="008077F1" w:rsidP="008077F1">
      <w:pPr>
        <w:spacing w:before="6" w:after="0" w:line="240" w:lineRule="auto"/>
        <w:jc w:val="center"/>
        <w:rPr>
          <w:b/>
          <w:szCs w:val="20"/>
        </w:rPr>
      </w:pPr>
      <w:r w:rsidRPr="00BC4303">
        <w:rPr>
          <w:b/>
          <w:szCs w:val="20"/>
        </w:rPr>
        <w:t xml:space="preserve">Version: </w:t>
      </w:r>
      <w:r w:rsidR="00FE39EA" w:rsidRPr="00BC4303">
        <w:rPr>
          <w:b/>
          <w:szCs w:val="20"/>
        </w:rPr>
        <w:t>2</w:t>
      </w:r>
    </w:p>
    <w:p w14:paraId="48B962D6" w14:textId="77777777" w:rsidR="00D46C70" w:rsidRPr="00BC4303" w:rsidRDefault="00D46C70" w:rsidP="008077F1">
      <w:pPr>
        <w:spacing w:before="6" w:after="0" w:line="240" w:lineRule="auto"/>
        <w:jc w:val="center"/>
        <w:rPr>
          <w:b/>
          <w:szCs w:val="20"/>
        </w:rPr>
      </w:pPr>
    </w:p>
    <w:p w14:paraId="406BE237" w14:textId="15EA41FB" w:rsidR="008077F1" w:rsidRPr="00BC4303" w:rsidRDefault="008077F1" w:rsidP="008077F1">
      <w:pPr>
        <w:tabs>
          <w:tab w:val="left" w:pos="2416"/>
        </w:tabs>
        <w:spacing w:after="0" w:line="240" w:lineRule="auto"/>
        <w:jc w:val="center"/>
        <w:rPr>
          <w:b/>
          <w:szCs w:val="20"/>
        </w:rPr>
      </w:pPr>
      <w:r w:rsidRPr="00BC4303">
        <w:rPr>
          <w:b/>
          <w:spacing w:val="-1"/>
          <w:szCs w:val="20"/>
        </w:rPr>
        <w:t xml:space="preserve">Date: </w:t>
      </w:r>
      <w:r w:rsidR="00D46C70" w:rsidRPr="00BC4303">
        <w:rPr>
          <w:b/>
          <w:spacing w:val="-1"/>
          <w:szCs w:val="20"/>
        </w:rPr>
        <w:t>2</w:t>
      </w:r>
      <w:r w:rsidR="00FE39EA" w:rsidRPr="00BC4303">
        <w:rPr>
          <w:b/>
          <w:spacing w:val="-1"/>
          <w:szCs w:val="20"/>
        </w:rPr>
        <w:t>5</w:t>
      </w:r>
      <w:r w:rsidRPr="00BC4303">
        <w:rPr>
          <w:b/>
          <w:spacing w:val="-1"/>
          <w:szCs w:val="20"/>
        </w:rPr>
        <w:t xml:space="preserve"> </w:t>
      </w:r>
      <w:r w:rsidR="00D46C70" w:rsidRPr="00BC4303">
        <w:rPr>
          <w:b/>
          <w:spacing w:val="-1"/>
          <w:szCs w:val="20"/>
        </w:rPr>
        <w:t>Novem</w:t>
      </w:r>
      <w:r w:rsidRPr="00BC4303">
        <w:rPr>
          <w:b/>
          <w:spacing w:val="-1"/>
          <w:szCs w:val="20"/>
        </w:rPr>
        <w:t>ber 202</w:t>
      </w:r>
      <w:r w:rsidR="00D46C70" w:rsidRPr="00BC4303">
        <w:rPr>
          <w:b/>
          <w:spacing w:val="-1"/>
          <w:szCs w:val="20"/>
        </w:rPr>
        <w:t>5</w:t>
      </w:r>
    </w:p>
    <w:p w14:paraId="05D23053" w14:textId="77777777" w:rsidR="008077F1" w:rsidRPr="00A75F28" w:rsidRDefault="008077F1" w:rsidP="008077F1">
      <w:pPr>
        <w:spacing w:after="0" w:line="240" w:lineRule="auto"/>
        <w:jc w:val="center"/>
        <w:rPr>
          <w:b/>
          <w:bCs/>
          <w:szCs w:val="20"/>
        </w:rPr>
      </w:pPr>
    </w:p>
    <w:p w14:paraId="6B94998C" w14:textId="77777777" w:rsidR="008077F1" w:rsidRPr="00A75F28" w:rsidRDefault="008077F1" w:rsidP="008077F1">
      <w:pPr>
        <w:spacing w:after="0" w:line="240" w:lineRule="auto"/>
        <w:jc w:val="center"/>
        <w:rPr>
          <w:b/>
          <w:bCs/>
          <w:i/>
          <w:szCs w:val="20"/>
        </w:rPr>
      </w:pPr>
    </w:p>
    <w:p w14:paraId="3ED36EF2" w14:textId="77777777" w:rsidR="008077F1" w:rsidRPr="00A75F28" w:rsidRDefault="008077F1" w:rsidP="008077F1">
      <w:pPr>
        <w:pBdr>
          <w:top w:val="double" w:sz="12" w:space="0" w:color="auto"/>
          <w:left w:val="double" w:sz="12" w:space="4" w:color="auto"/>
          <w:bottom w:val="double" w:sz="12" w:space="1" w:color="auto"/>
          <w:right w:val="double" w:sz="12" w:space="4" w:color="auto"/>
        </w:pBdr>
        <w:spacing w:after="0" w:line="240" w:lineRule="auto"/>
        <w:rPr>
          <w:b/>
          <w:color w:val="FF0000"/>
          <w:szCs w:val="20"/>
        </w:rPr>
      </w:pPr>
      <w:r w:rsidRPr="00A75F28">
        <w:rPr>
          <w:b/>
          <w:szCs w:val="20"/>
        </w:rPr>
        <w:br w:type="page"/>
      </w:r>
    </w:p>
    <w:p w14:paraId="47874DDF" w14:textId="77777777" w:rsidR="00D46C70" w:rsidRPr="00D46C70" w:rsidRDefault="00D46C70" w:rsidP="00D46C70">
      <w:pPr>
        <w:numPr>
          <w:ilvl w:val="0"/>
          <w:numId w:val="2"/>
        </w:numPr>
        <w:spacing w:after="0" w:line="240" w:lineRule="auto"/>
        <w:rPr>
          <w:b/>
          <w:bCs/>
          <w:szCs w:val="20"/>
        </w:rPr>
      </w:pPr>
      <w:r w:rsidRPr="00D46C70">
        <w:rPr>
          <w:b/>
          <w:bCs/>
          <w:szCs w:val="20"/>
        </w:rPr>
        <w:lastRenderedPageBreak/>
        <w:t xml:space="preserve">Background/Acquisition History of the item(s) required. </w:t>
      </w:r>
      <w:r w:rsidRPr="00D46C70">
        <w:rPr>
          <w:b/>
          <w:bCs/>
          <w:i/>
          <w:iCs/>
          <w:color w:val="00B0F0"/>
          <w:szCs w:val="20"/>
        </w:rPr>
        <w:t xml:space="preserve"> </w:t>
      </w:r>
    </w:p>
    <w:p w14:paraId="2CC347D1" w14:textId="77777777" w:rsidR="00D46C70" w:rsidRPr="00D46C70" w:rsidRDefault="00D46C70" w:rsidP="00D46C70">
      <w:pPr>
        <w:spacing w:after="0" w:line="240" w:lineRule="auto"/>
        <w:ind w:left="360"/>
        <w:rPr>
          <w:b/>
          <w:bCs/>
          <w:szCs w:val="20"/>
        </w:rPr>
      </w:pPr>
    </w:p>
    <w:p w14:paraId="5AA6F4AA" w14:textId="77777777" w:rsidR="00D46C70" w:rsidRPr="00D46C70" w:rsidRDefault="00D46C70" w:rsidP="008071D2">
      <w:pPr>
        <w:numPr>
          <w:ilvl w:val="1"/>
          <w:numId w:val="2"/>
        </w:numPr>
        <w:tabs>
          <w:tab w:val="left" w:pos="0"/>
          <w:tab w:val="left" w:pos="360"/>
        </w:tabs>
        <w:spacing w:after="0" w:line="240" w:lineRule="auto"/>
        <w:ind w:left="0" w:firstLine="0"/>
        <w:rPr>
          <w:szCs w:val="20"/>
        </w:rPr>
      </w:pPr>
      <w:r w:rsidRPr="00D46C70">
        <w:rPr>
          <w:szCs w:val="20"/>
        </w:rPr>
        <w:t>The Naval Medical Center Portsmouth (NMCP) requires two automated immunohematology analyzers, along with associated reagents, quality control materials, maintenance services, and consumables, to support the Transfusion Services Division of the Laboratory Department. This division is integral to both routine and emergent patient care across Hampton Roads and its supported commands. Transfusion Services is responsible for the testing, preparation, and distribution of blood products for surgical, trauma, and hematologic patients. It ensures safe and timely transfusion support through immunohematology testing, compatibility verification, and inventory management of blood components. The division also supports massive transfusions and contingency operations by maintaining validated procedures and reliable instrumentation.</w:t>
      </w:r>
    </w:p>
    <w:p w14:paraId="5205127F" w14:textId="77777777" w:rsidR="00D46C70" w:rsidRPr="00D46C70" w:rsidRDefault="00D46C70" w:rsidP="008071D2">
      <w:pPr>
        <w:spacing w:after="0" w:line="240" w:lineRule="auto"/>
        <w:ind w:left="360"/>
        <w:rPr>
          <w:szCs w:val="20"/>
        </w:rPr>
      </w:pPr>
    </w:p>
    <w:p w14:paraId="27A36BD4" w14:textId="77777777" w:rsidR="00D46C70" w:rsidRPr="00D46C70" w:rsidRDefault="00D46C70" w:rsidP="008071D2">
      <w:pPr>
        <w:numPr>
          <w:ilvl w:val="1"/>
          <w:numId w:val="2"/>
        </w:numPr>
        <w:tabs>
          <w:tab w:val="left" w:pos="0"/>
          <w:tab w:val="left" w:pos="360"/>
        </w:tabs>
        <w:spacing w:after="0" w:line="240" w:lineRule="auto"/>
        <w:ind w:left="0" w:firstLine="0"/>
        <w:rPr>
          <w:szCs w:val="20"/>
        </w:rPr>
      </w:pPr>
      <w:r w:rsidRPr="00D46C70">
        <w:rPr>
          <w:szCs w:val="20"/>
        </w:rPr>
        <w:t>The requested immunohematology analyzers perform critical testing functions, including ABO/Rh typing, antibody screening, and crossmatching. These systems are essential for ensuring transfusion safety, minimizing turnaround time, and maintaining compliance with regulatory standards established by the Food and Drug Administration (FDA), Association for The Advancement of Blood and Biotherapies (AABB), and College of American Pathologists (CAP). Their integrated software platforms enable automated workflows, data integrity, and traceability, which are key elements in both clinical care and operational readiness. The accompanying reagents, quality control materials, maintenance services, and consumables are necessary to sustain uninterrupted analyzer performance, ensure timely software updates, and provide rapid technical support. Without these provisions, Transfusion Services would face delays in blood product release, increased risk of transfusion-related errors, and diminished readiness for inpatient care and military medical contingencies.</w:t>
      </w:r>
    </w:p>
    <w:p w14:paraId="436C67C0" w14:textId="77777777" w:rsidR="00D46C70" w:rsidRPr="00D46C70" w:rsidRDefault="00D46C70" w:rsidP="00D46C70">
      <w:pPr>
        <w:tabs>
          <w:tab w:val="left" w:pos="360"/>
        </w:tabs>
        <w:spacing w:after="0" w:line="240" w:lineRule="auto"/>
        <w:rPr>
          <w:szCs w:val="20"/>
        </w:rPr>
      </w:pPr>
    </w:p>
    <w:p w14:paraId="30D51262" w14:textId="77777777" w:rsidR="00D46C70" w:rsidRPr="00D46C70" w:rsidRDefault="00D46C70" w:rsidP="00D46C70">
      <w:pPr>
        <w:numPr>
          <w:ilvl w:val="0"/>
          <w:numId w:val="3"/>
        </w:numPr>
        <w:spacing w:after="0" w:line="240" w:lineRule="auto"/>
        <w:rPr>
          <w:b/>
          <w:bCs/>
          <w:szCs w:val="20"/>
        </w:rPr>
      </w:pPr>
      <w:r w:rsidRPr="00D46C70">
        <w:rPr>
          <w:b/>
          <w:bCs/>
          <w:szCs w:val="20"/>
        </w:rPr>
        <w:t>Purpose.</w:t>
      </w:r>
    </w:p>
    <w:p w14:paraId="792F0713" w14:textId="77777777" w:rsidR="00D46C70" w:rsidRPr="00D46C70" w:rsidRDefault="00D46C70" w:rsidP="00D46C70">
      <w:pPr>
        <w:spacing w:after="0" w:line="240" w:lineRule="auto"/>
        <w:ind w:left="360"/>
        <w:rPr>
          <w:szCs w:val="20"/>
        </w:rPr>
      </w:pPr>
    </w:p>
    <w:p w14:paraId="1C2F5D10" w14:textId="77777777" w:rsidR="00D46C70" w:rsidRPr="00D46C70" w:rsidRDefault="00D46C70" w:rsidP="00D46C70">
      <w:pPr>
        <w:rPr>
          <w:szCs w:val="20"/>
        </w:rPr>
      </w:pPr>
      <w:r w:rsidRPr="00D46C70">
        <w:rPr>
          <w:szCs w:val="20"/>
        </w:rPr>
        <w:t>2.1  The proposed action is for a Cost Per Test (CPT) contract for two (2) analyzers – laboratory – immunohematology - blood grouping - automated, reagents, quality control, maintenance, and consumables for NMCP. These analyzers shall be the same model and perform the same tests to provide redundancy to form a blood grouping analyzer system. If a vendor solution requires more than one model analyzer to provide all required tests, vendors shall propose two of each model analyzer to meet the required redundancy.</w:t>
      </w:r>
    </w:p>
    <w:p w14:paraId="6011FDB6" w14:textId="77777777" w:rsidR="00D46C70" w:rsidRPr="00D46C70" w:rsidRDefault="00D46C70" w:rsidP="00D46C70">
      <w:pPr>
        <w:numPr>
          <w:ilvl w:val="0"/>
          <w:numId w:val="4"/>
        </w:numPr>
        <w:spacing w:after="0" w:line="240" w:lineRule="auto"/>
        <w:rPr>
          <w:b/>
          <w:bCs/>
          <w:szCs w:val="20"/>
        </w:rPr>
      </w:pPr>
      <w:r w:rsidRPr="00D46C70">
        <w:rPr>
          <w:b/>
          <w:bCs/>
          <w:szCs w:val="20"/>
        </w:rPr>
        <w:t>Delivery Period</w:t>
      </w:r>
    </w:p>
    <w:p w14:paraId="2D3F1339" w14:textId="77777777" w:rsidR="00D46C70" w:rsidRPr="00D46C70" w:rsidRDefault="00D46C70" w:rsidP="00D46C70">
      <w:pPr>
        <w:spacing w:after="0" w:line="240" w:lineRule="auto"/>
        <w:ind w:left="360"/>
        <w:rPr>
          <w:b/>
          <w:bCs/>
          <w:szCs w:val="20"/>
        </w:rPr>
      </w:pPr>
    </w:p>
    <w:p w14:paraId="67D13EF5" w14:textId="77777777" w:rsidR="00D46C70" w:rsidRPr="00D46C70" w:rsidRDefault="00D46C70" w:rsidP="00D46C70">
      <w:pPr>
        <w:rPr>
          <w:szCs w:val="20"/>
        </w:rPr>
      </w:pPr>
      <w:r w:rsidRPr="00D46C70">
        <w:rPr>
          <w:szCs w:val="20"/>
        </w:rPr>
        <w:t xml:space="preserve">3.1  Period of Performance / Delivery Period: 01 January 2026 through 31 December 2026. </w:t>
      </w:r>
    </w:p>
    <w:p w14:paraId="61692142" w14:textId="77777777" w:rsidR="00D46C70" w:rsidRPr="00D46C70" w:rsidRDefault="00D46C70" w:rsidP="00D46C70">
      <w:pPr>
        <w:rPr>
          <w:b/>
          <w:bCs/>
          <w:szCs w:val="20"/>
        </w:rPr>
      </w:pPr>
      <w:r w:rsidRPr="00D46C70">
        <w:rPr>
          <w:szCs w:val="20"/>
        </w:rPr>
        <w:t xml:space="preserve">3.2  Number of Option Periods: No options are required for this effort.  </w:t>
      </w:r>
    </w:p>
    <w:p w14:paraId="192DBC2B" w14:textId="77777777" w:rsidR="00D46C70" w:rsidRPr="00D46C70" w:rsidRDefault="00D46C70" w:rsidP="00D46C70">
      <w:pPr>
        <w:numPr>
          <w:ilvl w:val="0"/>
          <w:numId w:val="5"/>
        </w:numPr>
        <w:spacing w:after="0" w:line="240" w:lineRule="auto"/>
        <w:rPr>
          <w:szCs w:val="20"/>
        </w:rPr>
      </w:pPr>
      <w:r w:rsidRPr="00D46C70">
        <w:rPr>
          <w:b/>
          <w:bCs/>
          <w:szCs w:val="20"/>
        </w:rPr>
        <w:t>Name/Nomenclature of item and quantity required</w:t>
      </w:r>
      <w:r w:rsidRPr="00D46C70">
        <w:rPr>
          <w:szCs w:val="20"/>
        </w:rPr>
        <w:t xml:space="preserve">: </w:t>
      </w:r>
    </w:p>
    <w:p w14:paraId="0A987346" w14:textId="77777777" w:rsidR="00D46C70" w:rsidRPr="00D46C70" w:rsidRDefault="00D46C70" w:rsidP="00D46C70">
      <w:pPr>
        <w:spacing w:after="0" w:line="240" w:lineRule="auto"/>
        <w:ind w:left="360"/>
        <w:rPr>
          <w:szCs w:val="20"/>
        </w:rPr>
      </w:pPr>
    </w:p>
    <w:p w14:paraId="158AFA02" w14:textId="77777777" w:rsidR="00D46C70" w:rsidRPr="00D46C70" w:rsidRDefault="00D46C70" w:rsidP="00D46C70">
      <w:pPr>
        <w:numPr>
          <w:ilvl w:val="1"/>
          <w:numId w:val="5"/>
        </w:numPr>
        <w:spacing w:after="0" w:line="240" w:lineRule="auto"/>
        <w:ind w:left="360"/>
        <w:rPr>
          <w:szCs w:val="20"/>
        </w:rPr>
      </w:pPr>
      <w:r w:rsidRPr="00D46C70">
        <w:rPr>
          <w:szCs w:val="20"/>
        </w:rPr>
        <w:t>Two (2) Analyzers, Laboratory, Immunohematology, Blood Grouping, Automated</w:t>
      </w:r>
    </w:p>
    <w:p w14:paraId="0FA5CD56" w14:textId="77777777" w:rsidR="00D46C70" w:rsidRPr="00D46C70" w:rsidRDefault="00D46C70" w:rsidP="00D46C70">
      <w:pPr>
        <w:spacing w:after="0" w:line="240" w:lineRule="auto"/>
        <w:ind w:left="360"/>
        <w:rPr>
          <w:szCs w:val="20"/>
        </w:rPr>
      </w:pPr>
    </w:p>
    <w:p w14:paraId="66C30EF7" w14:textId="77777777" w:rsidR="00D46C70" w:rsidRPr="00D46C70" w:rsidRDefault="00D46C70" w:rsidP="00D46C70">
      <w:pPr>
        <w:numPr>
          <w:ilvl w:val="0"/>
          <w:numId w:val="10"/>
        </w:numPr>
        <w:spacing w:after="0" w:line="240" w:lineRule="auto"/>
        <w:rPr>
          <w:rFonts w:eastAsia="Times New Roman"/>
          <w:szCs w:val="20"/>
        </w:rPr>
      </w:pPr>
      <w:r w:rsidRPr="00D46C70">
        <w:rPr>
          <w:rFonts w:eastAsia="Times New Roman"/>
          <w:b/>
          <w:bCs/>
          <w:szCs w:val="20"/>
        </w:rPr>
        <w:t>Essential Characteristics:</w:t>
      </w:r>
    </w:p>
    <w:p w14:paraId="642218CF" w14:textId="77777777" w:rsidR="00D46C70" w:rsidRPr="00D46C70" w:rsidRDefault="00D46C70" w:rsidP="00D46C70">
      <w:pPr>
        <w:spacing w:after="0" w:line="240" w:lineRule="auto"/>
        <w:rPr>
          <w:rFonts w:eastAsia="Times New Roman"/>
          <w:b/>
          <w:bCs/>
          <w:szCs w:val="20"/>
        </w:rPr>
      </w:pPr>
    </w:p>
    <w:p w14:paraId="0B1E9971" w14:textId="77777777" w:rsidR="00D46C70" w:rsidRPr="00D46C70" w:rsidRDefault="00D46C70" w:rsidP="00D46C70">
      <w:pPr>
        <w:spacing w:after="0" w:line="240" w:lineRule="auto"/>
        <w:rPr>
          <w:rFonts w:eastAsia="Times New Roman"/>
          <w:szCs w:val="20"/>
        </w:rPr>
      </w:pPr>
      <w:r w:rsidRPr="00D46C70">
        <w:rPr>
          <w:rFonts w:eastAsia="Times New Roman"/>
          <w:szCs w:val="20"/>
        </w:rPr>
        <w:t>5.1 The vendor shall ensure the analyzers and cost-per-test meet the following essential characteristics.</w:t>
      </w:r>
    </w:p>
    <w:p w14:paraId="2FF1282B" w14:textId="77777777" w:rsidR="00D46C70" w:rsidRPr="00D46C70" w:rsidRDefault="00D46C70" w:rsidP="00D46C70">
      <w:pPr>
        <w:spacing w:after="0" w:line="240" w:lineRule="auto"/>
        <w:rPr>
          <w:rFonts w:eastAsia="Times New Roman"/>
          <w:b/>
          <w:bCs/>
          <w:szCs w:val="20"/>
        </w:rPr>
      </w:pPr>
    </w:p>
    <w:p w14:paraId="519EC23A" w14:textId="77777777" w:rsidR="00D46C70" w:rsidRPr="00D46C70" w:rsidRDefault="00D46C70" w:rsidP="00D46C70">
      <w:pPr>
        <w:numPr>
          <w:ilvl w:val="2"/>
          <w:numId w:val="10"/>
        </w:numPr>
        <w:tabs>
          <w:tab w:val="left" w:pos="540"/>
        </w:tabs>
        <w:spacing w:after="0" w:line="240" w:lineRule="auto"/>
        <w:ind w:left="0" w:firstLine="0"/>
        <w:rPr>
          <w:szCs w:val="20"/>
        </w:rPr>
      </w:pPr>
      <w:r w:rsidRPr="00D46C70">
        <w:rPr>
          <w:szCs w:val="20"/>
        </w:rPr>
        <w:t>The blood grouping analyzers shall be fully automated, benchtop type analyzers capable of performing routine blood cross matching, ABO grouping and subgrouping, Rh and other red cell phenotyping, and antibody detection.</w:t>
      </w:r>
    </w:p>
    <w:p w14:paraId="528E0548" w14:textId="77777777" w:rsidR="00D46C70" w:rsidRPr="00D46C70" w:rsidRDefault="00D46C70" w:rsidP="00D46C70">
      <w:pPr>
        <w:tabs>
          <w:tab w:val="left" w:pos="540"/>
        </w:tabs>
        <w:spacing w:after="0" w:line="240" w:lineRule="auto"/>
        <w:ind w:left="720"/>
        <w:rPr>
          <w:szCs w:val="20"/>
        </w:rPr>
      </w:pPr>
    </w:p>
    <w:p w14:paraId="2D6D8FAC" w14:textId="77777777" w:rsidR="00D46C70" w:rsidRPr="00D46C70" w:rsidRDefault="00D46C70" w:rsidP="00D46C70">
      <w:pPr>
        <w:numPr>
          <w:ilvl w:val="2"/>
          <w:numId w:val="10"/>
        </w:numPr>
        <w:tabs>
          <w:tab w:val="left" w:pos="540"/>
        </w:tabs>
        <w:spacing w:after="0" w:line="240" w:lineRule="auto"/>
        <w:ind w:left="0" w:firstLine="0"/>
        <w:rPr>
          <w:szCs w:val="20"/>
        </w:rPr>
      </w:pPr>
      <w:r w:rsidRPr="00D46C70">
        <w:rPr>
          <w:szCs w:val="20"/>
        </w:rPr>
        <w:t xml:space="preserve">The automated blood grouping analyzers shall have a minimum daily throughput of 140 tests per day, or better. </w:t>
      </w:r>
    </w:p>
    <w:p w14:paraId="5F2D7E44" w14:textId="77777777" w:rsidR="00D46C70" w:rsidRPr="00D46C70" w:rsidRDefault="00D46C70" w:rsidP="00D46C70">
      <w:pPr>
        <w:spacing w:after="0" w:line="240" w:lineRule="auto"/>
        <w:ind w:left="720"/>
        <w:rPr>
          <w:szCs w:val="20"/>
        </w:rPr>
      </w:pPr>
    </w:p>
    <w:p w14:paraId="6F51ED2A" w14:textId="77777777" w:rsidR="00D46C70" w:rsidRPr="00D46C70" w:rsidRDefault="00D46C70" w:rsidP="00D46C70">
      <w:pPr>
        <w:numPr>
          <w:ilvl w:val="2"/>
          <w:numId w:val="10"/>
        </w:numPr>
        <w:tabs>
          <w:tab w:val="left" w:pos="540"/>
        </w:tabs>
        <w:spacing w:after="0" w:line="240" w:lineRule="auto"/>
        <w:ind w:left="720"/>
        <w:rPr>
          <w:szCs w:val="20"/>
        </w:rPr>
      </w:pPr>
      <w:r w:rsidRPr="00D46C70">
        <w:rPr>
          <w:szCs w:val="20"/>
        </w:rPr>
        <w:t xml:space="preserve">The blood grouping analyzers shall be capable of gel technology. </w:t>
      </w:r>
    </w:p>
    <w:p w14:paraId="350444C4" w14:textId="77777777" w:rsidR="00D46C70" w:rsidRPr="00D46C70" w:rsidRDefault="00D46C70" w:rsidP="00D46C70">
      <w:pPr>
        <w:spacing w:after="0" w:line="240" w:lineRule="auto"/>
        <w:ind w:left="720"/>
        <w:rPr>
          <w:szCs w:val="20"/>
        </w:rPr>
      </w:pPr>
    </w:p>
    <w:p w14:paraId="7FCEEB3E" w14:textId="77777777" w:rsidR="00D46C70" w:rsidRPr="00D46C70" w:rsidRDefault="00D46C70" w:rsidP="00D46C70">
      <w:pPr>
        <w:numPr>
          <w:ilvl w:val="2"/>
          <w:numId w:val="10"/>
        </w:numPr>
        <w:tabs>
          <w:tab w:val="left" w:pos="540"/>
        </w:tabs>
        <w:spacing w:after="0" w:line="240" w:lineRule="auto"/>
        <w:ind w:left="0" w:firstLine="0"/>
        <w:rPr>
          <w:szCs w:val="20"/>
        </w:rPr>
      </w:pPr>
      <w:r w:rsidRPr="00D46C70">
        <w:rPr>
          <w:szCs w:val="20"/>
        </w:rPr>
        <w:t>The analyzers shall be capable of pre-transfusion and compatibility testing for patients in the emergency room, operating rooms, labor and delivery, hematology oncology, and pediatric and adult intensive care units (ICU).</w:t>
      </w:r>
    </w:p>
    <w:p w14:paraId="402393C6" w14:textId="77777777" w:rsidR="00D46C70" w:rsidRPr="00D46C70" w:rsidRDefault="00D46C70" w:rsidP="00D46C70">
      <w:pPr>
        <w:tabs>
          <w:tab w:val="left" w:pos="540"/>
        </w:tabs>
        <w:spacing w:after="0" w:line="240" w:lineRule="auto"/>
        <w:ind w:left="720"/>
        <w:rPr>
          <w:szCs w:val="20"/>
        </w:rPr>
      </w:pPr>
    </w:p>
    <w:p w14:paraId="2FE8DC49" w14:textId="77777777" w:rsidR="00D46C70" w:rsidRPr="00D46C70" w:rsidRDefault="00D46C70" w:rsidP="00D46C70">
      <w:pPr>
        <w:numPr>
          <w:ilvl w:val="2"/>
          <w:numId w:val="10"/>
        </w:numPr>
        <w:tabs>
          <w:tab w:val="left" w:pos="540"/>
        </w:tabs>
        <w:spacing w:after="0" w:line="240" w:lineRule="auto"/>
        <w:ind w:left="0" w:firstLine="0"/>
        <w:rPr>
          <w:szCs w:val="20"/>
        </w:rPr>
      </w:pPr>
      <w:r w:rsidRPr="00D46C70">
        <w:rPr>
          <w:szCs w:val="20"/>
        </w:rPr>
        <w:lastRenderedPageBreak/>
        <w:t xml:space="preserve">The analyzers shall be capable of ABO/Rh/Grouping, ABO/Rh Confirmation, Antibody Screens, Antibody Identification, Selected Cell Panel, Rh Phenotype (C, c, E, e), Donor Confirmation, Crossmatch (Anti-Human Globulin (AHG), Antigen Typing, Serial Dilutions for Titration Studies, Direct Antiglobulin Test (DAT) (Polyspecific), DAT (IgG), and Cord Blood Testing. </w:t>
      </w:r>
    </w:p>
    <w:p w14:paraId="1357AFB1" w14:textId="77777777" w:rsidR="00D46C70" w:rsidRPr="00D46C70" w:rsidRDefault="00D46C70" w:rsidP="00D46C70">
      <w:pPr>
        <w:tabs>
          <w:tab w:val="left" w:pos="540"/>
        </w:tabs>
        <w:spacing w:after="0" w:line="240" w:lineRule="auto"/>
        <w:ind w:left="720"/>
        <w:rPr>
          <w:szCs w:val="20"/>
        </w:rPr>
      </w:pPr>
    </w:p>
    <w:p w14:paraId="25FBE49B" w14:textId="77777777" w:rsidR="00D46C70" w:rsidRPr="00D46C70" w:rsidRDefault="00D46C70" w:rsidP="00D46C70">
      <w:pPr>
        <w:numPr>
          <w:ilvl w:val="2"/>
          <w:numId w:val="10"/>
        </w:numPr>
        <w:tabs>
          <w:tab w:val="left" w:pos="540"/>
        </w:tabs>
        <w:spacing w:after="0" w:line="240" w:lineRule="auto"/>
        <w:ind w:left="720"/>
        <w:rPr>
          <w:szCs w:val="20"/>
        </w:rPr>
      </w:pPr>
      <w:r w:rsidRPr="00D46C70">
        <w:rPr>
          <w:szCs w:val="20"/>
        </w:rPr>
        <w:t xml:space="preserve">The analyzers shall be capable of no-wash antiglobulin procedures to reduce testing time and liquid waste. </w:t>
      </w:r>
    </w:p>
    <w:p w14:paraId="4B7DD6D7" w14:textId="77777777" w:rsidR="00D46C70" w:rsidRPr="00D46C70" w:rsidRDefault="00D46C70" w:rsidP="00D46C70">
      <w:pPr>
        <w:spacing w:after="0" w:line="240" w:lineRule="auto"/>
        <w:ind w:left="720"/>
        <w:rPr>
          <w:szCs w:val="20"/>
        </w:rPr>
      </w:pPr>
    </w:p>
    <w:p w14:paraId="35A7C95A" w14:textId="77777777" w:rsidR="00D46C70" w:rsidRPr="00D46C70" w:rsidRDefault="00D46C70" w:rsidP="00D46C70">
      <w:pPr>
        <w:numPr>
          <w:ilvl w:val="2"/>
          <w:numId w:val="10"/>
        </w:numPr>
        <w:tabs>
          <w:tab w:val="left" w:pos="540"/>
        </w:tabs>
        <w:spacing w:after="0" w:line="240" w:lineRule="auto"/>
        <w:ind w:left="720"/>
        <w:rPr>
          <w:szCs w:val="20"/>
        </w:rPr>
      </w:pPr>
      <w:r w:rsidRPr="00D46C70">
        <w:rPr>
          <w:szCs w:val="20"/>
        </w:rPr>
        <w:t xml:space="preserve">The analyzers shall not require antiglobulin control cells. </w:t>
      </w:r>
    </w:p>
    <w:p w14:paraId="00E453F9" w14:textId="77777777" w:rsidR="00D46C70" w:rsidRPr="00D46C70" w:rsidRDefault="00D46C70" w:rsidP="00D46C70">
      <w:pPr>
        <w:spacing w:after="0" w:line="240" w:lineRule="auto"/>
        <w:ind w:left="720"/>
        <w:rPr>
          <w:szCs w:val="20"/>
        </w:rPr>
      </w:pPr>
    </w:p>
    <w:p w14:paraId="52761581" w14:textId="77777777" w:rsidR="00D46C70" w:rsidRPr="00D46C70" w:rsidRDefault="00D46C70" w:rsidP="00D46C70">
      <w:pPr>
        <w:numPr>
          <w:ilvl w:val="2"/>
          <w:numId w:val="10"/>
        </w:numPr>
        <w:tabs>
          <w:tab w:val="left" w:pos="540"/>
        </w:tabs>
        <w:spacing w:after="0" w:line="240" w:lineRule="auto"/>
        <w:ind w:left="0" w:firstLine="0"/>
        <w:rPr>
          <w:szCs w:val="20"/>
        </w:rPr>
      </w:pPr>
      <w:r w:rsidRPr="00D46C70">
        <w:rPr>
          <w:szCs w:val="20"/>
        </w:rPr>
        <w:t>The analyzers shall be capable of processing various sample types including sedimented blood, plasma or serum.</w:t>
      </w:r>
    </w:p>
    <w:p w14:paraId="1723C97D" w14:textId="77777777" w:rsidR="00D46C70" w:rsidRPr="00D46C70" w:rsidRDefault="00D46C70" w:rsidP="00D46C70">
      <w:pPr>
        <w:spacing w:after="0" w:line="240" w:lineRule="auto"/>
        <w:ind w:left="720"/>
        <w:rPr>
          <w:szCs w:val="20"/>
        </w:rPr>
      </w:pPr>
    </w:p>
    <w:p w14:paraId="52F57442" w14:textId="77777777" w:rsidR="00D46C70" w:rsidRPr="00D46C70" w:rsidRDefault="00D46C70" w:rsidP="00D46C70">
      <w:pPr>
        <w:numPr>
          <w:ilvl w:val="2"/>
          <w:numId w:val="10"/>
        </w:numPr>
        <w:tabs>
          <w:tab w:val="left" w:pos="540"/>
        </w:tabs>
        <w:spacing w:after="0" w:line="240" w:lineRule="auto"/>
        <w:ind w:left="0" w:firstLine="0"/>
        <w:rPr>
          <w:szCs w:val="20"/>
        </w:rPr>
      </w:pPr>
      <w:r w:rsidRPr="00D46C70">
        <w:rPr>
          <w:szCs w:val="20"/>
        </w:rPr>
        <w:t>The analyzers shall be capable of operating in various modes including continuous, random STAT and batch specimen. The analyzers shall be capable of processing various adult and pediatric test tubes.</w:t>
      </w:r>
    </w:p>
    <w:p w14:paraId="2D79FC7E" w14:textId="77777777" w:rsidR="00D46C70" w:rsidRPr="00D46C70" w:rsidRDefault="00D46C70" w:rsidP="00D46C70">
      <w:pPr>
        <w:spacing w:after="0" w:line="240" w:lineRule="auto"/>
        <w:ind w:left="720"/>
        <w:rPr>
          <w:szCs w:val="20"/>
        </w:rPr>
      </w:pPr>
    </w:p>
    <w:p w14:paraId="3BD8328F" w14:textId="77777777" w:rsidR="00D46C70" w:rsidRPr="00D46C70" w:rsidRDefault="00D46C70" w:rsidP="00D46C70">
      <w:pPr>
        <w:numPr>
          <w:ilvl w:val="2"/>
          <w:numId w:val="10"/>
        </w:numPr>
        <w:tabs>
          <w:tab w:val="left" w:pos="540"/>
          <w:tab w:val="left" w:pos="630"/>
        </w:tabs>
        <w:spacing w:after="0" w:line="240" w:lineRule="auto"/>
        <w:ind w:left="720"/>
        <w:rPr>
          <w:szCs w:val="20"/>
        </w:rPr>
      </w:pPr>
      <w:r w:rsidRPr="00D46C70">
        <w:rPr>
          <w:szCs w:val="20"/>
        </w:rPr>
        <w:t xml:space="preserve"> The vendor shall provide two (2) printers. </w:t>
      </w:r>
    </w:p>
    <w:p w14:paraId="7018680C" w14:textId="77777777" w:rsidR="00D46C70" w:rsidRPr="00D46C70" w:rsidRDefault="00D46C70" w:rsidP="00D46C70">
      <w:pPr>
        <w:spacing w:after="0" w:line="240" w:lineRule="auto"/>
        <w:ind w:left="720"/>
        <w:rPr>
          <w:szCs w:val="20"/>
        </w:rPr>
      </w:pPr>
    </w:p>
    <w:p w14:paraId="735C74DD" w14:textId="77777777" w:rsidR="00D46C70" w:rsidRPr="00D46C70" w:rsidRDefault="00D46C70" w:rsidP="00D46C70">
      <w:pPr>
        <w:numPr>
          <w:ilvl w:val="2"/>
          <w:numId w:val="10"/>
        </w:numPr>
        <w:tabs>
          <w:tab w:val="left" w:pos="540"/>
          <w:tab w:val="left" w:pos="630"/>
        </w:tabs>
        <w:spacing w:after="0" w:line="240" w:lineRule="auto"/>
        <w:ind w:left="720"/>
        <w:rPr>
          <w:szCs w:val="20"/>
        </w:rPr>
      </w:pPr>
      <w:r w:rsidRPr="00D46C70">
        <w:rPr>
          <w:szCs w:val="20"/>
        </w:rPr>
        <w:t xml:space="preserve"> The vendor shall provide six (6) patient sample racks per analyzer. </w:t>
      </w:r>
    </w:p>
    <w:p w14:paraId="3CFC40B1" w14:textId="77777777" w:rsidR="00D46C70" w:rsidRPr="00D46C70" w:rsidRDefault="00D46C70" w:rsidP="00D46C70">
      <w:pPr>
        <w:spacing w:after="0" w:line="240" w:lineRule="auto"/>
        <w:ind w:left="720"/>
        <w:rPr>
          <w:szCs w:val="20"/>
        </w:rPr>
      </w:pPr>
    </w:p>
    <w:p w14:paraId="344A8A43" w14:textId="77777777" w:rsidR="00D46C70" w:rsidRPr="00D46C70" w:rsidRDefault="00D46C70" w:rsidP="00D46C70">
      <w:pPr>
        <w:numPr>
          <w:ilvl w:val="2"/>
          <w:numId w:val="10"/>
        </w:numPr>
        <w:tabs>
          <w:tab w:val="left" w:pos="540"/>
          <w:tab w:val="left" w:pos="630"/>
        </w:tabs>
        <w:spacing w:after="0" w:line="240" w:lineRule="auto"/>
        <w:ind w:left="0" w:firstLine="0"/>
        <w:rPr>
          <w:szCs w:val="20"/>
        </w:rPr>
      </w:pPr>
      <w:r w:rsidRPr="00D46C70">
        <w:rPr>
          <w:szCs w:val="20"/>
        </w:rPr>
        <w:t xml:space="preserve"> The vendor shall provide two (2) tables, each with a maximum dimensional footprint of 6 feet high x 9 feet wide (H</w:t>
      </w:r>
      <w:ins w:id="10" w:author="Teel, Matthew D CIV DHA DHA CONTRACTING ACT (USA)" w:date="2025-11-24T12:27:00Z" w16du:dateUtc="2025-11-24T17:27:00Z">
        <w:r w:rsidRPr="00D46C70">
          <w:rPr>
            <w:szCs w:val="20"/>
          </w:rPr>
          <w:t xml:space="preserve"> </w:t>
        </w:r>
      </w:ins>
      <w:r w:rsidRPr="00D46C70">
        <w:rPr>
          <w:szCs w:val="20"/>
        </w:rPr>
        <w:t>x</w:t>
      </w:r>
      <w:ins w:id="11" w:author="Teel, Matthew D CIV DHA DHA CONTRACTING ACT (USA)" w:date="2025-11-24T12:27:00Z" w16du:dateUtc="2025-11-24T17:27:00Z">
        <w:r w:rsidRPr="00D46C70">
          <w:rPr>
            <w:szCs w:val="20"/>
          </w:rPr>
          <w:t xml:space="preserve"> </w:t>
        </w:r>
      </w:ins>
      <w:r w:rsidRPr="00D46C70">
        <w:rPr>
          <w:szCs w:val="20"/>
        </w:rPr>
        <w:t>W).</w:t>
      </w:r>
    </w:p>
    <w:p w14:paraId="2AA6FC84" w14:textId="77777777" w:rsidR="00D46C70" w:rsidRPr="00D46C70" w:rsidRDefault="00D46C70" w:rsidP="00D46C70">
      <w:pPr>
        <w:spacing w:after="0" w:line="240" w:lineRule="auto"/>
        <w:ind w:left="720"/>
        <w:rPr>
          <w:szCs w:val="20"/>
        </w:rPr>
      </w:pPr>
    </w:p>
    <w:p w14:paraId="63321510" w14:textId="77777777" w:rsidR="00D46C70" w:rsidRPr="00D46C70" w:rsidRDefault="00D46C70" w:rsidP="00D46C70">
      <w:pPr>
        <w:numPr>
          <w:ilvl w:val="2"/>
          <w:numId w:val="10"/>
        </w:numPr>
        <w:tabs>
          <w:tab w:val="left" w:pos="540"/>
          <w:tab w:val="left" w:pos="630"/>
        </w:tabs>
        <w:spacing w:after="0" w:line="240" w:lineRule="auto"/>
        <w:ind w:left="0" w:firstLine="0"/>
        <w:rPr>
          <w:szCs w:val="20"/>
        </w:rPr>
      </w:pPr>
      <w:r w:rsidRPr="00D46C70">
        <w:rPr>
          <w:szCs w:val="20"/>
        </w:rPr>
        <w:t xml:space="preserve"> The system, including claims made for the product, shall be compliant with FDA regulations, and shall be FDA approved, with respect to marketing and delivering medical products for use in the United States of America. These requirements shall apply even if delivery is requested outside of the United States of America. </w:t>
      </w:r>
    </w:p>
    <w:p w14:paraId="135F0119" w14:textId="77777777" w:rsidR="00D46C70" w:rsidRPr="00D46C70" w:rsidRDefault="00D46C70" w:rsidP="00D46C70">
      <w:pPr>
        <w:spacing w:after="0" w:line="240" w:lineRule="auto"/>
        <w:ind w:left="720"/>
        <w:rPr>
          <w:szCs w:val="20"/>
        </w:rPr>
      </w:pPr>
    </w:p>
    <w:p w14:paraId="3EB9E058" w14:textId="77777777" w:rsidR="00D46C70" w:rsidRPr="00D46C70" w:rsidRDefault="00D46C70" w:rsidP="00D46C70">
      <w:pPr>
        <w:numPr>
          <w:ilvl w:val="2"/>
          <w:numId w:val="10"/>
        </w:numPr>
        <w:tabs>
          <w:tab w:val="left" w:pos="540"/>
          <w:tab w:val="left" w:pos="630"/>
        </w:tabs>
        <w:spacing w:after="0" w:line="240" w:lineRule="auto"/>
        <w:ind w:left="0" w:firstLine="0"/>
        <w:rPr>
          <w:szCs w:val="20"/>
        </w:rPr>
      </w:pPr>
      <w:r w:rsidRPr="00D46C70">
        <w:rPr>
          <w:szCs w:val="20"/>
        </w:rPr>
        <w:t xml:space="preserve"> The system shall be installed in compliance with Occupational Safety and Health Administration (OSHA) requirements.</w:t>
      </w:r>
    </w:p>
    <w:p w14:paraId="7BE055A6" w14:textId="77777777" w:rsidR="00D46C70" w:rsidRPr="00D46C70" w:rsidRDefault="00D46C70" w:rsidP="00D46C70">
      <w:pPr>
        <w:tabs>
          <w:tab w:val="left" w:pos="540"/>
        </w:tabs>
        <w:spacing w:after="0" w:line="240" w:lineRule="auto"/>
        <w:rPr>
          <w:szCs w:val="20"/>
        </w:rPr>
      </w:pPr>
    </w:p>
    <w:p w14:paraId="6842BEA8" w14:textId="77777777" w:rsidR="00D46C70" w:rsidRPr="00D46C70" w:rsidRDefault="00D46C70" w:rsidP="00D46C70">
      <w:pPr>
        <w:tabs>
          <w:tab w:val="left" w:pos="540"/>
        </w:tabs>
        <w:spacing w:after="0" w:line="240" w:lineRule="auto"/>
        <w:rPr>
          <w:szCs w:val="20"/>
        </w:rPr>
      </w:pPr>
      <w:r w:rsidRPr="00D46C70">
        <w:rPr>
          <w:szCs w:val="20"/>
        </w:rPr>
        <w:t xml:space="preserve">5.1.15  </w:t>
      </w:r>
      <w:r w:rsidRPr="00D46C70">
        <w:rPr>
          <w:rFonts w:eastAsia="Times New Roman"/>
          <w:szCs w:val="20"/>
        </w:rPr>
        <w:t>The hematology blood-grouping analyzers shall be capable of performing at least, but not be limited to, the tests listed below. The blood grouping analyzers shall be capable of performing each test at least at the minimum workload indicated below:</w:t>
      </w:r>
      <w:r w:rsidRPr="00D46C70">
        <w:rPr>
          <w:rFonts w:eastAsia="Times New Roman"/>
          <w:b/>
          <w:bCs/>
          <w:szCs w:val="20"/>
        </w:rPr>
        <w:t xml:space="preserve">  </w:t>
      </w:r>
    </w:p>
    <w:p w14:paraId="63992EE3" w14:textId="77777777" w:rsidR="00D46C70" w:rsidRPr="00D46C70" w:rsidRDefault="00D46C70" w:rsidP="00D46C70">
      <w:pPr>
        <w:spacing w:after="0" w:line="240" w:lineRule="auto"/>
        <w:ind w:left="720"/>
        <w:rPr>
          <w:rFonts w:eastAsia="Times New Roman"/>
          <w:b/>
          <w:bCs/>
          <w:szCs w:val="20"/>
        </w:rPr>
      </w:pPr>
    </w:p>
    <w:tbl>
      <w:tblPr>
        <w:tblStyle w:val="TableGrid"/>
        <w:tblpPr w:leftFromText="180" w:rightFromText="180" w:vertAnchor="text" w:tblpY="130"/>
        <w:tblW w:w="9350" w:type="dxa"/>
        <w:tblLook w:val="04A0" w:firstRow="1" w:lastRow="0" w:firstColumn="1" w:lastColumn="0" w:noHBand="0" w:noVBand="1"/>
      </w:tblPr>
      <w:tblGrid>
        <w:gridCol w:w="4675"/>
        <w:gridCol w:w="4675"/>
      </w:tblGrid>
      <w:tr w:rsidR="00D46C70" w:rsidRPr="00D46C70" w14:paraId="0DC11554" w14:textId="77777777" w:rsidTr="00D20B03">
        <w:tc>
          <w:tcPr>
            <w:tcW w:w="9350" w:type="dxa"/>
            <w:gridSpan w:val="2"/>
            <w:shd w:val="clear" w:color="auto" w:fill="0070C0"/>
            <w:vAlign w:val="center"/>
          </w:tcPr>
          <w:p w14:paraId="06A89DF9" w14:textId="77777777" w:rsidR="00D46C70" w:rsidRPr="00D46C70" w:rsidRDefault="00D46C70" w:rsidP="00D46C70">
            <w:pPr>
              <w:widowControl w:val="0"/>
              <w:jc w:val="center"/>
              <w:rPr>
                <w:b/>
              </w:rPr>
            </w:pPr>
            <w:r w:rsidRPr="00D46C70">
              <w:rPr>
                <w:b/>
                <w:color w:val="FFFFFF" w:themeColor="background1"/>
              </w:rPr>
              <w:t xml:space="preserve">Table 01: </w:t>
            </w:r>
            <w:r w:rsidRPr="00D46C70">
              <w:rPr>
                <w:color w:val="FFFFFF" w:themeColor="background1"/>
              </w:rPr>
              <w:t xml:space="preserve"> H</w:t>
            </w:r>
            <w:r w:rsidRPr="00D46C70">
              <w:rPr>
                <w:b/>
                <w:color w:val="FFFFFF" w:themeColor="background1"/>
              </w:rPr>
              <w:t>ematology Blood-Grouping Analyzers Minimum Annual Quantities</w:t>
            </w:r>
          </w:p>
        </w:tc>
      </w:tr>
      <w:tr w:rsidR="00D46C70" w:rsidRPr="00D46C70" w14:paraId="3B6D4AFB" w14:textId="77777777" w:rsidTr="00D20B03">
        <w:tc>
          <w:tcPr>
            <w:tcW w:w="4675" w:type="dxa"/>
            <w:vAlign w:val="center"/>
          </w:tcPr>
          <w:p w14:paraId="435BF003" w14:textId="77777777" w:rsidR="00D46C70" w:rsidRPr="00FE39EA" w:rsidRDefault="00D46C70" w:rsidP="00D46C70">
            <w:pPr>
              <w:widowControl w:val="0"/>
              <w:jc w:val="center"/>
              <w:rPr>
                <w:b/>
                <w:color w:val="000000"/>
              </w:rPr>
            </w:pPr>
            <w:r w:rsidRPr="00FE39EA">
              <w:rPr>
                <w:b/>
                <w:color w:val="000000"/>
              </w:rPr>
              <w:t>TEST</w:t>
            </w:r>
          </w:p>
        </w:tc>
        <w:tc>
          <w:tcPr>
            <w:tcW w:w="4675" w:type="dxa"/>
            <w:vAlign w:val="center"/>
          </w:tcPr>
          <w:p w14:paraId="39137B48" w14:textId="016369CA" w:rsidR="00D46C70" w:rsidRPr="00FE39EA" w:rsidRDefault="00FE39EA" w:rsidP="00D46C70">
            <w:pPr>
              <w:widowControl w:val="0"/>
              <w:jc w:val="center"/>
              <w:rPr>
                <w:b/>
              </w:rPr>
            </w:pPr>
            <w:r w:rsidRPr="008D48BD">
              <w:rPr>
                <w:b/>
                <w:color w:val="000000" w:themeColor="text1"/>
              </w:rPr>
              <w:t>Projected Annual Quantities</w:t>
            </w:r>
          </w:p>
        </w:tc>
      </w:tr>
      <w:tr w:rsidR="00D46C70" w:rsidRPr="00D46C70" w14:paraId="636E8D08" w14:textId="77777777" w:rsidTr="00D20B03">
        <w:tc>
          <w:tcPr>
            <w:tcW w:w="4675" w:type="dxa"/>
          </w:tcPr>
          <w:p w14:paraId="6AE24025" w14:textId="77777777" w:rsidR="00D46C70" w:rsidRPr="00D46C70" w:rsidRDefault="00D46C70" w:rsidP="00D46C70">
            <w:pPr>
              <w:jc w:val="center"/>
              <w:rPr>
                <w:bCs/>
              </w:rPr>
            </w:pPr>
            <w:r w:rsidRPr="00D46C70">
              <w:rPr>
                <w:bCs/>
              </w:rPr>
              <w:t>ABO/Rh Typing</w:t>
            </w:r>
          </w:p>
        </w:tc>
        <w:tc>
          <w:tcPr>
            <w:tcW w:w="4675" w:type="dxa"/>
          </w:tcPr>
          <w:p w14:paraId="04C3B7CB" w14:textId="77777777" w:rsidR="00D46C70" w:rsidRPr="00D46C70" w:rsidRDefault="00D46C70" w:rsidP="00D46C70">
            <w:pPr>
              <w:jc w:val="center"/>
              <w:rPr>
                <w:bCs/>
              </w:rPr>
            </w:pPr>
            <w:r w:rsidRPr="00D46C70">
              <w:rPr>
                <w:bCs/>
              </w:rPr>
              <w:t xml:space="preserve">26,400 </w:t>
            </w:r>
          </w:p>
        </w:tc>
      </w:tr>
      <w:tr w:rsidR="00D46C70" w:rsidRPr="00D46C70" w14:paraId="3456A307" w14:textId="77777777" w:rsidTr="00D20B03">
        <w:tc>
          <w:tcPr>
            <w:tcW w:w="4675" w:type="dxa"/>
          </w:tcPr>
          <w:p w14:paraId="23256524" w14:textId="77777777" w:rsidR="00D46C70" w:rsidRPr="00D46C70" w:rsidRDefault="00D46C70" w:rsidP="00D46C70">
            <w:pPr>
              <w:jc w:val="center"/>
              <w:rPr>
                <w:bCs/>
              </w:rPr>
            </w:pPr>
            <w:r w:rsidRPr="00D46C70">
              <w:rPr>
                <w:bCs/>
              </w:rPr>
              <w:t>Antibody Identification</w:t>
            </w:r>
          </w:p>
        </w:tc>
        <w:tc>
          <w:tcPr>
            <w:tcW w:w="4675" w:type="dxa"/>
          </w:tcPr>
          <w:p w14:paraId="6CA5EBDE" w14:textId="77777777" w:rsidR="00D46C70" w:rsidRPr="00D46C70" w:rsidRDefault="00D46C70" w:rsidP="00D46C70">
            <w:pPr>
              <w:widowControl w:val="0"/>
              <w:jc w:val="center"/>
              <w:rPr>
                <w:bCs/>
              </w:rPr>
            </w:pPr>
            <w:r w:rsidRPr="00D46C70">
              <w:rPr>
                <w:bCs/>
              </w:rPr>
              <w:t xml:space="preserve">2,400 </w:t>
            </w:r>
          </w:p>
        </w:tc>
      </w:tr>
      <w:tr w:rsidR="00D46C70" w:rsidRPr="00D46C70" w14:paraId="2C474CC7" w14:textId="77777777" w:rsidTr="00D20B03">
        <w:tc>
          <w:tcPr>
            <w:tcW w:w="4675" w:type="dxa"/>
          </w:tcPr>
          <w:p w14:paraId="7AB91549" w14:textId="77777777" w:rsidR="00D46C70" w:rsidRPr="00D46C70" w:rsidRDefault="00D46C70" w:rsidP="00D46C70">
            <w:pPr>
              <w:jc w:val="center"/>
              <w:rPr>
                <w:bCs/>
              </w:rPr>
            </w:pPr>
            <w:r w:rsidRPr="00D46C70">
              <w:rPr>
                <w:bCs/>
              </w:rPr>
              <w:t>Antibody Screening</w:t>
            </w:r>
          </w:p>
        </w:tc>
        <w:tc>
          <w:tcPr>
            <w:tcW w:w="4675" w:type="dxa"/>
          </w:tcPr>
          <w:p w14:paraId="2972983E" w14:textId="77777777" w:rsidR="00D46C70" w:rsidRPr="00D46C70" w:rsidRDefault="00D46C70" w:rsidP="00D46C70">
            <w:pPr>
              <w:widowControl w:val="0"/>
              <w:jc w:val="center"/>
              <w:rPr>
                <w:bCs/>
              </w:rPr>
            </w:pPr>
            <w:r w:rsidRPr="00D46C70">
              <w:rPr>
                <w:bCs/>
              </w:rPr>
              <w:t xml:space="preserve">8,400 </w:t>
            </w:r>
          </w:p>
        </w:tc>
      </w:tr>
      <w:tr w:rsidR="00D46C70" w:rsidRPr="00D46C70" w14:paraId="4260873E" w14:textId="77777777" w:rsidTr="00D20B03">
        <w:tc>
          <w:tcPr>
            <w:tcW w:w="4675" w:type="dxa"/>
          </w:tcPr>
          <w:p w14:paraId="4659485B" w14:textId="77777777" w:rsidR="00D46C70" w:rsidRPr="00D46C70" w:rsidRDefault="00D46C70" w:rsidP="00D46C70">
            <w:pPr>
              <w:jc w:val="center"/>
              <w:rPr>
                <w:bCs/>
              </w:rPr>
            </w:pPr>
            <w:r w:rsidRPr="00D46C70">
              <w:rPr>
                <w:bCs/>
              </w:rPr>
              <w:t>Antibody Titers</w:t>
            </w:r>
          </w:p>
        </w:tc>
        <w:tc>
          <w:tcPr>
            <w:tcW w:w="4675" w:type="dxa"/>
          </w:tcPr>
          <w:p w14:paraId="6A39B1A2" w14:textId="77777777" w:rsidR="00D46C70" w:rsidRPr="00D46C70" w:rsidRDefault="00D46C70" w:rsidP="00D46C70">
            <w:pPr>
              <w:widowControl w:val="0"/>
              <w:jc w:val="center"/>
              <w:rPr>
                <w:bCs/>
              </w:rPr>
            </w:pPr>
            <w:r w:rsidRPr="00D46C70">
              <w:rPr>
                <w:bCs/>
              </w:rPr>
              <w:t xml:space="preserve">1,200 </w:t>
            </w:r>
          </w:p>
        </w:tc>
      </w:tr>
      <w:tr w:rsidR="00D46C70" w:rsidRPr="00D46C70" w14:paraId="114B7D34" w14:textId="77777777" w:rsidTr="00D20B03">
        <w:tc>
          <w:tcPr>
            <w:tcW w:w="4675" w:type="dxa"/>
          </w:tcPr>
          <w:p w14:paraId="0C3124E0" w14:textId="77777777" w:rsidR="00D46C70" w:rsidRPr="00D46C70" w:rsidRDefault="00D46C70" w:rsidP="00D46C70">
            <w:pPr>
              <w:jc w:val="center"/>
              <w:rPr>
                <w:bCs/>
              </w:rPr>
            </w:pPr>
            <w:r w:rsidRPr="00D46C70">
              <w:rPr>
                <w:bCs/>
              </w:rPr>
              <w:t>Antigen Typing</w:t>
            </w:r>
          </w:p>
        </w:tc>
        <w:tc>
          <w:tcPr>
            <w:tcW w:w="4675" w:type="dxa"/>
          </w:tcPr>
          <w:p w14:paraId="54606690" w14:textId="77777777" w:rsidR="00D46C70" w:rsidRPr="00D46C70" w:rsidRDefault="00D46C70" w:rsidP="00D46C70">
            <w:pPr>
              <w:widowControl w:val="0"/>
              <w:jc w:val="center"/>
              <w:rPr>
                <w:bCs/>
              </w:rPr>
            </w:pPr>
            <w:r w:rsidRPr="00D46C70">
              <w:rPr>
                <w:bCs/>
              </w:rPr>
              <w:t xml:space="preserve">1,200 </w:t>
            </w:r>
          </w:p>
        </w:tc>
      </w:tr>
      <w:tr w:rsidR="00D46C70" w:rsidRPr="00D46C70" w14:paraId="7BF68332" w14:textId="77777777" w:rsidTr="00D20B03">
        <w:tc>
          <w:tcPr>
            <w:tcW w:w="4675" w:type="dxa"/>
          </w:tcPr>
          <w:p w14:paraId="180EF408" w14:textId="77777777" w:rsidR="00D46C70" w:rsidRPr="00D46C70" w:rsidRDefault="00D46C70" w:rsidP="00D46C70">
            <w:pPr>
              <w:jc w:val="center"/>
              <w:rPr>
                <w:bCs/>
              </w:rPr>
            </w:pPr>
            <w:r w:rsidRPr="00D46C70">
              <w:rPr>
                <w:bCs/>
              </w:rPr>
              <w:t>Direct Antiglobulin Test</w:t>
            </w:r>
          </w:p>
        </w:tc>
        <w:tc>
          <w:tcPr>
            <w:tcW w:w="4675" w:type="dxa"/>
          </w:tcPr>
          <w:p w14:paraId="10B49CF8" w14:textId="77777777" w:rsidR="00D46C70" w:rsidRPr="00D46C70" w:rsidRDefault="00D46C70" w:rsidP="00D46C70">
            <w:pPr>
              <w:widowControl w:val="0"/>
              <w:jc w:val="center"/>
              <w:rPr>
                <w:bCs/>
              </w:rPr>
            </w:pPr>
            <w:r w:rsidRPr="00D46C70">
              <w:rPr>
                <w:bCs/>
              </w:rPr>
              <w:t xml:space="preserve">4,800 </w:t>
            </w:r>
          </w:p>
        </w:tc>
      </w:tr>
      <w:tr w:rsidR="00D46C70" w:rsidRPr="00D46C70" w14:paraId="007A3A17" w14:textId="77777777" w:rsidTr="00D20B03">
        <w:tc>
          <w:tcPr>
            <w:tcW w:w="4675" w:type="dxa"/>
          </w:tcPr>
          <w:p w14:paraId="3B1422B4" w14:textId="77777777" w:rsidR="00D46C70" w:rsidRPr="00D46C70" w:rsidRDefault="00D46C70" w:rsidP="00D46C70">
            <w:pPr>
              <w:jc w:val="center"/>
              <w:rPr>
                <w:bCs/>
              </w:rPr>
            </w:pPr>
            <w:r w:rsidRPr="00D46C70">
              <w:rPr>
                <w:bCs/>
              </w:rPr>
              <w:t>Crossmatch</w:t>
            </w:r>
          </w:p>
        </w:tc>
        <w:tc>
          <w:tcPr>
            <w:tcW w:w="4675" w:type="dxa"/>
          </w:tcPr>
          <w:p w14:paraId="0E8431E1" w14:textId="77777777" w:rsidR="00D46C70" w:rsidRPr="00D46C70" w:rsidRDefault="00D46C70" w:rsidP="00D46C70">
            <w:pPr>
              <w:widowControl w:val="0"/>
              <w:jc w:val="center"/>
              <w:rPr>
                <w:bCs/>
              </w:rPr>
            </w:pPr>
            <w:r w:rsidRPr="00D46C70">
              <w:rPr>
                <w:bCs/>
              </w:rPr>
              <w:t xml:space="preserve">3,600 </w:t>
            </w:r>
          </w:p>
        </w:tc>
      </w:tr>
      <w:tr w:rsidR="00D46C70" w:rsidRPr="00D46C70" w14:paraId="10442D49" w14:textId="77777777" w:rsidTr="00D20B03">
        <w:tc>
          <w:tcPr>
            <w:tcW w:w="4675" w:type="dxa"/>
          </w:tcPr>
          <w:p w14:paraId="6C13446B" w14:textId="77777777" w:rsidR="00D46C70" w:rsidRPr="00D46C70" w:rsidRDefault="00D46C70" w:rsidP="00D46C70">
            <w:pPr>
              <w:jc w:val="center"/>
              <w:rPr>
                <w:bCs/>
              </w:rPr>
            </w:pPr>
            <w:r w:rsidRPr="00D46C70">
              <w:rPr>
                <w:bCs/>
              </w:rPr>
              <w:t>Fetal Maternal Hemorrhage Screen</w:t>
            </w:r>
          </w:p>
        </w:tc>
        <w:tc>
          <w:tcPr>
            <w:tcW w:w="4675" w:type="dxa"/>
          </w:tcPr>
          <w:p w14:paraId="3A34A253" w14:textId="77777777" w:rsidR="00D46C70" w:rsidRPr="00D46C70" w:rsidRDefault="00D46C70" w:rsidP="00D46C70">
            <w:pPr>
              <w:widowControl w:val="0"/>
              <w:jc w:val="center"/>
              <w:rPr>
                <w:bCs/>
              </w:rPr>
            </w:pPr>
            <w:r w:rsidRPr="00D46C70">
              <w:rPr>
                <w:bCs/>
              </w:rPr>
              <w:t xml:space="preserve">1,200 </w:t>
            </w:r>
          </w:p>
        </w:tc>
      </w:tr>
      <w:tr w:rsidR="00D46C70" w:rsidRPr="00D46C70" w14:paraId="0EF138B5" w14:textId="77777777" w:rsidTr="00D20B03">
        <w:tc>
          <w:tcPr>
            <w:tcW w:w="4675" w:type="dxa"/>
          </w:tcPr>
          <w:p w14:paraId="228A08E9" w14:textId="77777777" w:rsidR="00D46C70" w:rsidRPr="00D46C70" w:rsidRDefault="00D46C70" w:rsidP="00D46C70">
            <w:pPr>
              <w:jc w:val="center"/>
              <w:rPr>
                <w:bCs/>
              </w:rPr>
            </w:pPr>
            <w:r w:rsidRPr="00D46C70">
              <w:rPr>
                <w:bCs/>
              </w:rPr>
              <w:t>Rh Immunoglobulin Workup</w:t>
            </w:r>
          </w:p>
        </w:tc>
        <w:tc>
          <w:tcPr>
            <w:tcW w:w="4675" w:type="dxa"/>
          </w:tcPr>
          <w:p w14:paraId="24849FBF" w14:textId="77777777" w:rsidR="00D46C70" w:rsidRPr="00D46C70" w:rsidRDefault="00D46C70" w:rsidP="00D46C70">
            <w:pPr>
              <w:widowControl w:val="0"/>
              <w:jc w:val="center"/>
              <w:rPr>
                <w:bCs/>
              </w:rPr>
            </w:pPr>
            <w:r w:rsidRPr="00D46C70">
              <w:rPr>
                <w:bCs/>
              </w:rPr>
              <w:t xml:space="preserve">1,200 </w:t>
            </w:r>
          </w:p>
        </w:tc>
      </w:tr>
    </w:tbl>
    <w:p w14:paraId="571934D2" w14:textId="77777777" w:rsidR="00D46C70" w:rsidRDefault="00D46C70" w:rsidP="00D46C70">
      <w:pPr>
        <w:tabs>
          <w:tab w:val="left" w:pos="540"/>
        </w:tabs>
        <w:spacing w:after="0" w:line="240" w:lineRule="auto"/>
        <w:rPr>
          <w:szCs w:val="20"/>
        </w:rPr>
      </w:pPr>
    </w:p>
    <w:p w14:paraId="15B2D81D" w14:textId="77777777" w:rsidR="00FE39EA" w:rsidRPr="008D48BD" w:rsidRDefault="00FE39EA" w:rsidP="00FE39EA">
      <w:pPr>
        <w:tabs>
          <w:tab w:val="left" w:pos="540"/>
        </w:tabs>
        <w:spacing w:after="0" w:line="240" w:lineRule="auto"/>
        <w:rPr>
          <w:color w:val="000000" w:themeColor="text1"/>
          <w:szCs w:val="20"/>
        </w:rPr>
      </w:pPr>
      <w:r w:rsidRPr="008D48BD">
        <w:rPr>
          <w:color w:val="000000" w:themeColor="text1"/>
          <w:szCs w:val="20"/>
        </w:rPr>
        <w:t>5.1.16  Shelf-life minimum for reagents: 60 days minimum.</w:t>
      </w:r>
    </w:p>
    <w:p w14:paraId="09199F4A" w14:textId="77777777" w:rsidR="00FE39EA" w:rsidRPr="008D48BD" w:rsidRDefault="00FE39EA" w:rsidP="00FE39EA">
      <w:pPr>
        <w:tabs>
          <w:tab w:val="left" w:pos="540"/>
        </w:tabs>
        <w:spacing w:after="0" w:line="240" w:lineRule="auto"/>
        <w:rPr>
          <w:color w:val="000000" w:themeColor="text1"/>
          <w:szCs w:val="20"/>
        </w:rPr>
      </w:pPr>
    </w:p>
    <w:p w14:paraId="370089B0" w14:textId="77777777" w:rsidR="00FE39EA" w:rsidRPr="008D48BD" w:rsidRDefault="00FE39EA" w:rsidP="00FE39EA">
      <w:pPr>
        <w:tabs>
          <w:tab w:val="left" w:pos="540"/>
        </w:tabs>
        <w:spacing w:after="0" w:line="240" w:lineRule="auto"/>
        <w:rPr>
          <w:color w:val="000000" w:themeColor="text1"/>
          <w:szCs w:val="20"/>
        </w:rPr>
      </w:pPr>
      <w:r w:rsidRPr="008D48BD">
        <w:rPr>
          <w:color w:val="000000" w:themeColor="text1"/>
          <w:szCs w:val="20"/>
        </w:rPr>
        <w:t>5.1.17  Self-calibration requirements - Analyzer must perform internal verification of pipetting accuracy, incubation temperature, centrifuge speed, and optical grading each time it runs.</w:t>
      </w:r>
    </w:p>
    <w:p w14:paraId="2AAEFA6F" w14:textId="77777777" w:rsidR="00FE39EA" w:rsidRPr="008D48BD" w:rsidRDefault="00FE39EA" w:rsidP="00FE39EA">
      <w:pPr>
        <w:tabs>
          <w:tab w:val="left" w:pos="540"/>
        </w:tabs>
        <w:spacing w:after="0" w:line="240" w:lineRule="auto"/>
        <w:rPr>
          <w:color w:val="000000" w:themeColor="text1"/>
          <w:szCs w:val="20"/>
        </w:rPr>
      </w:pPr>
    </w:p>
    <w:p w14:paraId="15CA3178" w14:textId="77777777" w:rsidR="00FE39EA" w:rsidRPr="008D48BD" w:rsidRDefault="00FE39EA" w:rsidP="00FE39EA">
      <w:pPr>
        <w:tabs>
          <w:tab w:val="left" w:pos="540"/>
        </w:tabs>
        <w:spacing w:after="0" w:line="240" w:lineRule="auto"/>
        <w:rPr>
          <w:color w:val="000000" w:themeColor="text1"/>
          <w:szCs w:val="20"/>
        </w:rPr>
      </w:pPr>
      <w:r w:rsidRPr="008D48BD">
        <w:rPr>
          <w:color w:val="000000" w:themeColor="text1"/>
          <w:szCs w:val="20"/>
        </w:rPr>
        <w:t>5.1.18  Output times: Minimal output time of 30 minutes per test cycle.</w:t>
      </w:r>
    </w:p>
    <w:p w14:paraId="08D88477" w14:textId="77777777" w:rsidR="00FE39EA" w:rsidRPr="008D48BD" w:rsidRDefault="00FE39EA" w:rsidP="00FE39EA">
      <w:pPr>
        <w:tabs>
          <w:tab w:val="left" w:pos="540"/>
        </w:tabs>
        <w:spacing w:after="0" w:line="240" w:lineRule="auto"/>
        <w:rPr>
          <w:color w:val="000000" w:themeColor="text1"/>
          <w:szCs w:val="20"/>
        </w:rPr>
      </w:pPr>
    </w:p>
    <w:p w14:paraId="755E81B9" w14:textId="77777777" w:rsidR="00FE39EA" w:rsidRPr="008D48BD" w:rsidRDefault="00FE39EA" w:rsidP="00FE39EA">
      <w:pPr>
        <w:tabs>
          <w:tab w:val="left" w:pos="540"/>
        </w:tabs>
        <w:spacing w:after="0" w:line="240" w:lineRule="auto"/>
        <w:rPr>
          <w:color w:val="000000" w:themeColor="text1"/>
          <w:szCs w:val="20"/>
        </w:rPr>
      </w:pPr>
      <w:r w:rsidRPr="008D48BD">
        <w:rPr>
          <w:color w:val="000000" w:themeColor="text1"/>
          <w:szCs w:val="20"/>
        </w:rPr>
        <w:t>5.1.19  Special considerations: Analyzer must be capable of performing C &amp; E phenotyping.</w:t>
      </w:r>
    </w:p>
    <w:p w14:paraId="45A394C3" w14:textId="77777777" w:rsidR="00FE39EA" w:rsidRPr="008D48BD" w:rsidRDefault="00FE39EA" w:rsidP="00FE39EA">
      <w:pPr>
        <w:tabs>
          <w:tab w:val="left" w:pos="540"/>
        </w:tabs>
        <w:spacing w:after="0" w:line="240" w:lineRule="auto"/>
        <w:rPr>
          <w:color w:val="000000" w:themeColor="text1"/>
          <w:szCs w:val="20"/>
        </w:rPr>
      </w:pPr>
    </w:p>
    <w:p w14:paraId="2F8ECEBD" w14:textId="77777777" w:rsidR="00FE39EA" w:rsidRPr="008D48BD" w:rsidRDefault="00FE39EA" w:rsidP="00FE39EA">
      <w:pPr>
        <w:tabs>
          <w:tab w:val="left" w:pos="540"/>
        </w:tabs>
        <w:spacing w:after="0" w:line="240" w:lineRule="auto"/>
        <w:rPr>
          <w:color w:val="000000" w:themeColor="text1"/>
          <w:szCs w:val="20"/>
        </w:rPr>
      </w:pPr>
      <w:r w:rsidRPr="008D48BD">
        <w:rPr>
          <w:color w:val="000000" w:themeColor="text1"/>
          <w:szCs w:val="20"/>
        </w:rPr>
        <w:lastRenderedPageBreak/>
        <w:t>5.1.20  Equipment must operate at a controlled temperature of 15–30 °C to ensure optimal performance of incubation, centrifugation, and reagent handling systems.</w:t>
      </w:r>
    </w:p>
    <w:p w14:paraId="20430B17" w14:textId="77777777" w:rsidR="00FE39EA" w:rsidRPr="00D46C70" w:rsidRDefault="00FE39EA" w:rsidP="00D46C70">
      <w:pPr>
        <w:tabs>
          <w:tab w:val="left" w:pos="540"/>
        </w:tabs>
        <w:spacing w:after="0" w:line="240" w:lineRule="auto"/>
        <w:rPr>
          <w:szCs w:val="20"/>
        </w:rPr>
      </w:pPr>
    </w:p>
    <w:p w14:paraId="7D0C378C" w14:textId="77777777" w:rsidR="00D46C70" w:rsidRPr="00D46C70" w:rsidRDefault="00D46C70" w:rsidP="00D46C70">
      <w:pPr>
        <w:numPr>
          <w:ilvl w:val="0"/>
          <w:numId w:val="10"/>
        </w:numPr>
        <w:spacing w:after="0" w:line="240" w:lineRule="auto"/>
        <w:rPr>
          <w:rFonts w:eastAsia="Times New Roman"/>
          <w:b/>
          <w:bCs/>
          <w:szCs w:val="20"/>
        </w:rPr>
      </w:pPr>
      <w:r w:rsidRPr="00D46C70">
        <w:rPr>
          <w:rFonts w:eastAsia="Times New Roman"/>
          <w:b/>
          <w:bCs/>
          <w:szCs w:val="20"/>
        </w:rPr>
        <w:t xml:space="preserve">List specific delivery, transportation, and installation requirements. </w:t>
      </w:r>
    </w:p>
    <w:p w14:paraId="58BBFF34" w14:textId="77777777" w:rsidR="00D46C70" w:rsidRPr="00D46C70" w:rsidRDefault="00D46C70" w:rsidP="00D46C70">
      <w:pPr>
        <w:spacing w:after="0" w:line="240" w:lineRule="auto"/>
        <w:rPr>
          <w:rFonts w:eastAsia="Times New Roman"/>
          <w:szCs w:val="20"/>
        </w:rPr>
      </w:pPr>
    </w:p>
    <w:p w14:paraId="3F3A45C8" w14:textId="77777777" w:rsidR="00D46C70" w:rsidRPr="00D46C70" w:rsidRDefault="00D46C70" w:rsidP="00D46C70">
      <w:pPr>
        <w:spacing w:after="0" w:line="240" w:lineRule="auto"/>
        <w:rPr>
          <w:rFonts w:eastAsia="Times New Roman"/>
          <w:szCs w:val="20"/>
        </w:rPr>
      </w:pPr>
      <w:r w:rsidRPr="00D46C70">
        <w:rPr>
          <w:rFonts w:eastAsia="Times New Roman"/>
          <w:szCs w:val="20"/>
        </w:rPr>
        <w:t xml:space="preserve">6.1 The vendor shall ensure to provide the following delivery, transportation, and installation requirements. </w:t>
      </w:r>
    </w:p>
    <w:p w14:paraId="3993E5F8" w14:textId="77777777" w:rsidR="00D46C70" w:rsidRPr="00D46C70" w:rsidRDefault="00D46C70" w:rsidP="00D46C70">
      <w:pPr>
        <w:spacing w:after="0" w:line="240" w:lineRule="auto"/>
        <w:rPr>
          <w:szCs w:val="20"/>
        </w:rPr>
      </w:pPr>
    </w:p>
    <w:p w14:paraId="79EA2C8A" w14:textId="77777777" w:rsidR="00D46C70" w:rsidRPr="00D46C70" w:rsidRDefault="00D46C70" w:rsidP="00D46C70">
      <w:pPr>
        <w:spacing w:after="0" w:line="240" w:lineRule="auto"/>
        <w:rPr>
          <w:szCs w:val="20"/>
        </w:rPr>
      </w:pPr>
      <w:r w:rsidRPr="00D46C70">
        <w:rPr>
          <w:szCs w:val="20"/>
        </w:rPr>
        <w:t xml:space="preserve">6.1.1  The vendor shall be responsible for the delivery, transportation, and installation of all required items. This includes uncrating, transporting the analyzers through the facility to the designated location, and removing all packaging waste. If interim storage is required, the vendor must arrange and manage storage until installation is completed. The vendor must also perform initial instrument operational validation. The vendor is also responsible for the initial instrument operational and performance validations.               </w:t>
      </w:r>
    </w:p>
    <w:p w14:paraId="27BB94FB" w14:textId="77777777" w:rsidR="00D46C70" w:rsidRPr="00D46C70" w:rsidRDefault="00D46C70" w:rsidP="00D46C70">
      <w:pPr>
        <w:spacing w:after="0" w:line="240" w:lineRule="auto"/>
        <w:rPr>
          <w:szCs w:val="20"/>
        </w:rPr>
      </w:pPr>
    </w:p>
    <w:p w14:paraId="624F3BEC" w14:textId="77777777" w:rsidR="00D46C70" w:rsidRPr="00D46C70" w:rsidRDefault="00D46C70" w:rsidP="00D46C70">
      <w:pPr>
        <w:spacing w:after="0" w:line="240" w:lineRule="auto"/>
        <w:rPr>
          <w:szCs w:val="20"/>
        </w:rPr>
      </w:pPr>
      <w:r w:rsidRPr="00D46C70">
        <w:rPr>
          <w:szCs w:val="20"/>
        </w:rPr>
        <w:t xml:space="preserve">6.1.2  To ensure continuous operation, deliveries must be structured based on the required testing volume. The monthly supply packages should support a minimum of: </w:t>
      </w:r>
    </w:p>
    <w:p w14:paraId="14BAA54D" w14:textId="77777777" w:rsidR="00D46C70" w:rsidRPr="00D46C70" w:rsidRDefault="00D46C70" w:rsidP="00D46C70">
      <w:pPr>
        <w:numPr>
          <w:ilvl w:val="0"/>
          <w:numId w:val="11"/>
        </w:numPr>
        <w:spacing w:after="0" w:line="240" w:lineRule="auto"/>
        <w:rPr>
          <w:szCs w:val="20"/>
        </w:rPr>
      </w:pPr>
      <w:r w:rsidRPr="00D46C70">
        <w:rPr>
          <w:szCs w:val="20"/>
        </w:rPr>
        <w:t xml:space="preserve">2200 ABORh typing, </w:t>
      </w:r>
    </w:p>
    <w:p w14:paraId="57644946" w14:textId="77777777" w:rsidR="00D46C70" w:rsidRPr="00D46C70" w:rsidRDefault="00D46C70" w:rsidP="00D46C70">
      <w:pPr>
        <w:numPr>
          <w:ilvl w:val="0"/>
          <w:numId w:val="11"/>
        </w:numPr>
        <w:spacing w:after="0" w:line="240" w:lineRule="auto"/>
        <w:rPr>
          <w:szCs w:val="20"/>
        </w:rPr>
      </w:pPr>
      <w:r w:rsidRPr="00D46C70">
        <w:rPr>
          <w:szCs w:val="20"/>
        </w:rPr>
        <w:t xml:space="preserve">200 antibody identification, </w:t>
      </w:r>
    </w:p>
    <w:p w14:paraId="3D5BD527" w14:textId="77777777" w:rsidR="00D46C70" w:rsidRPr="00D46C70" w:rsidRDefault="00D46C70" w:rsidP="00D46C70">
      <w:pPr>
        <w:numPr>
          <w:ilvl w:val="0"/>
          <w:numId w:val="11"/>
        </w:numPr>
        <w:spacing w:after="0" w:line="240" w:lineRule="auto"/>
        <w:rPr>
          <w:szCs w:val="20"/>
        </w:rPr>
      </w:pPr>
      <w:r w:rsidRPr="00D46C70">
        <w:rPr>
          <w:szCs w:val="20"/>
        </w:rPr>
        <w:t xml:space="preserve">700 antibody screening, </w:t>
      </w:r>
    </w:p>
    <w:p w14:paraId="070D0107" w14:textId="77777777" w:rsidR="00D46C70" w:rsidRPr="00D46C70" w:rsidRDefault="00D46C70" w:rsidP="00D46C70">
      <w:pPr>
        <w:numPr>
          <w:ilvl w:val="0"/>
          <w:numId w:val="11"/>
        </w:numPr>
        <w:spacing w:after="0" w:line="240" w:lineRule="auto"/>
        <w:rPr>
          <w:szCs w:val="20"/>
        </w:rPr>
      </w:pPr>
      <w:r w:rsidRPr="00D46C70">
        <w:rPr>
          <w:szCs w:val="20"/>
        </w:rPr>
        <w:t xml:space="preserve">100 antibody titers, </w:t>
      </w:r>
    </w:p>
    <w:p w14:paraId="18ED2470" w14:textId="77777777" w:rsidR="00D46C70" w:rsidRPr="00D46C70" w:rsidRDefault="00D46C70" w:rsidP="00D46C70">
      <w:pPr>
        <w:numPr>
          <w:ilvl w:val="0"/>
          <w:numId w:val="11"/>
        </w:numPr>
        <w:spacing w:after="0" w:line="240" w:lineRule="auto"/>
        <w:rPr>
          <w:szCs w:val="20"/>
        </w:rPr>
      </w:pPr>
      <w:r w:rsidRPr="00D46C70">
        <w:rPr>
          <w:szCs w:val="20"/>
        </w:rPr>
        <w:t xml:space="preserve">100 antigen typing, </w:t>
      </w:r>
    </w:p>
    <w:p w14:paraId="5C9BADAF" w14:textId="77777777" w:rsidR="00D46C70" w:rsidRPr="00D46C70" w:rsidRDefault="00D46C70" w:rsidP="00D46C70">
      <w:pPr>
        <w:numPr>
          <w:ilvl w:val="0"/>
          <w:numId w:val="11"/>
        </w:numPr>
        <w:spacing w:after="0" w:line="240" w:lineRule="auto"/>
        <w:rPr>
          <w:szCs w:val="20"/>
        </w:rPr>
      </w:pPr>
      <w:r w:rsidRPr="00D46C70">
        <w:rPr>
          <w:szCs w:val="20"/>
        </w:rPr>
        <w:t xml:space="preserve">400 direct antiglobulin test, </w:t>
      </w:r>
    </w:p>
    <w:p w14:paraId="5B62F9F9" w14:textId="77777777" w:rsidR="00D46C70" w:rsidRPr="00D46C70" w:rsidRDefault="00D46C70" w:rsidP="00D46C70">
      <w:pPr>
        <w:numPr>
          <w:ilvl w:val="0"/>
          <w:numId w:val="11"/>
        </w:numPr>
        <w:spacing w:after="0" w:line="240" w:lineRule="auto"/>
        <w:rPr>
          <w:szCs w:val="20"/>
        </w:rPr>
      </w:pPr>
      <w:r w:rsidRPr="00D46C70">
        <w:rPr>
          <w:szCs w:val="20"/>
        </w:rPr>
        <w:t xml:space="preserve">300 crossmatch, </w:t>
      </w:r>
    </w:p>
    <w:p w14:paraId="7F1CB8C5" w14:textId="77777777" w:rsidR="00D46C70" w:rsidRPr="00D46C70" w:rsidRDefault="00D46C70" w:rsidP="00D46C70">
      <w:pPr>
        <w:numPr>
          <w:ilvl w:val="0"/>
          <w:numId w:val="11"/>
        </w:numPr>
        <w:spacing w:after="0" w:line="240" w:lineRule="auto"/>
        <w:rPr>
          <w:szCs w:val="20"/>
        </w:rPr>
      </w:pPr>
      <w:r w:rsidRPr="00D46C70">
        <w:rPr>
          <w:szCs w:val="20"/>
        </w:rPr>
        <w:t xml:space="preserve">100 fetal maternal hemorrhage screen, and </w:t>
      </w:r>
    </w:p>
    <w:p w14:paraId="0BE94C50" w14:textId="77777777" w:rsidR="00D46C70" w:rsidRPr="00D46C70" w:rsidRDefault="00D46C70" w:rsidP="00D46C70">
      <w:pPr>
        <w:numPr>
          <w:ilvl w:val="0"/>
          <w:numId w:val="11"/>
        </w:numPr>
        <w:spacing w:after="0" w:line="240" w:lineRule="auto"/>
        <w:rPr>
          <w:szCs w:val="20"/>
        </w:rPr>
      </w:pPr>
      <w:r w:rsidRPr="00D46C70">
        <w:rPr>
          <w:szCs w:val="20"/>
        </w:rPr>
        <w:t xml:space="preserve">100 RhIG workup tests per month. </w:t>
      </w:r>
    </w:p>
    <w:p w14:paraId="10215E86" w14:textId="77777777" w:rsidR="00D46C70" w:rsidRPr="00D46C70" w:rsidRDefault="00D46C70" w:rsidP="00D46C70">
      <w:pPr>
        <w:spacing w:after="0" w:line="240" w:lineRule="auto"/>
        <w:rPr>
          <w:szCs w:val="20"/>
        </w:rPr>
      </w:pPr>
    </w:p>
    <w:p w14:paraId="6B33FCC4" w14:textId="77777777" w:rsidR="00D46C70" w:rsidRPr="00D46C70" w:rsidRDefault="00D46C70" w:rsidP="00D46C70">
      <w:pPr>
        <w:spacing w:after="0" w:line="240" w:lineRule="auto"/>
        <w:rPr>
          <w:szCs w:val="20"/>
        </w:rPr>
      </w:pPr>
      <w:r w:rsidRPr="00D46C70">
        <w:rPr>
          <w:szCs w:val="20"/>
        </w:rPr>
        <w:t>6.1.3  Vendors must specify their package sizes and quantities, ensuring alignment with the required number of tests per month.</w:t>
      </w:r>
    </w:p>
    <w:p w14:paraId="4474CCFC" w14:textId="77777777" w:rsidR="00D46C70" w:rsidRPr="00D46C70" w:rsidRDefault="00D46C70" w:rsidP="00D46C70">
      <w:pPr>
        <w:spacing w:after="0" w:line="240" w:lineRule="auto"/>
        <w:rPr>
          <w:szCs w:val="20"/>
        </w:rPr>
      </w:pPr>
    </w:p>
    <w:p w14:paraId="4FE8BB09" w14:textId="77777777" w:rsidR="00D46C70" w:rsidRPr="00D46C70" w:rsidRDefault="00D46C70" w:rsidP="00D46C70">
      <w:pPr>
        <w:rPr>
          <w:szCs w:val="20"/>
        </w:rPr>
      </w:pPr>
      <w:r w:rsidRPr="00D46C70">
        <w:rPr>
          <w:szCs w:val="20"/>
        </w:rPr>
        <w:t>6.1.4  Each delivery shall include automated blood grouping reagents, quality control materials, consumables necessary for operations, including but not limited to test cartridges, sample racks, pipettes and other necessary lab accessories.</w:t>
      </w:r>
    </w:p>
    <w:p w14:paraId="2E5C19CB" w14:textId="77777777" w:rsidR="00D46C70" w:rsidRPr="00D46C70" w:rsidRDefault="00D46C70" w:rsidP="00D46C70">
      <w:pPr>
        <w:rPr>
          <w:szCs w:val="20"/>
        </w:rPr>
      </w:pPr>
      <w:r w:rsidRPr="00D46C70">
        <w:rPr>
          <w:szCs w:val="20"/>
        </w:rPr>
        <w:t xml:space="preserve">6.1.5  The vendor must define their unit of measure for containers, test kits, reagent bottles, etc., ensuring consistency in the delivery schedule. </w:t>
      </w:r>
    </w:p>
    <w:p w14:paraId="1E564C34" w14:textId="77777777" w:rsidR="00D46C70" w:rsidRPr="00D46C70" w:rsidRDefault="00D46C70" w:rsidP="00D46C70">
      <w:pPr>
        <w:spacing w:after="0" w:line="240" w:lineRule="auto"/>
        <w:rPr>
          <w:szCs w:val="20"/>
        </w:rPr>
      </w:pPr>
      <w:r w:rsidRPr="00D46C70">
        <w:rPr>
          <w:szCs w:val="20"/>
        </w:rPr>
        <w:t>6.1.6  The total annual supply must support a minimum of:</w:t>
      </w:r>
    </w:p>
    <w:p w14:paraId="6FB616FE" w14:textId="77777777" w:rsidR="00D46C70" w:rsidRPr="00D46C70" w:rsidRDefault="00D46C70" w:rsidP="00D46C70">
      <w:pPr>
        <w:numPr>
          <w:ilvl w:val="0"/>
          <w:numId w:val="6"/>
        </w:numPr>
        <w:spacing w:after="0" w:line="240" w:lineRule="auto"/>
        <w:ind w:left="720"/>
        <w:rPr>
          <w:szCs w:val="20"/>
        </w:rPr>
      </w:pPr>
      <w:r w:rsidRPr="00D46C70">
        <w:rPr>
          <w:szCs w:val="20"/>
        </w:rPr>
        <w:t xml:space="preserve">26,400 ABORh typings, </w:t>
      </w:r>
    </w:p>
    <w:p w14:paraId="379CFFA4" w14:textId="77777777" w:rsidR="00D46C70" w:rsidRPr="00D46C70" w:rsidRDefault="00D46C70" w:rsidP="00D46C70">
      <w:pPr>
        <w:numPr>
          <w:ilvl w:val="0"/>
          <w:numId w:val="6"/>
        </w:numPr>
        <w:spacing w:after="0" w:line="240" w:lineRule="auto"/>
        <w:ind w:left="720"/>
        <w:rPr>
          <w:szCs w:val="20"/>
        </w:rPr>
      </w:pPr>
      <w:r w:rsidRPr="00D46C70">
        <w:rPr>
          <w:szCs w:val="20"/>
        </w:rPr>
        <w:t xml:space="preserve">2,400 antibody identifications, </w:t>
      </w:r>
    </w:p>
    <w:p w14:paraId="1D0809AD" w14:textId="77777777" w:rsidR="00D46C70" w:rsidRPr="00D46C70" w:rsidRDefault="00D46C70" w:rsidP="00D46C70">
      <w:pPr>
        <w:numPr>
          <w:ilvl w:val="0"/>
          <w:numId w:val="6"/>
        </w:numPr>
        <w:spacing w:after="0" w:line="240" w:lineRule="auto"/>
        <w:ind w:left="720"/>
        <w:rPr>
          <w:szCs w:val="20"/>
        </w:rPr>
      </w:pPr>
      <w:r w:rsidRPr="00D46C70">
        <w:rPr>
          <w:szCs w:val="20"/>
        </w:rPr>
        <w:t xml:space="preserve">8,400 antibody screenings, </w:t>
      </w:r>
    </w:p>
    <w:p w14:paraId="5867F62E" w14:textId="77777777" w:rsidR="00D46C70" w:rsidRPr="00D46C70" w:rsidRDefault="00D46C70" w:rsidP="00D46C70">
      <w:pPr>
        <w:numPr>
          <w:ilvl w:val="0"/>
          <w:numId w:val="6"/>
        </w:numPr>
        <w:spacing w:after="0" w:line="240" w:lineRule="auto"/>
        <w:ind w:left="720"/>
        <w:rPr>
          <w:szCs w:val="20"/>
        </w:rPr>
      </w:pPr>
      <w:r w:rsidRPr="00D46C70">
        <w:rPr>
          <w:szCs w:val="20"/>
        </w:rPr>
        <w:t xml:space="preserve">1,200 antibody titers, </w:t>
      </w:r>
    </w:p>
    <w:p w14:paraId="275C35BA" w14:textId="77777777" w:rsidR="00D46C70" w:rsidRPr="00D46C70" w:rsidRDefault="00D46C70" w:rsidP="00D46C70">
      <w:pPr>
        <w:numPr>
          <w:ilvl w:val="0"/>
          <w:numId w:val="6"/>
        </w:numPr>
        <w:spacing w:after="0" w:line="240" w:lineRule="auto"/>
        <w:ind w:left="720"/>
        <w:rPr>
          <w:szCs w:val="20"/>
        </w:rPr>
      </w:pPr>
      <w:r w:rsidRPr="00D46C70">
        <w:rPr>
          <w:szCs w:val="20"/>
        </w:rPr>
        <w:t xml:space="preserve">1,200 antigen typings, </w:t>
      </w:r>
    </w:p>
    <w:p w14:paraId="1785F372" w14:textId="77777777" w:rsidR="00D46C70" w:rsidRPr="00D46C70" w:rsidRDefault="00D46C70" w:rsidP="00D46C70">
      <w:pPr>
        <w:numPr>
          <w:ilvl w:val="0"/>
          <w:numId w:val="6"/>
        </w:numPr>
        <w:spacing w:after="0" w:line="240" w:lineRule="auto"/>
        <w:ind w:left="720"/>
        <w:rPr>
          <w:szCs w:val="20"/>
        </w:rPr>
      </w:pPr>
      <w:r w:rsidRPr="00D46C70">
        <w:rPr>
          <w:szCs w:val="20"/>
        </w:rPr>
        <w:t xml:space="preserve">4,800 direct antiglobulin tests, </w:t>
      </w:r>
    </w:p>
    <w:p w14:paraId="08D90BD9" w14:textId="77777777" w:rsidR="00D46C70" w:rsidRPr="00D46C70" w:rsidRDefault="00D46C70" w:rsidP="00D46C70">
      <w:pPr>
        <w:numPr>
          <w:ilvl w:val="0"/>
          <w:numId w:val="6"/>
        </w:numPr>
        <w:spacing w:after="0" w:line="240" w:lineRule="auto"/>
        <w:ind w:left="720"/>
        <w:rPr>
          <w:szCs w:val="20"/>
        </w:rPr>
      </w:pPr>
      <w:r w:rsidRPr="00D46C70">
        <w:rPr>
          <w:szCs w:val="20"/>
        </w:rPr>
        <w:t xml:space="preserve">3,600 crossmatches, </w:t>
      </w:r>
    </w:p>
    <w:p w14:paraId="09A8367D" w14:textId="77777777" w:rsidR="00D46C70" w:rsidRPr="00D46C70" w:rsidRDefault="00D46C70" w:rsidP="00D46C70">
      <w:pPr>
        <w:numPr>
          <w:ilvl w:val="0"/>
          <w:numId w:val="6"/>
        </w:numPr>
        <w:spacing w:after="0" w:line="240" w:lineRule="auto"/>
        <w:ind w:left="720"/>
        <w:rPr>
          <w:szCs w:val="20"/>
        </w:rPr>
      </w:pPr>
      <w:r w:rsidRPr="00D46C70">
        <w:rPr>
          <w:szCs w:val="20"/>
        </w:rPr>
        <w:t xml:space="preserve">1,200 fetal maternal hemorrhage screens, and </w:t>
      </w:r>
    </w:p>
    <w:p w14:paraId="153F04CC" w14:textId="77777777" w:rsidR="00D46C70" w:rsidRPr="00D46C70" w:rsidRDefault="00D46C70" w:rsidP="00D46C70">
      <w:pPr>
        <w:numPr>
          <w:ilvl w:val="0"/>
          <w:numId w:val="6"/>
        </w:numPr>
        <w:spacing w:after="0" w:line="240" w:lineRule="auto"/>
        <w:ind w:left="720"/>
        <w:rPr>
          <w:szCs w:val="20"/>
        </w:rPr>
      </w:pPr>
      <w:r w:rsidRPr="00D46C70">
        <w:rPr>
          <w:szCs w:val="20"/>
        </w:rPr>
        <w:t xml:space="preserve">1,200 </w:t>
      </w:r>
      <w:commentRangeStart w:id="12"/>
      <w:r w:rsidRPr="00D46C70">
        <w:rPr>
          <w:szCs w:val="20"/>
        </w:rPr>
        <w:t>RhIG</w:t>
      </w:r>
      <w:commentRangeEnd w:id="12"/>
      <w:r w:rsidRPr="00D46C70">
        <w:rPr>
          <w:szCs w:val="20"/>
        </w:rPr>
        <w:commentReference w:id="12"/>
      </w:r>
      <w:r w:rsidRPr="00D46C70">
        <w:rPr>
          <w:szCs w:val="20"/>
        </w:rPr>
        <w:t xml:space="preserve"> workups </w:t>
      </w:r>
    </w:p>
    <w:p w14:paraId="2DA7C01B" w14:textId="77777777" w:rsidR="00D46C70" w:rsidRPr="00D46C70" w:rsidRDefault="00D46C70" w:rsidP="00D46C70">
      <w:pPr>
        <w:spacing w:after="0" w:line="240" w:lineRule="auto"/>
        <w:ind w:left="720"/>
        <w:rPr>
          <w:szCs w:val="20"/>
        </w:rPr>
      </w:pPr>
    </w:p>
    <w:p w14:paraId="178195EA" w14:textId="77777777" w:rsidR="00D46C70" w:rsidRPr="00D46C70" w:rsidRDefault="00D46C70" w:rsidP="00D46C70">
      <w:pPr>
        <w:rPr>
          <w:szCs w:val="20"/>
        </w:rPr>
      </w:pPr>
      <w:r w:rsidRPr="00D46C70">
        <w:rPr>
          <w:szCs w:val="20"/>
        </w:rPr>
        <w:t>6.1.7  Upon installation, the vendor shall provide:</w:t>
      </w:r>
    </w:p>
    <w:p w14:paraId="6160FE22" w14:textId="77777777" w:rsidR="00D46C70" w:rsidRPr="00D46C70" w:rsidRDefault="00D46C70" w:rsidP="00D46C70">
      <w:pPr>
        <w:rPr>
          <w:szCs w:val="20"/>
        </w:rPr>
      </w:pPr>
      <w:r w:rsidRPr="00D46C70">
        <w:rPr>
          <w:szCs w:val="20"/>
        </w:rPr>
        <w:t>6.1.7.1  A 30 -day validation period to confirm operational accuracy, including normal range verification, linearity studies, and replication tests.</w:t>
      </w:r>
    </w:p>
    <w:p w14:paraId="61024D2B" w14:textId="77777777" w:rsidR="00D46C70" w:rsidRPr="00D46C70" w:rsidRDefault="00D46C70" w:rsidP="00D46C70">
      <w:pPr>
        <w:rPr>
          <w:szCs w:val="20"/>
        </w:rPr>
      </w:pPr>
      <w:r w:rsidRPr="00D46C70">
        <w:rPr>
          <w:szCs w:val="20"/>
        </w:rPr>
        <w:t xml:space="preserve">6.1.7.2  User training for at least two staff members upon installation and annually thereafter. </w:t>
      </w:r>
    </w:p>
    <w:p w14:paraId="30575D43" w14:textId="77777777" w:rsidR="00D46C70" w:rsidRPr="00D46C70" w:rsidRDefault="00D46C70" w:rsidP="00D46C70">
      <w:pPr>
        <w:rPr>
          <w:szCs w:val="20"/>
        </w:rPr>
      </w:pPr>
      <w:r w:rsidRPr="00D46C70">
        <w:rPr>
          <w:szCs w:val="20"/>
        </w:rPr>
        <w:t>6.1.7.3  Preventive maintenance coverage and Laboratory Information system (LIS) integration support.</w:t>
      </w:r>
    </w:p>
    <w:p w14:paraId="22A1A9BC" w14:textId="77777777" w:rsidR="00D46C70" w:rsidRPr="00D46C70" w:rsidRDefault="00D46C70" w:rsidP="00D46C70">
      <w:pPr>
        <w:rPr>
          <w:szCs w:val="20"/>
        </w:rPr>
      </w:pPr>
      <w:r w:rsidRPr="00D46C70">
        <w:rPr>
          <w:szCs w:val="20"/>
        </w:rPr>
        <w:t>6.1.7.4  Shipping shall be Free Onboard Shipping (FOB) Destination</w:t>
      </w:r>
    </w:p>
    <w:p w14:paraId="2EF95555" w14:textId="77777777" w:rsidR="00D46C70" w:rsidRPr="00D46C70" w:rsidRDefault="00D46C70" w:rsidP="00D46C70">
      <w:pPr>
        <w:rPr>
          <w:rFonts w:eastAsia="Times New Roman"/>
          <w:szCs w:val="20"/>
        </w:rPr>
      </w:pPr>
      <w:r w:rsidRPr="00D46C70">
        <w:rPr>
          <w:rFonts w:eastAsia="Times New Roman"/>
          <w:szCs w:val="20"/>
        </w:rPr>
        <w:lastRenderedPageBreak/>
        <w:t>6.1.8  Reagent and Supply Delivery:</w:t>
      </w:r>
    </w:p>
    <w:p w14:paraId="2E4B7506" w14:textId="77777777" w:rsidR="00D46C70" w:rsidRPr="00D46C70" w:rsidRDefault="00D46C70" w:rsidP="00D46C70">
      <w:pPr>
        <w:rPr>
          <w:rFonts w:eastAsia="Times New Roman"/>
          <w:szCs w:val="20"/>
        </w:rPr>
      </w:pPr>
      <w:r w:rsidRPr="00D46C70">
        <w:rPr>
          <w:rFonts w:eastAsia="Times New Roman"/>
          <w:szCs w:val="20"/>
        </w:rPr>
        <w:t>6.1.8.1  All supplied items and reagents shall be certified for use with the equipment provided by the selected vendor.</w:t>
      </w:r>
    </w:p>
    <w:p w14:paraId="1FD5242C" w14:textId="77777777" w:rsidR="00D46C70" w:rsidRPr="00D46C70" w:rsidRDefault="00D46C70" w:rsidP="00D46C70">
      <w:pPr>
        <w:spacing w:after="0" w:line="240" w:lineRule="auto"/>
        <w:rPr>
          <w:rFonts w:eastAsia="Times New Roman"/>
          <w:szCs w:val="20"/>
        </w:rPr>
      </w:pPr>
      <w:r w:rsidRPr="00D46C70">
        <w:rPr>
          <w:rFonts w:eastAsia="Times New Roman"/>
          <w:szCs w:val="20"/>
        </w:rPr>
        <w:t>6.1.8.2  All supplied items and reagents that require special handling (e.g. refrigeration, time sensitivity, immediate open, etc.) will be marked in an explicit manner with a label that is easily read, understandable, and a minimum of 3 inches x 3 inches (9 sq. inches). The label will be placed in three (3) or more locations on the container (top &amp; two sides). Supplies or items that require refrigeration will have both the required Celsius and Fahrenheit temperature identified.</w:t>
      </w:r>
    </w:p>
    <w:p w14:paraId="4ED98047" w14:textId="77777777" w:rsidR="00D46C70" w:rsidRPr="00D46C70" w:rsidRDefault="00D46C70" w:rsidP="00D46C70">
      <w:pPr>
        <w:spacing w:after="0" w:line="240" w:lineRule="auto"/>
        <w:rPr>
          <w:rFonts w:eastAsia="Times New Roman"/>
          <w:szCs w:val="20"/>
        </w:rPr>
      </w:pPr>
    </w:p>
    <w:p w14:paraId="091B0AE6" w14:textId="77777777" w:rsidR="00D46C70" w:rsidRPr="00D46C70" w:rsidRDefault="00D46C70" w:rsidP="00D46C70">
      <w:pPr>
        <w:spacing w:after="0" w:line="240" w:lineRule="auto"/>
        <w:rPr>
          <w:rFonts w:eastAsia="Times New Roman"/>
          <w:szCs w:val="20"/>
        </w:rPr>
      </w:pPr>
      <w:r w:rsidRPr="00D46C70">
        <w:rPr>
          <w:rFonts w:eastAsia="Times New Roman"/>
          <w:szCs w:val="20"/>
        </w:rPr>
        <w:t>6.1.8.3  The contractor shall provide deliveries to the delivery point identified below:</w:t>
      </w:r>
    </w:p>
    <w:p w14:paraId="6D7DCAA1" w14:textId="77777777" w:rsidR="00D46C70" w:rsidRPr="00D46C70" w:rsidRDefault="00D46C70" w:rsidP="00D46C70">
      <w:pPr>
        <w:spacing w:after="0" w:line="240" w:lineRule="auto"/>
        <w:ind w:firstLine="720"/>
        <w:rPr>
          <w:rFonts w:eastAsia="Times New Roman"/>
          <w:szCs w:val="20"/>
        </w:rPr>
      </w:pPr>
    </w:p>
    <w:p w14:paraId="0DD381B8" w14:textId="77777777" w:rsidR="00D46C70" w:rsidRPr="00D46C70" w:rsidRDefault="00D46C70" w:rsidP="00D46C70">
      <w:pPr>
        <w:spacing w:after="0" w:line="240" w:lineRule="auto"/>
        <w:ind w:firstLine="720"/>
        <w:rPr>
          <w:rFonts w:eastAsia="Times New Roman"/>
          <w:szCs w:val="20"/>
        </w:rPr>
      </w:pPr>
      <w:r w:rsidRPr="00D46C70">
        <w:rPr>
          <w:rFonts w:eastAsia="Times New Roman"/>
          <w:szCs w:val="20"/>
        </w:rPr>
        <w:t>Naval Medical Center Portsmouth Laboratory (Blood Bank)</w:t>
      </w:r>
    </w:p>
    <w:p w14:paraId="062433CF" w14:textId="77777777" w:rsidR="00D46C70" w:rsidRPr="00D46C70" w:rsidRDefault="00D46C70" w:rsidP="00D46C70">
      <w:pPr>
        <w:spacing w:after="0" w:line="240" w:lineRule="auto"/>
        <w:ind w:firstLine="720"/>
        <w:rPr>
          <w:rFonts w:eastAsia="Times New Roman"/>
          <w:szCs w:val="20"/>
        </w:rPr>
      </w:pPr>
      <w:r w:rsidRPr="00D46C70">
        <w:rPr>
          <w:rFonts w:eastAsia="Times New Roman"/>
          <w:szCs w:val="20"/>
        </w:rPr>
        <w:t>620 John Paul Jones Circle</w:t>
      </w:r>
    </w:p>
    <w:p w14:paraId="35E43603" w14:textId="77777777" w:rsidR="00D46C70" w:rsidRPr="00D46C70" w:rsidRDefault="00D46C70" w:rsidP="00D46C70">
      <w:pPr>
        <w:spacing w:after="0" w:line="240" w:lineRule="auto"/>
        <w:ind w:firstLine="720"/>
        <w:rPr>
          <w:rFonts w:eastAsia="Times New Roman"/>
          <w:szCs w:val="20"/>
        </w:rPr>
      </w:pPr>
      <w:r w:rsidRPr="00D46C70">
        <w:rPr>
          <w:rFonts w:eastAsia="Times New Roman"/>
          <w:szCs w:val="20"/>
        </w:rPr>
        <w:t>Building 2, 1</w:t>
      </w:r>
      <w:r w:rsidRPr="00D46C70">
        <w:rPr>
          <w:rFonts w:eastAsia="Times New Roman"/>
          <w:szCs w:val="20"/>
          <w:vertAlign w:val="superscript"/>
        </w:rPr>
        <w:t>st</w:t>
      </w:r>
      <w:r w:rsidRPr="00D46C70">
        <w:rPr>
          <w:rFonts w:eastAsia="Times New Roman"/>
          <w:szCs w:val="20"/>
        </w:rPr>
        <w:t xml:space="preserve"> Floor</w:t>
      </w:r>
    </w:p>
    <w:p w14:paraId="0EF8D235" w14:textId="77777777" w:rsidR="00D46C70" w:rsidRPr="00D46C70" w:rsidRDefault="00D46C70" w:rsidP="00D46C70">
      <w:pPr>
        <w:spacing w:after="0" w:line="240" w:lineRule="auto"/>
        <w:ind w:firstLine="720"/>
        <w:rPr>
          <w:rFonts w:eastAsia="Times New Roman"/>
          <w:szCs w:val="20"/>
        </w:rPr>
      </w:pPr>
      <w:r w:rsidRPr="00D46C70">
        <w:rPr>
          <w:rFonts w:eastAsia="Times New Roman"/>
          <w:szCs w:val="20"/>
        </w:rPr>
        <w:t>Portsmouth, VA 23708</w:t>
      </w:r>
    </w:p>
    <w:p w14:paraId="7AA4E8CF" w14:textId="77777777" w:rsidR="00D46C70" w:rsidRPr="00D46C70" w:rsidRDefault="00D46C70" w:rsidP="00D46C70">
      <w:pPr>
        <w:spacing w:after="0" w:line="240" w:lineRule="auto"/>
        <w:ind w:firstLine="720"/>
        <w:rPr>
          <w:rFonts w:eastAsia="Times New Roman"/>
          <w:szCs w:val="20"/>
        </w:rPr>
      </w:pPr>
    </w:p>
    <w:p w14:paraId="238437D3" w14:textId="77777777" w:rsidR="00D46C70" w:rsidRPr="00D46C70" w:rsidRDefault="00D46C70" w:rsidP="00D46C70">
      <w:pPr>
        <w:rPr>
          <w:rFonts w:eastAsia="Times New Roman"/>
          <w:b/>
          <w:bCs/>
          <w:szCs w:val="20"/>
        </w:rPr>
      </w:pPr>
      <w:r w:rsidRPr="00D46C70">
        <w:rPr>
          <w:rFonts w:eastAsia="Times New Roman"/>
          <w:b/>
          <w:bCs/>
          <w:szCs w:val="20"/>
        </w:rPr>
        <w:t xml:space="preserve">7.0  Unique facility specifications/accommodations required for the equipment to be operational within the facility. </w:t>
      </w:r>
    </w:p>
    <w:p w14:paraId="225E5F6A" w14:textId="77777777" w:rsidR="00D46C70" w:rsidRPr="00D46C70" w:rsidRDefault="00D46C70" w:rsidP="00D46C70">
      <w:pPr>
        <w:rPr>
          <w:rFonts w:eastAsia="Times New Roman"/>
          <w:szCs w:val="20"/>
        </w:rPr>
      </w:pPr>
      <w:r w:rsidRPr="00D46C70">
        <w:rPr>
          <w:rFonts w:eastAsia="Times New Roman"/>
          <w:szCs w:val="20"/>
        </w:rPr>
        <w:t>7.1  &lt;Reserved&gt;</w:t>
      </w:r>
    </w:p>
    <w:p w14:paraId="197F1D1B" w14:textId="77777777" w:rsidR="00D46C70" w:rsidRPr="00D46C70" w:rsidRDefault="00D46C70" w:rsidP="00D46C70">
      <w:pPr>
        <w:rPr>
          <w:rFonts w:eastAsia="Times New Roman"/>
          <w:b/>
          <w:bCs/>
          <w:i/>
          <w:iCs/>
          <w:color w:val="00B0F0"/>
          <w:szCs w:val="20"/>
        </w:rPr>
      </w:pPr>
      <w:r w:rsidRPr="00D46C70">
        <w:rPr>
          <w:rFonts w:eastAsia="Times New Roman"/>
          <w:b/>
          <w:bCs/>
          <w:szCs w:val="20"/>
        </w:rPr>
        <w:t xml:space="preserve">8.0  Equipment required to be stationary  to include dimensions of the available space. </w:t>
      </w:r>
    </w:p>
    <w:p w14:paraId="3C8C661B" w14:textId="77777777" w:rsidR="00D46C70" w:rsidRPr="00D46C70" w:rsidRDefault="00D46C70" w:rsidP="00D46C70">
      <w:pPr>
        <w:rPr>
          <w:rFonts w:eastAsia="Times New Roman"/>
          <w:b/>
          <w:bCs/>
          <w:i/>
          <w:iCs/>
          <w:color w:val="00B0F0"/>
          <w:szCs w:val="20"/>
        </w:rPr>
      </w:pPr>
      <w:r w:rsidRPr="00D46C70">
        <w:rPr>
          <w:szCs w:val="20"/>
        </w:rPr>
        <w:t>8.1  The dimensions of the available space for the two (2) analyzers shall not exceed 84 inches x 102 inches x 48 inches (H x W x D) collectively.</w:t>
      </w:r>
    </w:p>
    <w:p w14:paraId="7135F6B8" w14:textId="77777777" w:rsidR="00D46C70" w:rsidRPr="00D46C70" w:rsidRDefault="00D46C70" w:rsidP="00D46C70">
      <w:pPr>
        <w:numPr>
          <w:ilvl w:val="0"/>
          <w:numId w:val="7"/>
        </w:numPr>
        <w:spacing w:after="0" w:line="240" w:lineRule="auto"/>
        <w:rPr>
          <w:rFonts w:eastAsia="Times New Roman"/>
          <w:b/>
          <w:bCs/>
          <w:szCs w:val="20"/>
        </w:rPr>
      </w:pPr>
      <w:r w:rsidRPr="00D46C70">
        <w:rPr>
          <w:rFonts w:eastAsia="Times New Roman"/>
          <w:b/>
          <w:bCs/>
          <w:szCs w:val="20"/>
        </w:rPr>
        <w:t>Environmental factors regarding the equipment should be taken into consideration.</w:t>
      </w:r>
    </w:p>
    <w:p w14:paraId="3E46D3AD" w14:textId="77777777" w:rsidR="00D46C70" w:rsidRPr="00D46C70" w:rsidRDefault="00D46C70" w:rsidP="00D46C70">
      <w:pPr>
        <w:spacing w:after="0" w:line="240" w:lineRule="auto"/>
        <w:ind w:left="720"/>
        <w:rPr>
          <w:rFonts w:eastAsia="Times New Roman"/>
          <w:b/>
          <w:bCs/>
          <w:szCs w:val="20"/>
        </w:rPr>
      </w:pPr>
    </w:p>
    <w:p w14:paraId="3E335DCD" w14:textId="77777777" w:rsidR="00D46C70" w:rsidRPr="00D46C70" w:rsidRDefault="00D46C70" w:rsidP="00D46C70">
      <w:pPr>
        <w:rPr>
          <w:rFonts w:eastAsia="Times New Roman"/>
          <w:b/>
          <w:bCs/>
          <w:i/>
          <w:iCs/>
          <w:color w:val="00B0F0"/>
          <w:szCs w:val="20"/>
        </w:rPr>
      </w:pPr>
      <w:r w:rsidRPr="00D46C70">
        <w:rPr>
          <w:szCs w:val="20"/>
        </w:rPr>
        <w:t xml:space="preserve">9.1  See Section 6.1.8.2. </w:t>
      </w:r>
    </w:p>
    <w:p w14:paraId="53A26607" w14:textId="77777777" w:rsidR="00D46C70" w:rsidRPr="00D46C70" w:rsidRDefault="00D46C70" w:rsidP="00D46C70">
      <w:pPr>
        <w:numPr>
          <w:ilvl w:val="0"/>
          <w:numId w:val="8"/>
        </w:numPr>
        <w:tabs>
          <w:tab w:val="left" w:pos="450"/>
          <w:tab w:val="left" w:pos="540"/>
        </w:tabs>
        <w:spacing w:after="0" w:line="240" w:lineRule="auto"/>
        <w:rPr>
          <w:rFonts w:eastAsia="Times New Roman"/>
          <w:b/>
          <w:bCs/>
          <w:szCs w:val="20"/>
        </w:rPr>
      </w:pPr>
      <w:r w:rsidRPr="00D46C70">
        <w:rPr>
          <w:rFonts w:eastAsia="Times New Roman"/>
          <w:b/>
          <w:bCs/>
          <w:szCs w:val="20"/>
        </w:rPr>
        <w:t xml:space="preserve"> Annotate the voltage and electrical requirements for the equipment. </w:t>
      </w:r>
    </w:p>
    <w:p w14:paraId="1830EB3E" w14:textId="77777777" w:rsidR="00D46C70" w:rsidRPr="00D46C70" w:rsidRDefault="00D46C70" w:rsidP="00D46C70">
      <w:pPr>
        <w:spacing w:after="0" w:line="240" w:lineRule="auto"/>
        <w:ind w:left="720"/>
        <w:rPr>
          <w:rFonts w:eastAsia="Times New Roman"/>
          <w:b/>
          <w:bCs/>
          <w:szCs w:val="20"/>
        </w:rPr>
      </w:pPr>
    </w:p>
    <w:p w14:paraId="27BD750E" w14:textId="77777777" w:rsidR="00D46C70" w:rsidRPr="00D46C70" w:rsidRDefault="00D46C70" w:rsidP="00D46C70">
      <w:pPr>
        <w:numPr>
          <w:ilvl w:val="1"/>
          <w:numId w:val="8"/>
        </w:numPr>
        <w:spacing w:after="0" w:line="240" w:lineRule="auto"/>
        <w:ind w:left="360"/>
        <w:rPr>
          <w:rFonts w:eastAsia="Times New Roman"/>
          <w:b/>
          <w:bCs/>
          <w:szCs w:val="20"/>
        </w:rPr>
      </w:pPr>
      <w:r w:rsidRPr="00D46C70">
        <w:rPr>
          <w:szCs w:val="20"/>
        </w:rPr>
        <w:t xml:space="preserve"> The electrical requirements for each analyzer are 120V and 60 Hz.</w:t>
      </w:r>
    </w:p>
    <w:p w14:paraId="2A405129" w14:textId="77777777" w:rsidR="00D46C70" w:rsidRPr="00D46C70" w:rsidRDefault="00D46C70" w:rsidP="00D46C70">
      <w:pPr>
        <w:spacing w:after="0" w:line="240" w:lineRule="auto"/>
        <w:ind w:left="1080"/>
        <w:rPr>
          <w:rFonts w:eastAsia="Times New Roman"/>
          <w:b/>
          <w:bCs/>
          <w:szCs w:val="20"/>
        </w:rPr>
      </w:pPr>
    </w:p>
    <w:p w14:paraId="007658C8" w14:textId="77777777" w:rsidR="00D46C70" w:rsidRPr="00D46C70" w:rsidRDefault="00D46C70" w:rsidP="00D46C70">
      <w:pPr>
        <w:rPr>
          <w:rFonts w:eastAsia="Times New Roman"/>
          <w:b/>
          <w:bCs/>
          <w:szCs w:val="20"/>
        </w:rPr>
      </w:pPr>
      <w:r w:rsidRPr="00D46C70">
        <w:rPr>
          <w:rFonts w:eastAsia="Times New Roman"/>
          <w:b/>
          <w:bCs/>
          <w:szCs w:val="20"/>
        </w:rPr>
        <w:t>11.0  Original Equipment Manufacturer (OEM) authorized dealer/distributor/seller for any service, software, warranty, or maintenance requirements.</w:t>
      </w:r>
    </w:p>
    <w:p w14:paraId="57389DB0" w14:textId="77777777" w:rsidR="00D46C70" w:rsidRPr="00D46C70" w:rsidRDefault="00D46C70" w:rsidP="00D46C70">
      <w:pPr>
        <w:rPr>
          <w:rFonts w:eastAsia="Times New Roman"/>
          <w:b/>
          <w:bCs/>
          <w:szCs w:val="20"/>
        </w:rPr>
      </w:pPr>
      <w:r w:rsidRPr="00D46C70">
        <w:rPr>
          <w:szCs w:val="20"/>
        </w:rPr>
        <w:t>11.1  The contractor shall be an OEM authorized dealer, authorized distributor, or authorized reseller for the proposed equipment/system such that OEM warranty and service are provided and maintained by the OEM. All software licensing, warranty, and service associated with the equipment/system shall be in accordance with the OEM terms and conditions.</w:t>
      </w:r>
    </w:p>
    <w:p w14:paraId="32064926" w14:textId="77777777" w:rsidR="00D46C70" w:rsidRPr="00D46C70" w:rsidRDefault="00D46C70" w:rsidP="00D46C70">
      <w:pPr>
        <w:numPr>
          <w:ilvl w:val="0"/>
          <w:numId w:val="9"/>
        </w:numPr>
        <w:tabs>
          <w:tab w:val="left" w:pos="0"/>
          <w:tab w:val="left" w:pos="360"/>
        </w:tabs>
        <w:spacing w:after="0" w:line="240" w:lineRule="auto"/>
        <w:rPr>
          <w:rFonts w:eastAsia="Times New Roman"/>
          <w:b/>
          <w:bCs/>
          <w:szCs w:val="20"/>
        </w:rPr>
      </w:pPr>
      <w:r w:rsidRPr="00D46C70">
        <w:rPr>
          <w:rFonts w:eastAsia="Times New Roman"/>
          <w:b/>
          <w:bCs/>
          <w:szCs w:val="20"/>
        </w:rPr>
        <w:t xml:space="preserve">  Training. </w:t>
      </w:r>
    </w:p>
    <w:p w14:paraId="3630FE70" w14:textId="77777777" w:rsidR="00D46C70" w:rsidRPr="00D46C70" w:rsidRDefault="00D46C70" w:rsidP="00D46C70">
      <w:pPr>
        <w:spacing w:after="0" w:line="240" w:lineRule="auto"/>
        <w:rPr>
          <w:rFonts w:eastAsia="Times New Roman"/>
          <w:szCs w:val="20"/>
        </w:rPr>
      </w:pPr>
    </w:p>
    <w:p w14:paraId="109DDB0B" w14:textId="5035BCF4" w:rsidR="00D46C70" w:rsidRPr="00D46C70" w:rsidRDefault="00D46C70" w:rsidP="00D46C70">
      <w:pPr>
        <w:numPr>
          <w:ilvl w:val="1"/>
          <w:numId w:val="9"/>
        </w:numPr>
        <w:spacing w:after="0" w:line="240" w:lineRule="auto"/>
        <w:ind w:left="360"/>
        <w:rPr>
          <w:rFonts w:eastAsia="Times New Roman"/>
          <w:szCs w:val="20"/>
        </w:rPr>
      </w:pPr>
      <w:r w:rsidRPr="00D46C70">
        <w:rPr>
          <w:rFonts w:eastAsia="Times New Roman"/>
          <w:szCs w:val="20"/>
        </w:rPr>
        <w:t xml:space="preserve"> </w:t>
      </w:r>
      <w:r w:rsidR="008071D2">
        <w:rPr>
          <w:rFonts w:eastAsia="Times New Roman"/>
          <w:szCs w:val="20"/>
        </w:rPr>
        <w:t xml:space="preserve"> </w:t>
      </w:r>
      <w:r w:rsidRPr="00D46C70">
        <w:rPr>
          <w:rFonts w:eastAsia="Times New Roman"/>
          <w:szCs w:val="20"/>
        </w:rPr>
        <w:t xml:space="preserve">The vendor shall provide user training for two (2) staff members upon installation. </w:t>
      </w:r>
    </w:p>
    <w:p w14:paraId="12E8EBFF" w14:textId="77777777" w:rsidR="00D46C70" w:rsidRPr="00D46C70" w:rsidRDefault="00D46C70" w:rsidP="00D46C70">
      <w:pPr>
        <w:spacing w:after="0" w:line="240" w:lineRule="auto"/>
        <w:ind w:left="360"/>
        <w:rPr>
          <w:rFonts w:eastAsia="Times New Roman"/>
          <w:szCs w:val="20"/>
        </w:rPr>
      </w:pPr>
    </w:p>
    <w:p w14:paraId="0CB2558E" w14:textId="2CE1097D" w:rsidR="00D46C70" w:rsidRPr="00D46C70" w:rsidRDefault="008071D2" w:rsidP="008071D2">
      <w:pPr>
        <w:numPr>
          <w:ilvl w:val="1"/>
          <w:numId w:val="9"/>
        </w:numPr>
        <w:tabs>
          <w:tab w:val="left" w:pos="450"/>
        </w:tabs>
        <w:spacing w:after="0" w:line="240" w:lineRule="auto"/>
        <w:ind w:left="360"/>
        <w:rPr>
          <w:rFonts w:eastAsia="Times New Roman"/>
          <w:szCs w:val="20"/>
        </w:rPr>
      </w:pPr>
      <w:r>
        <w:rPr>
          <w:rFonts w:eastAsia="Times New Roman"/>
          <w:szCs w:val="20"/>
        </w:rPr>
        <w:t xml:space="preserve">  </w:t>
      </w:r>
      <w:r w:rsidR="00D46C70" w:rsidRPr="00D46C70">
        <w:rPr>
          <w:rFonts w:eastAsia="Times New Roman"/>
          <w:szCs w:val="20"/>
        </w:rPr>
        <w:t xml:space="preserve">The vendor shall provide user training for a minimum of two (2) staff members for the delivery period. </w:t>
      </w:r>
    </w:p>
    <w:p w14:paraId="3088D9BD" w14:textId="77777777" w:rsidR="00D46C70" w:rsidRPr="00D46C70" w:rsidRDefault="00D46C70" w:rsidP="008071D2">
      <w:pPr>
        <w:spacing w:after="0" w:line="240" w:lineRule="auto"/>
        <w:ind w:left="360"/>
        <w:rPr>
          <w:rFonts w:eastAsia="Times New Roman"/>
          <w:szCs w:val="20"/>
        </w:rPr>
      </w:pPr>
    </w:p>
    <w:p w14:paraId="0D16077F" w14:textId="33E6809E" w:rsidR="00D46C70" w:rsidRPr="00D46C70" w:rsidRDefault="008071D2" w:rsidP="008071D2">
      <w:pPr>
        <w:numPr>
          <w:ilvl w:val="1"/>
          <w:numId w:val="9"/>
        </w:numPr>
        <w:tabs>
          <w:tab w:val="left" w:pos="450"/>
        </w:tabs>
        <w:spacing w:after="0" w:line="240" w:lineRule="auto"/>
        <w:ind w:left="360"/>
        <w:rPr>
          <w:rFonts w:eastAsia="Times New Roman"/>
          <w:szCs w:val="20"/>
        </w:rPr>
      </w:pPr>
      <w:r>
        <w:rPr>
          <w:rFonts w:eastAsia="Times New Roman"/>
          <w:szCs w:val="20"/>
        </w:rPr>
        <w:t xml:space="preserve">  </w:t>
      </w:r>
      <w:r w:rsidR="00D46C70" w:rsidRPr="00D46C70">
        <w:rPr>
          <w:rFonts w:eastAsia="Times New Roman"/>
          <w:szCs w:val="20"/>
        </w:rPr>
        <w:t xml:space="preserve">The vendor shall provide two (2) operational and two (2) service manuals. </w:t>
      </w:r>
    </w:p>
    <w:p w14:paraId="212A52D4" w14:textId="77777777" w:rsidR="00D46C70" w:rsidRPr="00D46C70" w:rsidRDefault="00D46C70" w:rsidP="008071D2">
      <w:pPr>
        <w:spacing w:after="0" w:line="240" w:lineRule="auto"/>
        <w:ind w:left="360"/>
        <w:rPr>
          <w:rFonts w:eastAsia="Times New Roman"/>
          <w:szCs w:val="20"/>
        </w:rPr>
      </w:pPr>
    </w:p>
    <w:p w14:paraId="6FB851A0" w14:textId="52EDFF91" w:rsidR="00D46C70" w:rsidRPr="00D46C70" w:rsidRDefault="008071D2" w:rsidP="008071D2">
      <w:pPr>
        <w:numPr>
          <w:ilvl w:val="1"/>
          <w:numId w:val="9"/>
        </w:numPr>
        <w:tabs>
          <w:tab w:val="left" w:pos="450"/>
        </w:tabs>
        <w:spacing w:after="0" w:line="240" w:lineRule="auto"/>
        <w:ind w:left="360"/>
        <w:rPr>
          <w:rFonts w:eastAsia="Times New Roman"/>
          <w:szCs w:val="20"/>
        </w:rPr>
      </w:pPr>
      <w:r>
        <w:rPr>
          <w:rFonts w:eastAsia="Times New Roman"/>
          <w:szCs w:val="20"/>
        </w:rPr>
        <w:t xml:space="preserve">  </w:t>
      </w:r>
      <w:r w:rsidR="00D46C70" w:rsidRPr="00D46C70">
        <w:rPr>
          <w:rFonts w:eastAsia="Times New Roman"/>
          <w:szCs w:val="20"/>
        </w:rPr>
        <w:t>Off-site training is preferred. On-site training shall be available.</w:t>
      </w:r>
    </w:p>
    <w:p w14:paraId="0D205353" w14:textId="77777777" w:rsidR="00D46C70" w:rsidRPr="00D46C70" w:rsidRDefault="00D46C70" w:rsidP="00D46C70">
      <w:pPr>
        <w:spacing w:after="0" w:line="240" w:lineRule="auto"/>
        <w:rPr>
          <w:rFonts w:eastAsia="Times New Roman"/>
          <w:szCs w:val="20"/>
        </w:rPr>
      </w:pPr>
    </w:p>
    <w:p w14:paraId="2C2955B8" w14:textId="389EAD7D" w:rsidR="00D46C70" w:rsidRPr="00D46C70" w:rsidRDefault="00D46C70" w:rsidP="00D46C70">
      <w:pPr>
        <w:spacing w:after="0" w:line="240" w:lineRule="auto"/>
        <w:rPr>
          <w:rFonts w:eastAsia="Times New Roman"/>
          <w:szCs w:val="20"/>
        </w:rPr>
      </w:pPr>
      <w:r w:rsidRPr="00D46C70">
        <w:rPr>
          <w:rFonts w:eastAsia="Times New Roman"/>
          <w:szCs w:val="20"/>
        </w:rPr>
        <w:t xml:space="preserve">12.5 </w:t>
      </w:r>
      <w:r w:rsidR="008071D2">
        <w:rPr>
          <w:rFonts w:eastAsia="Times New Roman"/>
          <w:szCs w:val="20"/>
        </w:rPr>
        <w:t xml:space="preserve"> </w:t>
      </w:r>
      <w:r w:rsidRPr="00D46C70">
        <w:rPr>
          <w:rFonts w:eastAsia="Times New Roman"/>
          <w:szCs w:val="20"/>
        </w:rPr>
        <w:t>Online training shall also be available on the vendor’s website.</w:t>
      </w:r>
    </w:p>
    <w:p w14:paraId="48CA4105" w14:textId="77777777" w:rsidR="00D46C70" w:rsidRPr="00D46C70" w:rsidRDefault="00D46C70" w:rsidP="00D46C70">
      <w:pPr>
        <w:spacing w:after="0" w:line="240" w:lineRule="auto"/>
        <w:rPr>
          <w:rFonts w:eastAsia="Times New Roman"/>
          <w:szCs w:val="20"/>
        </w:rPr>
      </w:pPr>
    </w:p>
    <w:p w14:paraId="122D3A1B" w14:textId="77777777" w:rsidR="00D46C70" w:rsidRPr="00D46C70" w:rsidRDefault="00D46C70" w:rsidP="00D46C70">
      <w:pPr>
        <w:spacing w:after="0" w:line="240" w:lineRule="auto"/>
        <w:rPr>
          <w:rFonts w:eastAsia="Times New Roman"/>
          <w:szCs w:val="20"/>
        </w:rPr>
      </w:pPr>
      <w:r w:rsidRPr="00D46C70">
        <w:rPr>
          <w:rFonts w:eastAsia="Times New Roman"/>
          <w:b/>
          <w:bCs/>
          <w:szCs w:val="20"/>
        </w:rPr>
        <w:t xml:space="preserve">13.0  Maintenance of the equipment.  </w:t>
      </w:r>
    </w:p>
    <w:p w14:paraId="6C1AD6C0" w14:textId="77777777" w:rsidR="00D46C70" w:rsidRPr="00D46C70" w:rsidRDefault="00D46C70" w:rsidP="00D46C70">
      <w:pPr>
        <w:spacing w:after="0" w:line="240" w:lineRule="auto"/>
        <w:rPr>
          <w:rFonts w:eastAsia="Times New Roman"/>
          <w:szCs w:val="20"/>
        </w:rPr>
      </w:pPr>
    </w:p>
    <w:p w14:paraId="5CAD85C0" w14:textId="77777777" w:rsidR="00D46C70" w:rsidRPr="00D46C70" w:rsidRDefault="00D46C70" w:rsidP="00D46C70">
      <w:pPr>
        <w:tabs>
          <w:tab w:val="left" w:pos="360"/>
        </w:tabs>
        <w:spacing w:after="0" w:line="240" w:lineRule="auto"/>
        <w:rPr>
          <w:rFonts w:eastAsia="Times New Roman"/>
          <w:szCs w:val="20"/>
        </w:rPr>
      </w:pPr>
      <w:r w:rsidRPr="00D46C70">
        <w:rPr>
          <w:rFonts w:eastAsia="Times New Roman"/>
          <w:szCs w:val="20"/>
        </w:rPr>
        <w:t xml:space="preserve">13.1  The vendor shall provide LIS support and training for auto-validation of assays. </w:t>
      </w:r>
    </w:p>
    <w:p w14:paraId="07F0F64A" w14:textId="77777777" w:rsidR="00D46C70" w:rsidRPr="00D46C70" w:rsidRDefault="00D46C70" w:rsidP="00D46C70">
      <w:pPr>
        <w:tabs>
          <w:tab w:val="left" w:pos="360"/>
        </w:tabs>
        <w:spacing w:after="0" w:line="240" w:lineRule="auto"/>
        <w:rPr>
          <w:rFonts w:eastAsia="Times New Roman"/>
          <w:szCs w:val="20"/>
        </w:rPr>
      </w:pPr>
    </w:p>
    <w:p w14:paraId="422518B3" w14:textId="77777777" w:rsidR="00D46C70" w:rsidRPr="00D46C70" w:rsidRDefault="00D46C70" w:rsidP="00D46C70">
      <w:pPr>
        <w:tabs>
          <w:tab w:val="left" w:pos="360"/>
        </w:tabs>
        <w:spacing w:after="0" w:line="240" w:lineRule="auto"/>
        <w:rPr>
          <w:rFonts w:eastAsia="Times New Roman"/>
          <w:szCs w:val="20"/>
        </w:rPr>
      </w:pPr>
      <w:r w:rsidRPr="00D46C70">
        <w:rPr>
          <w:rFonts w:eastAsia="Times New Roman"/>
          <w:szCs w:val="20"/>
        </w:rPr>
        <w:t xml:space="preserve">13.2  The vendor shall respond to corrective maintenance calls within one (1) hour of initial complaint via telephone. </w:t>
      </w:r>
    </w:p>
    <w:p w14:paraId="24315E20" w14:textId="77777777" w:rsidR="00D46C70" w:rsidRPr="00D46C70" w:rsidRDefault="00D46C70" w:rsidP="00D46C70">
      <w:pPr>
        <w:tabs>
          <w:tab w:val="left" w:pos="450"/>
        </w:tabs>
        <w:spacing w:after="0" w:line="240" w:lineRule="auto"/>
        <w:rPr>
          <w:rFonts w:eastAsia="Times New Roman"/>
          <w:szCs w:val="20"/>
        </w:rPr>
      </w:pPr>
    </w:p>
    <w:p w14:paraId="14F4B5F6" w14:textId="77777777" w:rsidR="00D46C70" w:rsidRPr="00D46C70" w:rsidRDefault="00D46C70" w:rsidP="008071D2">
      <w:pPr>
        <w:numPr>
          <w:ilvl w:val="1"/>
          <w:numId w:val="12"/>
        </w:numPr>
        <w:tabs>
          <w:tab w:val="left" w:pos="450"/>
        </w:tabs>
        <w:spacing w:after="0" w:line="240" w:lineRule="auto"/>
        <w:ind w:left="0" w:firstLine="0"/>
        <w:rPr>
          <w:rFonts w:eastAsia="Times New Roman"/>
          <w:szCs w:val="20"/>
        </w:rPr>
      </w:pPr>
      <w:r w:rsidRPr="00D46C70">
        <w:rPr>
          <w:rFonts w:eastAsia="Times New Roman"/>
          <w:szCs w:val="20"/>
        </w:rPr>
        <w:t>If the issue cannot be corrected over the telephone, the vendor shall provide on-site support to correct the issue within 48 hours.</w:t>
      </w:r>
    </w:p>
    <w:p w14:paraId="0AF56B06" w14:textId="77777777" w:rsidR="00D46C70" w:rsidRPr="00D46C70" w:rsidRDefault="00D46C70" w:rsidP="00D46C70">
      <w:pPr>
        <w:tabs>
          <w:tab w:val="left" w:pos="450"/>
        </w:tabs>
        <w:spacing w:after="0" w:line="240" w:lineRule="auto"/>
        <w:rPr>
          <w:rFonts w:eastAsia="Times New Roman"/>
          <w:b/>
          <w:bCs/>
          <w:szCs w:val="20"/>
        </w:rPr>
      </w:pPr>
    </w:p>
    <w:p w14:paraId="041771B1"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13.4  The Vendor Field Service Engineers shall be original equipment manufacturer (OEM) trained, experienced, and English-speaking personnel.  The Vendor shall provide all labor, tools, diagnostic equipment, software, material, supplies, transportation, parts and equipment necessary to perform Preventive Maintenance (PM), Calibration (CAL), Safety Testing (ST), and corrective maintenance (CM).</w:t>
      </w:r>
    </w:p>
    <w:p w14:paraId="127142BC" w14:textId="77777777" w:rsidR="00D46C70" w:rsidRPr="00D46C70" w:rsidRDefault="00D46C70" w:rsidP="00D46C70">
      <w:pPr>
        <w:tabs>
          <w:tab w:val="left" w:pos="450"/>
        </w:tabs>
        <w:spacing w:after="0" w:line="240" w:lineRule="auto"/>
        <w:rPr>
          <w:rFonts w:eastAsia="Times New Roman"/>
          <w:szCs w:val="20"/>
        </w:rPr>
      </w:pPr>
    </w:p>
    <w:p w14:paraId="1E19D8F3"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13.5  The Vendor shall provide telephonic communications to discuss technical matters relating to the performance of this contract. An English-speaking systems operator shall be made available to answer technical questions regarding system operations and applications.</w:t>
      </w:r>
    </w:p>
    <w:p w14:paraId="60A4B406" w14:textId="77777777" w:rsidR="00D46C70" w:rsidRPr="00D46C70" w:rsidRDefault="00D46C70" w:rsidP="00D46C70">
      <w:pPr>
        <w:tabs>
          <w:tab w:val="left" w:pos="450"/>
        </w:tabs>
        <w:spacing w:after="0" w:line="240" w:lineRule="auto"/>
        <w:rPr>
          <w:rFonts w:eastAsia="Times New Roman"/>
          <w:szCs w:val="20"/>
        </w:rPr>
      </w:pPr>
    </w:p>
    <w:p w14:paraId="299B2A8A"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13.6  Equipment listed in this contract will be maintained to meet and retain the OEM’s specifications and/or equipment certification.</w:t>
      </w:r>
    </w:p>
    <w:p w14:paraId="40BBBA3D" w14:textId="77777777" w:rsidR="00D46C70" w:rsidRPr="00D46C70" w:rsidRDefault="00D46C70" w:rsidP="00D46C70">
      <w:pPr>
        <w:tabs>
          <w:tab w:val="left" w:pos="450"/>
        </w:tabs>
        <w:spacing w:after="0" w:line="240" w:lineRule="auto"/>
        <w:rPr>
          <w:rFonts w:eastAsia="Times New Roman"/>
          <w:b/>
          <w:bCs/>
          <w:szCs w:val="20"/>
        </w:rPr>
      </w:pPr>
    </w:p>
    <w:p w14:paraId="7CE48249" w14:textId="77777777" w:rsidR="00D46C70" w:rsidRPr="00D46C70" w:rsidRDefault="00D46C70" w:rsidP="008071D2">
      <w:pPr>
        <w:numPr>
          <w:ilvl w:val="1"/>
          <w:numId w:val="16"/>
        </w:numPr>
        <w:tabs>
          <w:tab w:val="left" w:pos="450"/>
        </w:tabs>
        <w:spacing w:after="0" w:line="240" w:lineRule="auto"/>
        <w:ind w:left="0" w:firstLine="0"/>
        <w:rPr>
          <w:rFonts w:eastAsia="Times New Roman"/>
          <w:szCs w:val="20"/>
        </w:rPr>
      </w:pPr>
      <w:r w:rsidRPr="00D46C70">
        <w:rPr>
          <w:rFonts w:eastAsia="Times New Roman"/>
          <w:b/>
          <w:bCs/>
          <w:szCs w:val="20"/>
        </w:rPr>
        <w:t xml:space="preserve"> </w:t>
      </w:r>
      <w:r w:rsidRPr="00D46C70">
        <w:rPr>
          <w:rFonts w:eastAsia="Times New Roman"/>
          <w:szCs w:val="20"/>
        </w:rPr>
        <w:t>Normal Business Hour Maintenance Coverage will be Monday through Friday, between 8:00 A.M. to 5:00 P.M. EST. The vendor shall provide full-service preventive maintenance.</w:t>
      </w:r>
    </w:p>
    <w:p w14:paraId="65671956" w14:textId="77777777" w:rsidR="00D46C70" w:rsidRPr="00D46C70" w:rsidRDefault="00D46C70" w:rsidP="00D46C70">
      <w:pPr>
        <w:tabs>
          <w:tab w:val="left" w:pos="450"/>
        </w:tabs>
        <w:spacing w:after="0" w:line="240" w:lineRule="auto"/>
        <w:rPr>
          <w:rFonts w:eastAsia="Times New Roman"/>
          <w:szCs w:val="20"/>
        </w:rPr>
      </w:pPr>
    </w:p>
    <w:p w14:paraId="3F43EAF5" w14:textId="77777777" w:rsidR="00D46C70" w:rsidRPr="00D46C70" w:rsidRDefault="00D46C70" w:rsidP="00D46C70">
      <w:pPr>
        <w:tabs>
          <w:tab w:val="left" w:pos="450"/>
        </w:tabs>
        <w:spacing w:after="0" w:line="240" w:lineRule="auto"/>
        <w:rPr>
          <w:rFonts w:eastAsia="Times New Roman"/>
          <w:szCs w:val="20"/>
        </w:rPr>
      </w:pPr>
      <w:bookmarkStart w:id="13" w:name="_Hlk213439499"/>
      <w:r w:rsidRPr="00D46C70">
        <w:rPr>
          <w:rFonts w:eastAsia="Times New Roman"/>
          <w:szCs w:val="20"/>
        </w:rPr>
        <w:t xml:space="preserve">13.8  </w:t>
      </w:r>
      <w:bookmarkEnd w:id="13"/>
      <w:r w:rsidRPr="00D46C70">
        <w:rPr>
          <w:rFonts w:eastAsia="Times New Roman"/>
          <w:szCs w:val="20"/>
        </w:rPr>
        <w:t xml:space="preserve">Preventive maintenance shall be performed in accordance with OEM recommendations. </w:t>
      </w:r>
    </w:p>
    <w:p w14:paraId="2B99965E" w14:textId="77777777" w:rsidR="00D46C70" w:rsidRPr="00D46C70" w:rsidRDefault="00D46C70" w:rsidP="00D46C70">
      <w:pPr>
        <w:tabs>
          <w:tab w:val="left" w:pos="450"/>
        </w:tabs>
        <w:spacing w:after="0" w:line="240" w:lineRule="auto"/>
        <w:rPr>
          <w:rFonts w:eastAsia="Times New Roman"/>
          <w:szCs w:val="20"/>
        </w:rPr>
      </w:pPr>
    </w:p>
    <w:p w14:paraId="3E2A5410"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13.9  The vendor shall perform preventive maintenance service checks during the base contract period at the OEM’s recommended intervals. Vendor will also perform preventive maintenance service checks during each option year at a date and time mutually agreed upon by the vendor and the Government.</w:t>
      </w:r>
    </w:p>
    <w:p w14:paraId="78E7C153" w14:textId="77777777" w:rsidR="00D46C70" w:rsidRPr="00D46C70" w:rsidRDefault="00D46C70" w:rsidP="00D46C70">
      <w:pPr>
        <w:tabs>
          <w:tab w:val="left" w:pos="450"/>
        </w:tabs>
        <w:spacing w:after="0" w:line="240" w:lineRule="auto"/>
        <w:rPr>
          <w:rFonts w:eastAsia="Times New Roman"/>
          <w:szCs w:val="20"/>
        </w:rPr>
      </w:pPr>
    </w:p>
    <w:p w14:paraId="6DF09359"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 xml:space="preserve">13.10  All test equipment used in the performance of this contract shall be calibrated, as required by the OEM, and shall be in compliance with The Joint Commission (JC), OEM, the College of American Pathologist’s (CAP), and Food and Drug Administration (FDA), and National Institute for Standards and Technology (NIST) standards.  </w:t>
      </w:r>
    </w:p>
    <w:p w14:paraId="4151A376" w14:textId="77777777" w:rsidR="00D46C70" w:rsidRPr="00D46C70" w:rsidRDefault="00D46C70" w:rsidP="00D46C70">
      <w:pPr>
        <w:tabs>
          <w:tab w:val="left" w:pos="450"/>
        </w:tabs>
        <w:spacing w:after="0" w:line="240" w:lineRule="auto"/>
        <w:rPr>
          <w:rFonts w:eastAsia="Times New Roman"/>
          <w:szCs w:val="20"/>
        </w:rPr>
      </w:pPr>
    </w:p>
    <w:p w14:paraId="73F8AF85"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13.11  Corrective Maintenance</w:t>
      </w:r>
    </w:p>
    <w:p w14:paraId="2672705D" w14:textId="77777777" w:rsidR="00D46C70" w:rsidRPr="00D46C70" w:rsidRDefault="00D46C70" w:rsidP="00D46C70">
      <w:pPr>
        <w:tabs>
          <w:tab w:val="left" w:pos="450"/>
        </w:tabs>
        <w:spacing w:after="0" w:line="240" w:lineRule="auto"/>
        <w:rPr>
          <w:rFonts w:eastAsia="Times New Roman"/>
          <w:szCs w:val="20"/>
        </w:rPr>
      </w:pPr>
    </w:p>
    <w:p w14:paraId="0F4D5AC2" w14:textId="77777777" w:rsidR="00D46C70" w:rsidRPr="00D46C70" w:rsidRDefault="00D46C70" w:rsidP="00D46C70">
      <w:pPr>
        <w:tabs>
          <w:tab w:val="left" w:pos="450"/>
        </w:tabs>
        <w:rPr>
          <w:rFonts w:eastAsia="Times New Roman"/>
          <w:szCs w:val="20"/>
        </w:rPr>
      </w:pPr>
      <w:r w:rsidRPr="00D46C70">
        <w:rPr>
          <w:rFonts w:eastAsia="Times New Roman"/>
          <w:szCs w:val="20"/>
        </w:rPr>
        <w:t xml:space="preserve">13.11.1  Vendor shall provide on-site corrective maintenance between the hours of 8:00 A.M. and 5:00 P.M. EST, Monday-Friday, to include unlimited service calls.  Telephonic support shall be available 24 hours per day, 7 days per week, 365 days a year, excluding Federal Government holidays, which are identified online at the following site: </w:t>
      </w:r>
      <w:r w:rsidRPr="00D46C70">
        <w:rPr>
          <w:rFonts w:eastAsia="Times New Roman"/>
          <w:szCs w:val="20"/>
          <w:u w:val="single"/>
        </w:rPr>
        <w:t>https://www.opm.gov/policy-data-oversight/pay-leave/pay-administration/fact-sheets/holidays-work-schedules-and-pay.</w:t>
      </w:r>
    </w:p>
    <w:p w14:paraId="259F7615" w14:textId="77777777" w:rsidR="00D46C70" w:rsidRPr="00D46C70" w:rsidRDefault="00D46C70" w:rsidP="00D46C70">
      <w:pPr>
        <w:tabs>
          <w:tab w:val="left" w:pos="450"/>
        </w:tabs>
        <w:rPr>
          <w:rFonts w:eastAsia="Times New Roman"/>
          <w:szCs w:val="20"/>
        </w:rPr>
      </w:pPr>
      <w:r w:rsidRPr="00D46C70">
        <w:rPr>
          <w:rFonts w:eastAsia="Times New Roman"/>
          <w:szCs w:val="20"/>
        </w:rPr>
        <w:t>13.11.2  A vendor service technician shall respond via telephone within two (2) hours after receipt of trouble call and provide on-site service within twenty-four (24) hours. Equipment shall be operational within forty-eight (48) hours of the initial trouble call.</w:t>
      </w:r>
    </w:p>
    <w:p w14:paraId="7181C08B" w14:textId="77777777" w:rsidR="00D46C70" w:rsidRPr="00D46C70" w:rsidRDefault="00D46C70" w:rsidP="00D46C70">
      <w:pPr>
        <w:tabs>
          <w:tab w:val="left" w:pos="450"/>
        </w:tabs>
        <w:rPr>
          <w:rFonts w:eastAsia="Times New Roman"/>
          <w:szCs w:val="20"/>
        </w:rPr>
      </w:pPr>
      <w:r w:rsidRPr="00D46C70">
        <w:rPr>
          <w:rFonts w:eastAsia="Times New Roman"/>
          <w:szCs w:val="20"/>
        </w:rPr>
        <w:t>13.11.3  Government request for corrective maintenance will be placed by NMCP Biomedical Engineering Division (BIOMED) personnel, to the Vendor.  Corrective maintenance shall be completed during the hours specified in the contract.</w:t>
      </w:r>
    </w:p>
    <w:p w14:paraId="19C48830" w14:textId="77777777" w:rsidR="00D46C70" w:rsidRPr="00D46C70" w:rsidRDefault="00D46C70" w:rsidP="00D46C70">
      <w:pPr>
        <w:tabs>
          <w:tab w:val="left" w:pos="450"/>
        </w:tabs>
        <w:rPr>
          <w:rFonts w:eastAsia="Times New Roman"/>
          <w:szCs w:val="20"/>
        </w:rPr>
      </w:pPr>
      <w:r w:rsidRPr="00D46C70">
        <w:rPr>
          <w:rFonts w:eastAsia="Times New Roman"/>
          <w:szCs w:val="20"/>
        </w:rPr>
        <w:t>13.11.4  The vendor’s response to requests for service may include telephone consultation with the equipment user/operator and a Vendor Field Service Engineer (FSE). Telephone consultation 1) shall provide instruction in determining operator error; 2) shall determine the most likely cause of the problem; 3) shall determine if resolution of the problem requires the dispatch of a Field Service Engineer (FSE); and 4) should identify replacement parts likely to be required to return the equipment to 100% operational condition as specified by the OEM.</w:t>
      </w:r>
    </w:p>
    <w:p w14:paraId="23A95E4C" w14:textId="77777777" w:rsidR="00D46C70" w:rsidRPr="00D46C70" w:rsidRDefault="00D46C70" w:rsidP="00D46C70">
      <w:pPr>
        <w:tabs>
          <w:tab w:val="left" w:pos="450"/>
        </w:tabs>
        <w:rPr>
          <w:rFonts w:eastAsia="Times New Roman"/>
          <w:szCs w:val="20"/>
        </w:rPr>
      </w:pPr>
      <w:r w:rsidRPr="00D46C70">
        <w:rPr>
          <w:rFonts w:eastAsia="Times New Roman"/>
          <w:szCs w:val="20"/>
        </w:rPr>
        <w:lastRenderedPageBreak/>
        <w:t>13.11.5  The vendor’s pricing shall be inclusive of all costs including parts, consumables, labor, travel, and shipping.</w:t>
      </w:r>
    </w:p>
    <w:p w14:paraId="339360AD"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13.11.6  The vendor FSE shall have his/her own service manuals, specifications, schematic diagrams, and parts lists to assist in the evaluation and repair of all equipment included in this contract.</w:t>
      </w:r>
    </w:p>
    <w:p w14:paraId="37F0A93C" w14:textId="77777777" w:rsidR="00D46C70" w:rsidRPr="00D46C70" w:rsidRDefault="00D46C70" w:rsidP="00D46C70">
      <w:pPr>
        <w:tabs>
          <w:tab w:val="left" w:pos="450"/>
        </w:tabs>
        <w:spacing w:after="0" w:line="240" w:lineRule="auto"/>
        <w:rPr>
          <w:rFonts w:eastAsia="Times New Roman"/>
          <w:b/>
          <w:bCs/>
          <w:szCs w:val="20"/>
        </w:rPr>
      </w:pPr>
    </w:p>
    <w:p w14:paraId="26993B37" w14:textId="77777777" w:rsidR="00D46C70" w:rsidRPr="00D46C70" w:rsidRDefault="00D46C70" w:rsidP="00D46C70">
      <w:pPr>
        <w:tabs>
          <w:tab w:val="left" w:pos="450"/>
        </w:tabs>
        <w:spacing w:after="0" w:line="240" w:lineRule="auto"/>
        <w:rPr>
          <w:rFonts w:eastAsia="Times New Roman"/>
          <w:b/>
          <w:bCs/>
          <w:szCs w:val="20"/>
        </w:rPr>
      </w:pPr>
      <w:r w:rsidRPr="00D46C70">
        <w:rPr>
          <w:rFonts w:eastAsia="Times New Roman"/>
          <w:b/>
          <w:bCs/>
          <w:szCs w:val="20"/>
        </w:rPr>
        <w:t>14.0 Replacement Parts/Updates</w:t>
      </w:r>
    </w:p>
    <w:p w14:paraId="5F816D58" w14:textId="77777777" w:rsidR="00D46C70" w:rsidRPr="00D46C70" w:rsidRDefault="00D46C70" w:rsidP="00D46C70">
      <w:pPr>
        <w:tabs>
          <w:tab w:val="left" w:pos="450"/>
        </w:tabs>
        <w:spacing w:after="0" w:line="240" w:lineRule="auto"/>
        <w:rPr>
          <w:rFonts w:eastAsia="Times New Roman"/>
          <w:b/>
          <w:bCs/>
          <w:szCs w:val="20"/>
        </w:rPr>
      </w:pPr>
    </w:p>
    <w:p w14:paraId="034CA3F0" w14:textId="77777777" w:rsidR="00D46C70" w:rsidRPr="00D46C70" w:rsidRDefault="00D46C70" w:rsidP="00D46C70">
      <w:pPr>
        <w:tabs>
          <w:tab w:val="left" w:pos="450"/>
        </w:tabs>
        <w:rPr>
          <w:rFonts w:eastAsia="Times New Roman"/>
          <w:szCs w:val="20"/>
        </w:rPr>
      </w:pPr>
      <w:r w:rsidRPr="00D46C70">
        <w:rPr>
          <w:rFonts w:eastAsia="Times New Roman"/>
          <w:szCs w:val="20"/>
        </w:rPr>
        <w:t>14.1  The vendor shall have ready-access to unique and/or high-mortality replacement parts. All parts supplied shall be compatible with the existing system. In the event replacement parts are required to be shipped, shipping shall be performed in the fastest reasonable means possible at no additional cost to the Government.</w:t>
      </w:r>
    </w:p>
    <w:p w14:paraId="2E39CEEF" w14:textId="77777777" w:rsidR="00D46C70" w:rsidRPr="00D46C70" w:rsidRDefault="00D46C70" w:rsidP="00D46C70">
      <w:pPr>
        <w:tabs>
          <w:tab w:val="left" w:pos="450"/>
        </w:tabs>
        <w:rPr>
          <w:rFonts w:eastAsia="Times New Roman"/>
          <w:szCs w:val="20"/>
        </w:rPr>
      </w:pPr>
      <w:r w:rsidRPr="00D46C70">
        <w:rPr>
          <w:rFonts w:eastAsia="Times New Roman"/>
          <w:szCs w:val="20"/>
        </w:rPr>
        <w:t>14.2  The vendor shall replace all worn or defective parts necessary to restore the equipment to 100% operational condition as specified by the OEM.</w:t>
      </w:r>
    </w:p>
    <w:p w14:paraId="7AC468C3" w14:textId="77777777" w:rsidR="00D46C70" w:rsidRPr="00D46C70" w:rsidRDefault="00D46C70" w:rsidP="00D46C70">
      <w:pPr>
        <w:tabs>
          <w:tab w:val="left" w:pos="450"/>
        </w:tabs>
        <w:rPr>
          <w:rFonts w:eastAsia="Times New Roman"/>
          <w:szCs w:val="20"/>
        </w:rPr>
      </w:pPr>
      <w:r w:rsidRPr="00D46C70">
        <w:rPr>
          <w:rFonts w:eastAsia="Times New Roman"/>
          <w:szCs w:val="20"/>
        </w:rPr>
        <w:t>14.3  Freight, postage, and storage charges associated with shipment and receipt of replacement parts and the return of parts shall be the responsibility of the vendor.</w:t>
      </w:r>
    </w:p>
    <w:p w14:paraId="5BF3EBB0" w14:textId="77777777" w:rsidR="00D46C70" w:rsidRPr="00D46C70" w:rsidRDefault="00D46C70" w:rsidP="00D46C70">
      <w:pPr>
        <w:tabs>
          <w:tab w:val="left" w:pos="450"/>
        </w:tabs>
        <w:rPr>
          <w:rFonts w:eastAsia="Times New Roman"/>
          <w:szCs w:val="20"/>
        </w:rPr>
      </w:pPr>
      <w:r w:rsidRPr="00D46C70">
        <w:rPr>
          <w:rFonts w:eastAsia="Times New Roman"/>
          <w:szCs w:val="20"/>
        </w:rPr>
        <w:t xml:space="preserve">14.4  All replacement parts shall be new, non-refurbished, and certified as OEM replacement parts. </w:t>
      </w:r>
    </w:p>
    <w:p w14:paraId="37A599AD" w14:textId="77777777" w:rsidR="00D46C70" w:rsidRPr="00D46C70" w:rsidRDefault="00D46C70" w:rsidP="00D46C70">
      <w:pPr>
        <w:tabs>
          <w:tab w:val="left" w:pos="450"/>
        </w:tabs>
        <w:rPr>
          <w:rFonts w:eastAsia="Times New Roman"/>
          <w:szCs w:val="20"/>
        </w:rPr>
      </w:pPr>
      <w:r w:rsidRPr="00D46C70">
        <w:rPr>
          <w:rFonts w:eastAsia="Times New Roman"/>
          <w:szCs w:val="20"/>
        </w:rPr>
        <w:t>14.5  The vendor shall install software revisions and updates (field service changes) that are required by FDA- or manufacturer-announced safety hazards, alerts, or recalls, including the FDA Year 2000 (Y2K) Compliance Directive, as part of the contract at no additional cost to the Government. Updates and revisions shall be performed as soon as possible after release, no later than the first scheduled Preventative Maintenance inspection after release. For any updates that have been identified as critical or required for the proper operation of equipment by the OEM, the vendor shall provide installation within 30 days of release regardless of preventative maintenance schedules.</w:t>
      </w:r>
    </w:p>
    <w:p w14:paraId="67055A69"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14.6  With prior approval from the Government, the vendor may perform hardware/software upgrades as they become available.</w:t>
      </w:r>
    </w:p>
    <w:p w14:paraId="536A62CF" w14:textId="77777777" w:rsidR="00D46C70" w:rsidRPr="00D46C70" w:rsidRDefault="00D46C70" w:rsidP="00D46C70">
      <w:pPr>
        <w:tabs>
          <w:tab w:val="left" w:pos="450"/>
        </w:tabs>
        <w:spacing w:after="0" w:line="240" w:lineRule="auto"/>
        <w:rPr>
          <w:rFonts w:eastAsia="Times New Roman"/>
          <w:b/>
          <w:bCs/>
          <w:szCs w:val="20"/>
        </w:rPr>
      </w:pPr>
    </w:p>
    <w:p w14:paraId="335D71EC" w14:textId="77777777" w:rsidR="00D46C70" w:rsidRPr="00D46C70" w:rsidRDefault="00D46C70" w:rsidP="00D46C70">
      <w:pPr>
        <w:tabs>
          <w:tab w:val="left" w:pos="450"/>
        </w:tabs>
        <w:spacing w:after="0" w:line="240" w:lineRule="auto"/>
        <w:rPr>
          <w:rFonts w:eastAsia="Times New Roman"/>
          <w:b/>
          <w:bCs/>
          <w:szCs w:val="20"/>
        </w:rPr>
      </w:pPr>
      <w:r w:rsidRPr="00D46C70">
        <w:rPr>
          <w:rFonts w:eastAsia="Times New Roman"/>
          <w:b/>
          <w:bCs/>
          <w:szCs w:val="20"/>
        </w:rPr>
        <w:t>15.0  Government Furnished Property, Materials and Services</w:t>
      </w:r>
    </w:p>
    <w:p w14:paraId="22E83298" w14:textId="77777777" w:rsidR="00D46C70" w:rsidRPr="00D46C70" w:rsidRDefault="00D46C70" w:rsidP="00D46C70">
      <w:pPr>
        <w:tabs>
          <w:tab w:val="left" w:pos="450"/>
        </w:tabs>
        <w:spacing w:after="0" w:line="240" w:lineRule="auto"/>
        <w:rPr>
          <w:rFonts w:eastAsia="Times New Roman"/>
          <w:b/>
          <w:bCs/>
          <w:szCs w:val="20"/>
        </w:rPr>
      </w:pPr>
    </w:p>
    <w:p w14:paraId="40E9AC1D" w14:textId="77777777" w:rsidR="00D46C70" w:rsidRPr="00D46C70" w:rsidRDefault="00D46C70" w:rsidP="00D46C70">
      <w:pPr>
        <w:tabs>
          <w:tab w:val="left" w:pos="450"/>
        </w:tabs>
        <w:rPr>
          <w:rFonts w:eastAsia="Times New Roman"/>
          <w:szCs w:val="20"/>
        </w:rPr>
      </w:pPr>
      <w:r w:rsidRPr="00D46C70">
        <w:rPr>
          <w:rFonts w:eastAsia="Times New Roman"/>
          <w:szCs w:val="20"/>
        </w:rPr>
        <w:t>15.1  The Government will be responsible for maintaining the proper environment, including utilities and site requirements necessary for the system to function properly as specified by the OEM.</w:t>
      </w:r>
    </w:p>
    <w:p w14:paraId="5F7CA588" w14:textId="77777777" w:rsidR="00D46C70" w:rsidRPr="00D46C70" w:rsidRDefault="00D46C70" w:rsidP="00D46C70">
      <w:pPr>
        <w:tabs>
          <w:tab w:val="left" w:pos="450"/>
        </w:tabs>
        <w:rPr>
          <w:rFonts w:eastAsia="Times New Roman"/>
          <w:szCs w:val="20"/>
        </w:rPr>
      </w:pPr>
      <w:r w:rsidRPr="00D46C70">
        <w:rPr>
          <w:rFonts w:eastAsia="Times New Roman"/>
          <w:szCs w:val="20"/>
        </w:rPr>
        <w:t>15.2  The Government will operate the system in accordance with the instruction manual provided by the OEM.</w:t>
      </w:r>
    </w:p>
    <w:p w14:paraId="4BE739CF" w14:textId="77777777" w:rsidR="00D46C70" w:rsidRPr="00D46C70" w:rsidRDefault="00D46C70" w:rsidP="00D46C70">
      <w:pPr>
        <w:tabs>
          <w:tab w:val="left" w:pos="450"/>
        </w:tabs>
        <w:rPr>
          <w:rFonts w:eastAsia="Times New Roman"/>
          <w:szCs w:val="20"/>
        </w:rPr>
      </w:pPr>
      <w:r w:rsidRPr="00D46C70">
        <w:rPr>
          <w:rFonts w:eastAsia="Times New Roman"/>
          <w:szCs w:val="20"/>
        </w:rPr>
        <w:t>15.3  The Government will not be responsible for the damage or loss due to fire, theft, accident, or other disaster of Vendor supplies, materials, or for the personal belongings brought onto Government property by Vendor’s personnel.</w:t>
      </w:r>
    </w:p>
    <w:p w14:paraId="00A18728" w14:textId="77777777" w:rsidR="00D46C70" w:rsidRPr="00D46C70" w:rsidRDefault="00D46C70" w:rsidP="00D46C70">
      <w:pPr>
        <w:tabs>
          <w:tab w:val="left" w:pos="450"/>
        </w:tabs>
        <w:spacing w:after="0" w:line="240" w:lineRule="auto"/>
        <w:rPr>
          <w:rFonts w:eastAsia="Times New Roman"/>
          <w:b/>
          <w:bCs/>
          <w:szCs w:val="20"/>
        </w:rPr>
      </w:pPr>
      <w:r w:rsidRPr="00D46C70">
        <w:rPr>
          <w:rFonts w:eastAsia="Times New Roman"/>
          <w:b/>
          <w:bCs/>
          <w:szCs w:val="20"/>
        </w:rPr>
        <w:t>16.0  Vendor Furnished Property and Material.</w:t>
      </w:r>
    </w:p>
    <w:p w14:paraId="4FCAAB8C" w14:textId="77777777" w:rsidR="00D46C70" w:rsidRPr="00D46C70" w:rsidRDefault="00D46C70" w:rsidP="00D46C70">
      <w:pPr>
        <w:tabs>
          <w:tab w:val="left" w:pos="450"/>
        </w:tabs>
        <w:spacing w:after="0" w:line="240" w:lineRule="auto"/>
        <w:rPr>
          <w:rFonts w:eastAsia="Times New Roman"/>
          <w:b/>
          <w:bCs/>
          <w:szCs w:val="20"/>
        </w:rPr>
      </w:pPr>
    </w:p>
    <w:p w14:paraId="2D240589"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16.1  The vendor shall provide all service literature, reference publications, laptop computers, and diagnostic software to be used by the vendor FSE as required for the completion of the services in accordance with this contract.</w:t>
      </w:r>
    </w:p>
    <w:p w14:paraId="59F51862" w14:textId="77777777" w:rsidR="00D46C70" w:rsidRPr="00D46C70" w:rsidRDefault="00D46C70" w:rsidP="00D46C70">
      <w:pPr>
        <w:tabs>
          <w:tab w:val="left" w:pos="450"/>
        </w:tabs>
        <w:spacing w:after="0" w:line="240" w:lineRule="auto"/>
        <w:rPr>
          <w:rFonts w:eastAsia="Times New Roman"/>
          <w:b/>
          <w:bCs/>
          <w:szCs w:val="20"/>
        </w:rPr>
      </w:pPr>
    </w:p>
    <w:p w14:paraId="2AB5499C" w14:textId="77777777" w:rsidR="00D46C70" w:rsidRPr="00D46C70" w:rsidRDefault="00D46C70" w:rsidP="00D46C70">
      <w:pPr>
        <w:tabs>
          <w:tab w:val="left" w:pos="450"/>
        </w:tabs>
        <w:spacing w:after="0" w:line="240" w:lineRule="auto"/>
        <w:rPr>
          <w:rFonts w:eastAsia="Times New Roman"/>
          <w:b/>
          <w:bCs/>
          <w:szCs w:val="20"/>
        </w:rPr>
      </w:pPr>
      <w:r w:rsidRPr="00D46C70">
        <w:rPr>
          <w:rFonts w:eastAsia="Times New Roman"/>
          <w:b/>
          <w:bCs/>
          <w:szCs w:val="20"/>
        </w:rPr>
        <w:t>17.0  Vendor Report Requirements.</w:t>
      </w:r>
    </w:p>
    <w:p w14:paraId="07D5AFA1" w14:textId="77777777" w:rsidR="00D46C70" w:rsidRPr="00D46C70" w:rsidRDefault="00D46C70" w:rsidP="00D46C70">
      <w:pPr>
        <w:tabs>
          <w:tab w:val="left" w:pos="450"/>
        </w:tabs>
        <w:spacing w:after="0" w:line="240" w:lineRule="auto"/>
        <w:rPr>
          <w:rFonts w:eastAsia="Times New Roman"/>
          <w:b/>
          <w:bCs/>
          <w:szCs w:val="20"/>
        </w:rPr>
      </w:pPr>
    </w:p>
    <w:p w14:paraId="2BBF71AE"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17.1  During normal duty hours, vendor FSE personnel shall check-in with the Biomedical Engineering Division upon arrival at the Government site and again prior to departure. The vendor FSEs shall personally notify BIOMED personnel of problems that result in the equipment being left disabled upon their departure. If equipment is left disabled, a method of physical use prevention of the disabled equipment shall be implemented, and the disabled equipment shall be locked out with a letter of intent in compliance with OSHA regulation to prevent any patient hazards. After normal duty hours, vendor FSEs shall notify the Officer of the Day Desk and the Duty BIOMED personnel.</w:t>
      </w:r>
    </w:p>
    <w:p w14:paraId="6A78F0E8" w14:textId="77777777" w:rsidR="00D46C70" w:rsidRPr="00D46C70" w:rsidRDefault="00D46C70" w:rsidP="00D46C70">
      <w:pPr>
        <w:tabs>
          <w:tab w:val="left" w:pos="450"/>
        </w:tabs>
        <w:spacing w:after="0" w:line="240" w:lineRule="auto"/>
        <w:rPr>
          <w:rFonts w:eastAsia="Times New Roman"/>
          <w:szCs w:val="20"/>
        </w:rPr>
      </w:pPr>
    </w:p>
    <w:p w14:paraId="3CBEE62C" w14:textId="77777777" w:rsidR="00D46C70" w:rsidRPr="00D46C70" w:rsidRDefault="00D46C70" w:rsidP="00D46C70">
      <w:pPr>
        <w:tabs>
          <w:tab w:val="left" w:pos="450"/>
        </w:tabs>
        <w:rPr>
          <w:rFonts w:eastAsia="Times New Roman"/>
          <w:szCs w:val="20"/>
        </w:rPr>
      </w:pPr>
      <w:r w:rsidRPr="00D46C70">
        <w:rPr>
          <w:rFonts w:eastAsia="Times New Roman"/>
          <w:szCs w:val="20"/>
        </w:rPr>
        <w:lastRenderedPageBreak/>
        <w:t>17.2  The vendor shall provide a full-service report to BIOMED and the blood bank representative within two (2) days of completion of all services performed. Each service report shall at a minimum document the following data legibly, in complete detail, and in English:</w:t>
      </w:r>
    </w:p>
    <w:p w14:paraId="0291036D" w14:textId="77777777" w:rsidR="00D46C70" w:rsidRPr="00D46C70" w:rsidRDefault="00D46C70" w:rsidP="00D46C70">
      <w:pPr>
        <w:numPr>
          <w:ilvl w:val="0"/>
          <w:numId w:val="14"/>
        </w:numPr>
        <w:tabs>
          <w:tab w:val="left" w:pos="450"/>
        </w:tabs>
        <w:spacing w:after="0" w:line="240" w:lineRule="auto"/>
        <w:rPr>
          <w:rFonts w:eastAsia="Times New Roman"/>
          <w:szCs w:val="20"/>
        </w:rPr>
      </w:pPr>
      <w:r w:rsidRPr="00D46C70">
        <w:rPr>
          <w:rFonts w:eastAsia="Times New Roman"/>
          <w:szCs w:val="20"/>
        </w:rPr>
        <w:t>Name of Vendor</w:t>
      </w:r>
    </w:p>
    <w:p w14:paraId="103D0D1F" w14:textId="77777777" w:rsidR="00D46C70" w:rsidRPr="00D46C70" w:rsidRDefault="00D46C70" w:rsidP="00D46C70">
      <w:pPr>
        <w:numPr>
          <w:ilvl w:val="0"/>
          <w:numId w:val="14"/>
        </w:numPr>
        <w:tabs>
          <w:tab w:val="left" w:pos="450"/>
        </w:tabs>
        <w:spacing w:after="0" w:line="240" w:lineRule="auto"/>
        <w:rPr>
          <w:rFonts w:eastAsia="Times New Roman"/>
          <w:szCs w:val="20"/>
        </w:rPr>
      </w:pPr>
      <w:r w:rsidRPr="00D46C70">
        <w:rPr>
          <w:rFonts w:eastAsia="Times New Roman"/>
          <w:szCs w:val="20"/>
        </w:rPr>
        <w:t>Contract Number</w:t>
      </w:r>
    </w:p>
    <w:p w14:paraId="112D0B4D" w14:textId="77777777" w:rsidR="00D46C70" w:rsidRPr="00D46C70" w:rsidRDefault="00D46C70" w:rsidP="00D46C70">
      <w:pPr>
        <w:numPr>
          <w:ilvl w:val="0"/>
          <w:numId w:val="14"/>
        </w:numPr>
        <w:tabs>
          <w:tab w:val="left" w:pos="450"/>
        </w:tabs>
        <w:spacing w:after="0" w:line="240" w:lineRule="auto"/>
        <w:rPr>
          <w:rFonts w:eastAsia="Times New Roman"/>
          <w:szCs w:val="20"/>
        </w:rPr>
      </w:pPr>
      <w:r w:rsidRPr="00D46C70">
        <w:rPr>
          <w:rFonts w:eastAsia="Times New Roman"/>
          <w:szCs w:val="20"/>
        </w:rPr>
        <w:t>Name of field service technician performing service</w:t>
      </w:r>
    </w:p>
    <w:p w14:paraId="08173376" w14:textId="77777777" w:rsidR="00D46C70" w:rsidRPr="00D46C70" w:rsidRDefault="00D46C70" w:rsidP="00D46C70">
      <w:pPr>
        <w:numPr>
          <w:ilvl w:val="0"/>
          <w:numId w:val="14"/>
        </w:numPr>
        <w:tabs>
          <w:tab w:val="left" w:pos="450"/>
        </w:tabs>
        <w:spacing w:after="0" w:line="240" w:lineRule="auto"/>
        <w:rPr>
          <w:rFonts w:eastAsia="Times New Roman"/>
          <w:szCs w:val="20"/>
        </w:rPr>
      </w:pPr>
      <w:r w:rsidRPr="00D46C70">
        <w:rPr>
          <w:rFonts w:eastAsia="Times New Roman"/>
          <w:szCs w:val="20"/>
        </w:rPr>
        <w:t>Vendor log/control number</w:t>
      </w:r>
    </w:p>
    <w:p w14:paraId="7D1DE8F7" w14:textId="77777777" w:rsidR="00D46C70" w:rsidRPr="00D46C70" w:rsidRDefault="00D46C70" w:rsidP="00D46C70">
      <w:pPr>
        <w:numPr>
          <w:ilvl w:val="0"/>
          <w:numId w:val="14"/>
        </w:numPr>
        <w:tabs>
          <w:tab w:val="left" w:pos="450"/>
        </w:tabs>
        <w:spacing w:after="0" w:line="240" w:lineRule="auto"/>
        <w:rPr>
          <w:rFonts w:eastAsia="Times New Roman"/>
          <w:szCs w:val="20"/>
        </w:rPr>
      </w:pPr>
      <w:r w:rsidRPr="00D46C70">
        <w:rPr>
          <w:rFonts w:eastAsia="Times New Roman"/>
          <w:szCs w:val="20"/>
        </w:rPr>
        <w:t>Date, time (beginning and ending), and hours on-site for service call</w:t>
      </w:r>
    </w:p>
    <w:p w14:paraId="7F7F4749" w14:textId="77777777" w:rsidR="00D46C70" w:rsidRPr="00D46C70" w:rsidRDefault="00D46C70" w:rsidP="00D46C70">
      <w:pPr>
        <w:numPr>
          <w:ilvl w:val="0"/>
          <w:numId w:val="14"/>
        </w:numPr>
        <w:tabs>
          <w:tab w:val="left" w:pos="450"/>
        </w:tabs>
        <w:spacing w:after="0" w:line="240" w:lineRule="auto"/>
        <w:rPr>
          <w:rFonts w:eastAsia="Times New Roman"/>
          <w:szCs w:val="20"/>
        </w:rPr>
      </w:pPr>
      <w:r w:rsidRPr="00D46C70">
        <w:rPr>
          <w:rFonts w:eastAsia="Times New Roman"/>
          <w:szCs w:val="20"/>
        </w:rPr>
        <w:t>Description of problem reported by user</w:t>
      </w:r>
    </w:p>
    <w:p w14:paraId="50DEA997" w14:textId="77777777" w:rsidR="00D46C70" w:rsidRPr="00D46C70" w:rsidRDefault="00D46C70" w:rsidP="00D46C70">
      <w:pPr>
        <w:numPr>
          <w:ilvl w:val="0"/>
          <w:numId w:val="14"/>
        </w:numPr>
        <w:tabs>
          <w:tab w:val="left" w:pos="450"/>
        </w:tabs>
        <w:spacing w:after="0" w:line="240" w:lineRule="auto"/>
        <w:rPr>
          <w:rFonts w:eastAsia="Times New Roman"/>
          <w:szCs w:val="20"/>
        </w:rPr>
      </w:pPr>
      <w:r w:rsidRPr="00D46C70">
        <w:rPr>
          <w:rFonts w:eastAsia="Times New Roman"/>
          <w:szCs w:val="20"/>
        </w:rPr>
        <w:t>Equipment identification factors to include manufacturer, make, model, serial number, and Facility Equipment Control Number (ECN)</w:t>
      </w:r>
    </w:p>
    <w:p w14:paraId="091CD941" w14:textId="77777777" w:rsidR="00D46C70" w:rsidRPr="00D46C70" w:rsidRDefault="00D46C70" w:rsidP="00D46C70">
      <w:pPr>
        <w:numPr>
          <w:ilvl w:val="0"/>
          <w:numId w:val="14"/>
        </w:numPr>
        <w:tabs>
          <w:tab w:val="left" w:pos="450"/>
        </w:tabs>
        <w:spacing w:after="0" w:line="240" w:lineRule="auto"/>
        <w:rPr>
          <w:rFonts w:eastAsia="Times New Roman"/>
          <w:szCs w:val="20"/>
        </w:rPr>
      </w:pPr>
      <w:r w:rsidRPr="00D46C70">
        <w:rPr>
          <w:rFonts w:eastAsia="Times New Roman"/>
          <w:szCs w:val="20"/>
        </w:rPr>
        <w:t>Itemized description of service performed to include labor and travel costs, parts used, parts cost, parts number/nomenclature, part new or reconditioned, part manufacturer, and problem/corrective action taken or recommended</w:t>
      </w:r>
    </w:p>
    <w:p w14:paraId="32C74C76" w14:textId="77777777" w:rsidR="00D46C70" w:rsidRPr="00D46C70" w:rsidRDefault="00D46C70" w:rsidP="00D46C70">
      <w:pPr>
        <w:numPr>
          <w:ilvl w:val="0"/>
          <w:numId w:val="14"/>
        </w:numPr>
        <w:tabs>
          <w:tab w:val="left" w:pos="450"/>
        </w:tabs>
        <w:spacing w:after="0" w:line="240" w:lineRule="auto"/>
        <w:rPr>
          <w:rFonts w:eastAsia="Times New Roman"/>
          <w:szCs w:val="20"/>
        </w:rPr>
      </w:pPr>
      <w:r w:rsidRPr="00D46C70">
        <w:rPr>
          <w:rFonts w:eastAsia="Times New Roman"/>
          <w:szCs w:val="20"/>
        </w:rPr>
        <w:t>Problem resolution or pending action</w:t>
      </w:r>
    </w:p>
    <w:p w14:paraId="22CD0709" w14:textId="77777777" w:rsidR="00D46C70" w:rsidRPr="00D46C70" w:rsidRDefault="00D46C70" w:rsidP="00D46C70">
      <w:pPr>
        <w:numPr>
          <w:ilvl w:val="0"/>
          <w:numId w:val="14"/>
        </w:numPr>
        <w:tabs>
          <w:tab w:val="left" w:pos="450"/>
        </w:tabs>
        <w:spacing w:after="0" w:line="240" w:lineRule="auto"/>
        <w:rPr>
          <w:rFonts w:eastAsia="Times New Roman"/>
          <w:szCs w:val="20"/>
        </w:rPr>
      </w:pPr>
      <w:r w:rsidRPr="00D46C70">
        <w:rPr>
          <w:rFonts w:eastAsia="Times New Roman"/>
          <w:szCs w:val="20"/>
        </w:rPr>
        <w:t>Total billing cost</w:t>
      </w:r>
    </w:p>
    <w:p w14:paraId="2E93B8A4" w14:textId="77777777" w:rsidR="00D46C70" w:rsidRPr="00D46C70" w:rsidRDefault="00D46C70" w:rsidP="00D46C70">
      <w:pPr>
        <w:numPr>
          <w:ilvl w:val="0"/>
          <w:numId w:val="14"/>
        </w:numPr>
        <w:tabs>
          <w:tab w:val="left" w:pos="450"/>
        </w:tabs>
        <w:spacing w:after="0" w:line="240" w:lineRule="auto"/>
        <w:rPr>
          <w:rFonts w:eastAsia="Times New Roman"/>
          <w:szCs w:val="20"/>
        </w:rPr>
      </w:pPr>
      <w:r w:rsidRPr="00D46C70">
        <w:rPr>
          <w:rFonts w:eastAsia="Times New Roman"/>
          <w:szCs w:val="20"/>
        </w:rPr>
        <w:t>Signatures:</w:t>
      </w:r>
    </w:p>
    <w:p w14:paraId="741F3348" w14:textId="77777777" w:rsidR="00D46C70" w:rsidRPr="00D46C70" w:rsidRDefault="00D46C70" w:rsidP="00D46C70">
      <w:pPr>
        <w:numPr>
          <w:ilvl w:val="1"/>
          <w:numId w:val="14"/>
        </w:numPr>
        <w:tabs>
          <w:tab w:val="left" w:pos="450"/>
        </w:tabs>
        <w:spacing w:after="0" w:line="240" w:lineRule="auto"/>
        <w:rPr>
          <w:rFonts w:eastAsia="Times New Roman"/>
          <w:szCs w:val="20"/>
        </w:rPr>
      </w:pPr>
      <w:r w:rsidRPr="00D46C70">
        <w:rPr>
          <w:rFonts w:eastAsia="Times New Roman"/>
          <w:szCs w:val="20"/>
        </w:rPr>
        <w:t>Field Service Technician performing services</w:t>
      </w:r>
    </w:p>
    <w:p w14:paraId="6BFF4AD6" w14:textId="77777777" w:rsidR="00D46C70" w:rsidRPr="00D46C70" w:rsidRDefault="00D46C70" w:rsidP="00D46C70">
      <w:pPr>
        <w:numPr>
          <w:ilvl w:val="1"/>
          <w:numId w:val="14"/>
        </w:numPr>
        <w:tabs>
          <w:tab w:val="left" w:pos="450"/>
        </w:tabs>
        <w:spacing w:after="0" w:line="240" w:lineRule="auto"/>
        <w:rPr>
          <w:rFonts w:eastAsia="Times New Roman"/>
          <w:szCs w:val="20"/>
        </w:rPr>
      </w:pPr>
      <w:r w:rsidRPr="00D46C70">
        <w:rPr>
          <w:rFonts w:eastAsia="Times New Roman"/>
          <w:szCs w:val="20"/>
        </w:rPr>
        <w:t>BMET verifying service rendered (Identify Medical Treatment Facility)</w:t>
      </w:r>
    </w:p>
    <w:p w14:paraId="3BE6F358" w14:textId="77777777" w:rsidR="00D46C70" w:rsidRPr="00D46C70" w:rsidRDefault="00D46C70" w:rsidP="00D46C70">
      <w:pPr>
        <w:numPr>
          <w:ilvl w:val="0"/>
          <w:numId w:val="15"/>
        </w:numPr>
        <w:tabs>
          <w:tab w:val="left" w:pos="450"/>
        </w:tabs>
        <w:spacing w:after="0" w:line="240" w:lineRule="auto"/>
        <w:rPr>
          <w:rFonts w:eastAsia="Times New Roman"/>
          <w:szCs w:val="20"/>
        </w:rPr>
      </w:pPr>
      <w:r w:rsidRPr="00D46C70">
        <w:rPr>
          <w:rFonts w:eastAsia="Times New Roman"/>
          <w:szCs w:val="20"/>
        </w:rPr>
        <w:t>In the event agents / sub-vendors are used in the performance of repairs, said agent shall be identified on the service report by company name and contact information (i.e., telephone number)</w:t>
      </w:r>
    </w:p>
    <w:p w14:paraId="26125DB3" w14:textId="77777777" w:rsidR="00D46C70" w:rsidRPr="00D46C70" w:rsidRDefault="00D46C70" w:rsidP="00D46C70">
      <w:pPr>
        <w:tabs>
          <w:tab w:val="left" w:pos="450"/>
        </w:tabs>
        <w:spacing w:after="0" w:line="240" w:lineRule="auto"/>
        <w:rPr>
          <w:rFonts w:eastAsia="Times New Roman"/>
          <w:b/>
          <w:bCs/>
          <w:szCs w:val="20"/>
        </w:rPr>
      </w:pPr>
    </w:p>
    <w:p w14:paraId="29A150A1" w14:textId="77777777" w:rsidR="00D46C70" w:rsidRPr="00D46C70" w:rsidRDefault="00D46C70" w:rsidP="00D46C70">
      <w:pPr>
        <w:tabs>
          <w:tab w:val="left" w:pos="450"/>
        </w:tabs>
        <w:spacing w:after="0" w:line="240" w:lineRule="auto"/>
        <w:rPr>
          <w:rFonts w:eastAsia="Times New Roman"/>
          <w:b/>
          <w:bCs/>
          <w:szCs w:val="20"/>
        </w:rPr>
      </w:pPr>
      <w:r w:rsidRPr="00D46C70">
        <w:rPr>
          <w:rFonts w:eastAsia="Times New Roman"/>
          <w:b/>
          <w:bCs/>
          <w:szCs w:val="20"/>
        </w:rPr>
        <w:t>18.0  Vendor Responsibility.</w:t>
      </w:r>
    </w:p>
    <w:p w14:paraId="2C9EF799" w14:textId="77777777" w:rsidR="00D46C70" w:rsidRPr="00D46C70" w:rsidRDefault="00D46C70" w:rsidP="00D46C70">
      <w:pPr>
        <w:tabs>
          <w:tab w:val="left" w:pos="450"/>
        </w:tabs>
        <w:spacing w:after="0" w:line="240" w:lineRule="auto"/>
        <w:rPr>
          <w:rFonts w:eastAsia="Times New Roman"/>
          <w:szCs w:val="20"/>
        </w:rPr>
      </w:pPr>
    </w:p>
    <w:p w14:paraId="698D6A84"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18.1  The vendor shall be responsible for the repair/replacement of damaged Government-owned equipment and property due to the negligence of the vendor or its representatives. All such replacements or repairs shall be at the vendor's expense and shall be inspected to the satisfaction of the Contracting Officer’s Representative (COR) or appointed BIOMED technical representative.</w:t>
      </w:r>
    </w:p>
    <w:p w14:paraId="713C4429" w14:textId="77777777" w:rsidR="00D46C70" w:rsidRPr="00D46C70" w:rsidRDefault="00D46C70" w:rsidP="00D46C70">
      <w:pPr>
        <w:tabs>
          <w:tab w:val="left" w:pos="450"/>
        </w:tabs>
        <w:spacing w:after="0" w:line="240" w:lineRule="auto"/>
        <w:rPr>
          <w:rFonts w:eastAsia="Times New Roman"/>
          <w:b/>
          <w:bCs/>
          <w:szCs w:val="20"/>
        </w:rPr>
      </w:pPr>
    </w:p>
    <w:p w14:paraId="300FBC8D" w14:textId="77777777" w:rsidR="00D46C70" w:rsidRPr="00D46C70" w:rsidRDefault="00D46C70" w:rsidP="00D46C70">
      <w:pPr>
        <w:tabs>
          <w:tab w:val="left" w:pos="450"/>
        </w:tabs>
        <w:spacing w:after="0" w:line="240" w:lineRule="auto"/>
        <w:rPr>
          <w:rFonts w:eastAsia="Times New Roman"/>
          <w:b/>
          <w:bCs/>
          <w:szCs w:val="20"/>
        </w:rPr>
      </w:pPr>
      <w:r w:rsidRPr="00D46C70">
        <w:rPr>
          <w:rFonts w:eastAsia="Times New Roman"/>
          <w:b/>
          <w:bCs/>
          <w:szCs w:val="20"/>
        </w:rPr>
        <w:t>19.0  Removal of Government Property</w:t>
      </w:r>
    </w:p>
    <w:p w14:paraId="66C1372D" w14:textId="77777777" w:rsidR="00D46C70" w:rsidRPr="00D46C70" w:rsidRDefault="00D46C70" w:rsidP="00D46C70">
      <w:pPr>
        <w:tabs>
          <w:tab w:val="left" w:pos="450"/>
        </w:tabs>
        <w:spacing w:after="0" w:line="240" w:lineRule="auto"/>
        <w:rPr>
          <w:rFonts w:eastAsia="Times New Roman"/>
          <w:szCs w:val="20"/>
        </w:rPr>
      </w:pPr>
    </w:p>
    <w:p w14:paraId="1D6E9DE7" w14:textId="77777777" w:rsidR="00D46C70" w:rsidRPr="00D46C70" w:rsidRDefault="00D46C70" w:rsidP="00D46C70">
      <w:pPr>
        <w:tabs>
          <w:tab w:val="left" w:pos="450"/>
        </w:tabs>
        <w:rPr>
          <w:rFonts w:eastAsia="Times New Roman"/>
          <w:szCs w:val="20"/>
        </w:rPr>
      </w:pPr>
      <w:r w:rsidRPr="00D46C70">
        <w:rPr>
          <w:rFonts w:eastAsia="Times New Roman"/>
          <w:szCs w:val="20"/>
        </w:rPr>
        <w:t>19.1  No equipment shall be removed without the approval of the Materials Management Department of the Medical Treatment Facility (MTF). Property passes for equipment removal shall be obtained by the vendor via the Materials Management Department of the MTF. Any failure to obtain such passes which results in detainment or prosecution of vendor FSE personnel are the sole responsibility of the service vendor personnel.</w:t>
      </w:r>
    </w:p>
    <w:p w14:paraId="37AC779E" w14:textId="77777777" w:rsidR="00D46C70" w:rsidRPr="00D46C70" w:rsidRDefault="00D46C70" w:rsidP="00D46C70">
      <w:pPr>
        <w:tabs>
          <w:tab w:val="left" w:pos="450"/>
        </w:tabs>
        <w:rPr>
          <w:rFonts w:eastAsia="Times New Roman"/>
          <w:szCs w:val="20"/>
        </w:rPr>
      </w:pPr>
      <w:r w:rsidRPr="00D46C70">
        <w:rPr>
          <w:rFonts w:eastAsia="Times New Roman"/>
          <w:szCs w:val="20"/>
        </w:rPr>
        <w:t>19.2  The vendor shall provide a detailed description of removed items in writing on the vendor’s company letterhead. For associated items/accessories, the vendor will provide a detailed written description and quantities of items to be removed. This description will include, as a minimum, the manufacturer’s serial numbers and facility equipment control numbers (ECNs) of all equipment and/or items removed. In the event items/sub-assemblies/accessories are “repaired by replacement,” a detailed description of replaced items is to be included upon return of repaired components.</w:t>
      </w:r>
    </w:p>
    <w:p w14:paraId="6E75B3EC" w14:textId="77777777" w:rsidR="00D46C70" w:rsidRPr="00D46C70" w:rsidRDefault="00D46C70" w:rsidP="00D46C70">
      <w:pPr>
        <w:tabs>
          <w:tab w:val="left" w:pos="450"/>
        </w:tabs>
        <w:rPr>
          <w:rFonts w:eastAsia="Times New Roman"/>
          <w:szCs w:val="20"/>
        </w:rPr>
      </w:pPr>
      <w:r w:rsidRPr="00D46C70">
        <w:rPr>
          <w:rFonts w:eastAsia="Times New Roman"/>
          <w:szCs w:val="20"/>
        </w:rPr>
        <w:t>19.3  No additional charge shall be allowed for work performed off-site, or any additional time required. All charges resulting from a vendor-determined requirement to transport Government-owned property, covered by this contract, to and from an alternate repair location shall be the responsibility of the vendor. The vendor shall provide insurance coverage for damage to or loss of equipment while in vendor custody.</w:t>
      </w:r>
    </w:p>
    <w:p w14:paraId="34846889" w14:textId="77777777" w:rsidR="00D46C70" w:rsidRPr="00D46C70" w:rsidRDefault="00D46C70" w:rsidP="00D46C70">
      <w:pPr>
        <w:tabs>
          <w:tab w:val="left" w:pos="450"/>
        </w:tabs>
        <w:rPr>
          <w:rFonts w:eastAsia="Times New Roman"/>
          <w:szCs w:val="20"/>
        </w:rPr>
      </w:pPr>
      <w:r w:rsidRPr="00D46C70">
        <w:rPr>
          <w:rFonts w:eastAsia="Times New Roman"/>
          <w:szCs w:val="20"/>
        </w:rPr>
        <w:t>19.4  In regard to patient information confidentiality and privacy, all vendors shall not remove equipment containing patient information from the Government site. The equipment hard drive(s) and/or solid-state drive(s) shall be removed at the MTF prior to removal.  Furthermore, equipment removed from the MTF will be prorated from the date of removal for service maintenance fees.  If hard drives are to be replaced, they shall be left at the MTF for disposal.</w:t>
      </w:r>
    </w:p>
    <w:p w14:paraId="56AB16BA"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lastRenderedPageBreak/>
        <w:t>19.5  Hard Disk and Solid-State Drives (HDD &amp; SSD): Regarding patient information confidentiality and privacy, all Contractors and/or service Contractors shall not remove equipment containing patient information from the NMC Portsmouth. HDD nor SSD shall ever be removed from the MTF, by the Contractor under this maintenance agreement.  Removal of protected health information (PHI) and personally identifiable information (PII) from the equipment prior to removal from site must be properly coordinated with the COR and Command Equipment Manager.</w:t>
      </w:r>
    </w:p>
    <w:p w14:paraId="7C93B7EE" w14:textId="77777777" w:rsidR="00D46C70" w:rsidRPr="00D46C70" w:rsidRDefault="00D46C70" w:rsidP="00D46C70">
      <w:pPr>
        <w:tabs>
          <w:tab w:val="left" w:pos="450"/>
        </w:tabs>
        <w:spacing w:after="0" w:line="240" w:lineRule="auto"/>
        <w:rPr>
          <w:rFonts w:eastAsia="Times New Roman"/>
          <w:b/>
          <w:bCs/>
          <w:szCs w:val="20"/>
        </w:rPr>
      </w:pPr>
    </w:p>
    <w:p w14:paraId="4A0427E9" w14:textId="77777777" w:rsidR="00D46C70" w:rsidRPr="00D46C70" w:rsidRDefault="00D46C70" w:rsidP="00D46C70">
      <w:pPr>
        <w:tabs>
          <w:tab w:val="left" w:pos="450"/>
        </w:tabs>
        <w:spacing w:after="0" w:line="240" w:lineRule="auto"/>
        <w:rPr>
          <w:rFonts w:eastAsia="Times New Roman"/>
          <w:b/>
          <w:bCs/>
          <w:szCs w:val="20"/>
        </w:rPr>
      </w:pPr>
      <w:r w:rsidRPr="00D46C70">
        <w:rPr>
          <w:rFonts w:eastAsia="Times New Roman"/>
          <w:b/>
          <w:bCs/>
          <w:szCs w:val="20"/>
        </w:rPr>
        <w:t>20.0 Service Beyond the Scope of the Contract</w:t>
      </w:r>
    </w:p>
    <w:p w14:paraId="1C7BF8A1" w14:textId="77777777" w:rsidR="00D46C70" w:rsidRPr="00D46C70" w:rsidRDefault="00D46C70" w:rsidP="00D46C70">
      <w:pPr>
        <w:tabs>
          <w:tab w:val="left" w:pos="450"/>
        </w:tabs>
        <w:spacing w:after="0" w:line="240" w:lineRule="auto"/>
        <w:rPr>
          <w:rFonts w:eastAsia="Times New Roman"/>
          <w:b/>
          <w:bCs/>
          <w:szCs w:val="20"/>
        </w:rPr>
      </w:pPr>
    </w:p>
    <w:p w14:paraId="5AFDE9F1"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20.1  The vendor shall immediately, but no later than 24 consecutive hours after discovery, notify BIOMED in writing of the existence of or of the development of any defects in, or repair required to, the contracted equipment, for which the vendor considers they are not responsible under the terms of this contract.</w:t>
      </w:r>
    </w:p>
    <w:p w14:paraId="5A0497E5" w14:textId="77777777" w:rsidR="00D46C70" w:rsidRPr="00D46C70" w:rsidRDefault="00D46C70" w:rsidP="00D46C70">
      <w:pPr>
        <w:tabs>
          <w:tab w:val="left" w:pos="450"/>
        </w:tabs>
        <w:spacing w:after="0" w:line="240" w:lineRule="auto"/>
        <w:rPr>
          <w:rFonts w:eastAsia="Times New Roman"/>
          <w:b/>
          <w:bCs/>
          <w:szCs w:val="20"/>
        </w:rPr>
      </w:pPr>
    </w:p>
    <w:p w14:paraId="7D4401C2"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20.2  At the same time of this written notification, the vendor shall furnish BIOMED with a written cost estimate to make the necessary repairs. Repairs considered by the Contracting Officer to be outside the scope of this contract shall not be covered under this contract but shall be ordered under a separate purchase order.</w:t>
      </w:r>
    </w:p>
    <w:p w14:paraId="350459F3" w14:textId="77777777" w:rsidR="00D46C70" w:rsidRPr="00D46C70" w:rsidRDefault="00D46C70" w:rsidP="00D46C70">
      <w:pPr>
        <w:spacing w:after="0" w:line="240" w:lineRule="auto"/>
        <w:rPr>
          <w:rFonts w:eastAsia="Times New Roman"/>
          <w:b/>
          <w:bCs/>
          <w:szCs w:val="20"/>
        </w:rPr>
      </w:pPr>
    </w:p>
    <w:p w14:paraId="02FB9D77" w14:textId="77777777" w:rsidR="00D46C70" w:rsidRPr="00D46C70" w:rsidRDefault="00D46C70" w:rsidP="00D46C70">
      <w:pPr>
        <w:numPr>
          <w:ilvl w:val="0"/>
          <w:numId w:val="13"/>
        </w:numPr>
        <w:spacing w:after="0" w:line="240" w:lineRule="auto"/>
        <w:jc w:val="both"/>
        <w:rPr>
          <w:szCs w:val="20"/>
          <w:u w:val="single"/>
        </w:rPr>
      </w:pPr>
      <w:r w:rsidRPr="00D46C70">
        <w:rPr>
          <w:b/>
          <w:bCs/>
          <w:szCs w:val="20"/>
        </w:rPr>
        <w:t xml:space="preserve">  Cybersecurity. </w:t>
      </w:r>
    </w:p>
    <w:p w14:paraId="09D49E13" w14:textId="77777777" w:rsidR="00D46C70" w:rsidRPr="00D46C70" w:rsidRDefault="00D46C70" w:rsidP="00D46C70">
      <w:pPr>
        <w:spacing w:after="0" w:line="240" w:lineRule="auto"/>
        <w:ind w:left="720"/>
        <w:jc w:val="both"/>
        <w:rPr>
          <w:b/>
          <w:bCs/>
          <w:szCs w:val="20"/>
        </w:rPr>
      </w:pPr>
    </w:p>
    <w:p w14:paraId="3CC0E917"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21.1  List any specifications for Authorization to Operate (ATO) approvals for this equipment.</w:t>
      </w:r>
    </w:p>
    <w:p w14:paraId="4FBAEBF1" w14:textId="77777777" w:rsidR="00D46C70" w:rsidRPr="00D46C70" w:rsidRDefault="00D46C70" w:rsidP="00D46C70">
      <w:pPr>
        <w:tabs>
          <w:tab w:val="left" w:pos="450"/>
        </w:tabs>
        <w:spacing w:after="0" w:line="240" w:lineRule="auto"/>
        <w:rPr>
          <w:rFonts w:eastAsia="Times New Roman"/>
          <w:szCs w:val="20"/>
        </w:rPr>
      </w:pPr>
    </w:p>
    <w:p w14:paraId="50FA49E0" w14:textId="77777777" w:rsidR="00D46C70" w:rsidRPr="00D46C70" w:rsidRDefault="00D46C70" w:rsidP="00D46C70">
      <w:pPr>
        <w:tabs>
          <w:tab w:val="left" w:pos="450"/>
        </w:tabs>
        <w:spacing w:after="0" w:line="240" w:lineRule="auto"/>
        <w:rPr>
          <w:rFonts w:eastAsia="Times New Roman"/>
          <w:szCs w:val="20"/>
        </w:rPr>
      </w:pPr>
      <w:r w:rsidRPr="00D46C70">
        <w:rPr>
          <w:rFonts w:eastAsia="Times New Roman"/>
          <w:szCs w:val="20"/>
        </w:rPr>
        <w:t>21.1.1  The vendor’s proposed system may require ATO approval prior to installation. The system shall bi-directionally interface with the DoD LIS, Military Health System (MHS) Genesis.</w:t>
      </w:r>
      <w:r w:rsidRPr="00D46C70">
        <w:rPr>
          <w:rFonts w:asciiTheme="minorHAnsi" w:hAnsiTheme="minorHAnsi" w:cstheme="minorBidi"/>
          <w:sz w:val="22"/>
        </w:rPr>
        <w:t xml:space="preserve"> </w:t>
      </w:r>
      <w:r w:rsidRPr="00D46C70">
        <w:rPr>
          <w:rFonts w:eastAsia="Times New Roman"/>
          <w:szCs w:val="20"/>
        </w:rPr>
        <w:t>If the contractor does not have an ATO for the equipment, they will be provided an opportunity to obtain one.</w:t>
      </w:r>
    </w:p>
    <w:p w14:paraId="2CF10199" w14:textId="77777777" w:rsidR="00D46C70" w:rsidRPr="00D46C70" w:rsidRDefault="00D46C70" w:rsidP="00D46C70">
      <w:pPr>
        <w:tabs>
          <w:tab w:val="left" w:pos="450"/>
        </w:tabs>
        <w:spacing w:after="0" w:line="240" w:lineRule="auto"/>
        <w:rPr>
          <w:rFonts w:eastAsia="Times New Roman"/>
          <w:szCs w:val="20"/>
        </w:rPr>
      </w:pPr>
    </w:p>
    <w:p w14:paraId="34D721A6" w14:textId="77777777" w:rsidR="00D46C70" w:rsidRPr="00D46C70" w:rsidRDefault="00D46C70" w:rsidP="00D46C70">
      <w:pPr>
        <w:tabs>
          <w:tab w:val="left" w:pos="450"/>
        </w:tabs>
        <w:spacing w:after="0" w:line="240" w:lineRule="auto"/>
        <w:rPr>
          <w:b/>
          <w:snapToGrid w:val="0"/>
          <w:szCs w:val="20"/>
        </w:rPr>
      </w:pPr>
      <w:r w:rsidRPr="00D46C70">
        <w:rPr>
          <w:rFonts w:eastAsia="Times New Roman"/>
          <w:b/>
          <w:bCs/>
          <w:szCs w:val="20"/>
        </w:rPr>
        <w:t>22.0</w:t>
      </w:r>
      <w:r w:rsidRPr="00D46C70">
        <w:rPr>
          <w:rFonts w:eastAsia="Times New Roman"/>
          <w:szCs w:val="20"/>
        </w:rPr>
        <w:t xml:space="preserve"> </w:t>
      </w:r>
      <w:r w:rsidRPr="00D46C70">
        <w:rPr>
          <w:b/>
          <w:bCs/>
          <w:szCs w:val="20"/>
        </w:rPr>
        <w:t>Performance Requirements Summary Matrix.</w:t>
      </w:r>
    </w:p>
    <w:p w14:paraId="3C32B9B1" w14:textId="77777777" w:rsidR="00D46C70" w:rsidRPr="00D46C70" w:rsidRDefault="00D46C70" w:rsidP="00D46C70">
      <w:pPr>
        <w:tabs>
          <w:tab w:val="left" w:pos="450"/>
        </w:tabs>
        <w:spacing w:after="0" w:line="240" w:lineRule="auto"/>
        <w:rPr>
          <w:b/>
          <w:snapToGrid w:val="0"/>
          <w:szCs w:val="20"/>
        </w:rPr>
      </w:pPr>
    </w:p>
    <w:p w14:paraId="010A93B8" w14:textId="77777777" w:rsidR="00D46C70" w:rsidRPr="00D46C70" w:rsidRDefault="00D46C70" w:rsidP="00D46C70">
      <w:pPr>
        <w:tabs>
          <w:tab w:val="left" w:pos="450"/>
        </w:tabs>
        <w:spacing w:after="0" w:line="240" w:lineRule="auto"/>
        <w:rPr>
          <w:rFonts w:eastAsia="Times New Roman"/>
          <w:szCs w:val="20"/>
        </w:rPr>
      </w:pPr>
      <w:r w:rsidRPr="00D46C70">
        <w:rPr>
          <w:bCs/>
          <w:snapToGrid w:val="0"/>
          <w:szCs w:val="20"/>
        </w:rPr>
        <w:t xml:space="preserve">22.1 </w:t>
      </w:r>
      <w:r w:rsidRPr="00D46C70">
        <w:rPr>
          <w:rFonts w:eastAsia="Times New Roman"/>
          <w:bCs/>
          <w:szCs w:val="20"/>
        </w:rPr>
        <w:t>By monitoring</w:t>
      </w:r>
      <w:r w:rsidRPr="00D46C70">
        <w:rPr>
          <w:rFonts w:eastAsia="Times New Roman"/>
          <w:szCs w:val="20"/>
        </w:rPr>
        <w:t xml:space="preserve"> the Contractor, the Contracting Officer Representative (COR) will determine whether the performance levels set forth in the order have been attained.  Performance standards are specified in the following Performance Requirements Summary Matrix in the Standard and Acceptable Quality Level columns. </w:t>
      </w:r>
    </w:p>
    <w:p w14:paraId="0DD1BA36" w14:textId="77777777" w:rsidR="00D46C70" w:rsidRPr="00D46C70" w:rsidRDefault="00D46C70" w:rsidP="00D46C70">
      <w:pPr>
        <w:spacing w:after="0" w:line="240" w:lineRule="auto"/>
        <w:rPr>
          <w:rFonts w:eastAsia="Times New Roman"/>
          <w:bCs/>
          <w:szCs w:val="20"/>
        </w:rPr>
      </w:pPr>
    </w:p>
    <w:tbl>
      <w:tblPr>
        <w:tblStyle w:val="TableGrid"/>
        <w:tblW w:w="9270" w:type="dxa"/>
        <w:tblInd w:w="-5" w:type="dxa"/>
        <w:tblLayout w:type="fixed"/>
        <w:tblLook w:val="04A0" w:firstRow="1" w:lastRow="0" w:firstColumn="1" w:lastColumn="0" w:noHBand="0" w:noVBand="1"/>
      </w:tblPr>
      <w:tblGrid>
        <w:gridCol w:w="1530"/>
        <w:gridCol w:w="1080"/>
        <w:gridCol w:w="2790"/>
        <w:gridCol w:w="1183"/>
        <w:gridCol w:w="1427"/>
        <w:gridCol w:w="1260"/>
      </w:tblGrid>
      <w:tr w:rsidR="00D46C70" w:rsidRPr="00D46C70" w14:paraId="7DE85CF3" w14:textId="77777777" w:rsidTr="00D20B03">
        <w:tc>
          <w:tcPr>
            <w:tcW w:w="9270" w:type="dxa"/>
            <w:gridSpan w:val="6"/>
            <w:shd w:val="clear" w:color="auto" w:fill="0070C0"/>
            <w:vAlign w:val="center"/>
          </w:tcPr>
          <w:p w14:paraId="41E15E38" w14:textId="77777777" w:rsidR="00D46C70" w:rsidRPr="00D46C70" w:rsidRDefault="00D46C70" w:rsidP="00D46C70">
            <w:pPr>
              <w:jc w:val="center"/>
              <w:rPr>
                <w:b/>
                <w:bCs/>
              </w:rPr>
            </w:pPr>
            <w:r w:rsidRPr="00D46C70">
              <w:rPr>
                <w:b/>
                <w:bCs/>
                <w:color w:val="FFFFFF" w:themeColor="background1"/>
              </w:rPr>
              <w:t>Table 02: Performance Requirements Summary Matrix</w:t>
            </w:r>
          </w:p>
        </w:tc>
      </w:tr>
      <w:tr w:rsidR="00D46C70" w:rsidRPr="00D46C70" w14:paraId="358C9743" w14:textId="77777777" w:rsidTr="00D20B03">
        <w:tc>
          <w:tcPr>
            <w:tcW w:w="1530" w:type="dxa"/>
            <w:shd w:val="clear" w:color="auto" w:fill="D5DCE4" w:themeFill="text2" w:themeFillTint="33"/>
            <w:vAlign w:val="center"/>
          </w:tcPr>
          <w:p w14:paraId="5642CD43" w14:textId="77777777" w:rsidR="00D46C70" w:rsidRPr="00D46C70" w:rsidRDefault="00D46C70" w:rsidP="00D46C70">
            <w:pPr>
              <w:jc w:val="center"/>
              <w:rPr>
                <w:rFonts w:eastAsia="Calibri"/>
                <w:b/>
                <w:bCs/>
              </w:rPr>
            </w:pPr>
            <w:r w:rsidRPr="00D46C70">
              <w:rPr>
                <w:rFonts w:eastAsia="Calibri"/>
                <w:b/>
                <w:bCs/>
              </w:rPr>
              <w:t>SOW Section</w:t>
            </w:r>
          </w:p>
        </w:tc>
        <w:tc>
          <w:tcPr>
            <w:tcW w:w="1080" w:type="dxa"/>
            <w:shd w:val="clear" w:color="auto" w:fill="D5DCE4" w:themeFill="text2" w:themeFillTint="33"/>
            <w:vAlign w:val="center"/>
          </w:tcPr>
          <w:p w14:paraId="5BC96E43" w14:textId="77777777" w:rsidR="00D46C70" w:rsidRPr="00D46C70" w:rsidRDefault="00D46C70" w:rsidP="00D46C70">
            <w:pPr>
              <w:jc w:val="center"/>
              <w:rPr>
                <w:rFonts w:eastAsia="Calibri"/>
                <w:b/>
                <w:bCs/>
              </w:rPr>
            </w:pPr>
            <w:r w:rsidRPr="00D46C70">
              <w:rPr>
                <w:rFonts w:eastAsia="Calibri"/>
                <w:b/>
                <w:bCs/>
              </w:rPr>
              <w:t>Indicator</w:t>
            </w:r>
          </w:p>
        </w:tc>
        <w:tc>
          <w:tcPr>
            <w:tcW w:w="2790" w:type="dxa"/>
            <w:shd w:val="clear" w:color="auto" w:fill="D5DCE4" w:themeFill="text2" w:themeFillTint="33"/>
            <w:vAlign w:val="center"/>
          </w:tcPr>
          <w:p w14:paraId="5997E1E5" w14:textId="77777777" w:rsidR="00D46C70" w:rsidRPr="00D46C70" w:rsidRDefault="00D46C70" w:rsidP="00D46C70">
            <w:pPr>
              <w:jc w:val="center"/>
              <w:rPr>
                <w:rFonts w:eastAsia="Calibri"/>
                <w:b/>
                <w:bCs/>
              </w:rPr>
            </w:pPr>
            <w:r w:rsidRPr="00D46C70">
              <w:rPr>
                <w:rFonts w:eastAsia="Calibri"/>
                <w:b/>
                <w:bCs/>
              </w:rPr>
              <w:t>Standard</w:t>
            </w:r>
          </w:p>
        </w:tc>
        <w:tc>
          <w:tcPr>
            <w:tcW w:w="1183" w:type="dxa"/>
            <w:shd w:val="clear" w:color="auto" w:fill="D5DCE4" w:themeFill="text2" w:themeFillTint="33"/>
            <w:vAlign w:val="center"/>
          </w:tcPr>
          <w:p w14:paraId="32C1FB10" w14:textId="77777777" w:rsidR="00D46C70" w:rsidRPr="00D46C70" w:rsidRDefault="00D46C70" w:rsidP="00D46C70">
            <w:pPr>
              <w:jc w:val="center"/>
              <w:rPr>
                <w:rFonts w:eastAsia="Calibri"/>
                <w:b/>
                <w:bCs/>
              </w:rPr>
            </w:pPr>
            <w:r w:rsidRPr="00D46C70">
              <w:rPr>
                <w:rFonts w:eastAsia="Calibri"/>
                <w:b/>
                <w:bCs/>
              </w:rPr>
              <w:t>Acceptable Quality Level</w:t>
            </w:r>
          </w:p>
        </w:tc>
        <w:tc>
          <w:tcPr>
            <w:tcW w:w="1427" w:type="dxa"/>
            <w:shd w:val="clear" w:color="auto" w:fill="D5DCE4" w:themeFill="text2" w:themeFillTint="33"/>
            <w:vAlign w:val="center"/>
          </w:tcPr>
          <w:p w14:paraId="56C96BBA" w14:textId="77777777" w:rsidR="00D46C70" w:rsidRPr="00D46C70" w:rsidRDefault="00D46C70" w:rsidP="00D46C70">
            <w:pPr>
              <w:jc w:val="center"/>
              <w:rPr>
                <w:rFonts w:eastAsia="Calibri"/>
                <w:b/>
                <w:bCs/>
              </w:rPr>
            </w:pPr>
            <w:r w:rsidRPr="00D46C70">
              <w:rPr>
                <w:rFonts w:eastAsia="Calibri"/>
                <w:b/>
                <w:bCs/>
              </w:rPr>
              <w:t>Method of Surveillance</w:t>
            </w:r>
          </w:p>
        </w:tc>
        <w:tc>
          <w:tcPr>
            <w:tcW w:w="1260" w:type="dxa"/>
            <w:shd w:val="clear" w:color="auto" w:fill="D5DCE4" w:themeFill="text2" w:themeFillTint="33"/>
            <w:vAlign w:val="center"/>
          </w:tcPr>
          <w:p w14:paraId="0836B363" w14:textId="77777777" w:rsidR="00D46C70" w:rsidRPr="00D46C70" w:rsidRDefault="00D46C70" w:rsidP="00D46C70">
            <w:pPr>
              <w:jc w:val="center"/>
              <w:rPr>
                <w:rFonts w:eastAsia="Calibri"/>
                <w:b/>
                <w:bCs/>
              </w:rPr>
            </w:pPr>
            <w:r w:rsidRPr="00D46C70">
              <w:rPr>
                <w:rFonts w:eastAsia="Calibri"/>
                <w:b/>
                <w:bCs/>
              </w:rPr>
              <w:t>Incentive</w:t>
            </w:r>
          </w:p>
        </w:tc>
      </w:tr>
      <w:tr w:rsidR="00D46C70" w:rsidRPr="00D46C70" w14:paraId="1F1D5DAE" w14:textId="77777777" w:rsidTr="00D20B03">
        <w:tc>
          <w:tcPr>
            <w:tcW w:w="1530" w:type="dxa"/>
            <w:vAlign w:val="center"/>
          </w:tcPr>
          <w:p w14:paraId="6D93A4F4" w14:textId="77777777" w:rsidR="00D46C70" w:rsidRPr="00D46C70" w:rsidRDefault="00D46C70" w:rsidP="00D46C70">
            <w:pPr>
              <w:jc w:val="center"/>
            </w:pPr>
            <w:r w:rsidRPr="00D46C70">
              <w:t>Ensure the analyzers and cost-per-test Meet the Essential Characteristics, SOW Section 5.1</w:t>
            </w:r>
          </w:p>
        </w:tc>
        <w:tc>
          <w:tcPr>
            <w:tcW w:w="1080" w:type="dxa"/>
            <w:vAlign w:val="center"/>
          </w:tcPr>
          <w:p w14:paraId="542C06A5" w14:textId="77777777" w:rsidR="00D46C70" w:rsidRPr="00D46C70" w:rsidRDefault="00D46C70" w:rsidP="00D46C70">
            <w:pPr>
              <w:jc w:val="center"/>
            </w:pPr>
            <w:r w:rsidRPr="00D46C70">
              <w:t>Quarterly Report</w:t>
            </w:r>
          </w:p>
        </w:tc>
        <w:tc>
          <w:tcPr>
            <w:tcW w:w="2790" w:type="dxa"/>
            <w:vAlign w:val="center"/>
          </w:tcPr>
          <w:p w14:paraId="3807D842" w14:textId="77777777" w:rsidR="00D46C70" w:rsidRPr="00D46C70" w:rsidRDefault="00D46C70" w:rsidP="00D46C70">
            <w:pPr>
              <w:jc w:val="center"/>
            </w:pPr>
            <w:r w:rsidRPr="00D46C70">
              <w:t>The vendor complied 100% with the essential characteristics during the full delivery period.</w:t>
            </w:r>
          </w:p>
        </w:tc>
        <w:tc>
          <w:tcPr>
            <w:tcW w:w="1183" w:type="dxa"/>
            <w:vAlign w:val="center"/>
          </w:tcPr>
          <w:p w14:paraId="20004088" w14:textId="77777777" w:rsidR="00D46C70" w:rsidRPr="00D46C70" w:rsidRDefault="00D46C70" w:rsidP="00D46C70">
            <w:pPr>
              <w:jc w:val="center"/>
            </w:pPr>
            <w:r w:rsidRPr="00D46C70">
              <w:t>100% Compliance</w:t>
            </w:r>
          </w:p>
        </w:tc>
        <w:tc>
          <w:tcPr>
            <w:tcW w:w="1427" w:type="dxa"/>
            <w:vAlign w:val="center"/>
          </w:tcPr>
          <w:p w14:paraId="44B8721B" w14:textId="77777777" w:rsidR="00D46C70" w:rsidRPr="00D46C70" w:rsidRDefault="00D46C70" w:rsidP="00D46C70">
            <w:pPr>
              <w:jc w:val="center"/>
            </w:pPr>
            <w:r w:rsidRPr="00D46C70">
              <w:t>Direct Observation, Service Report</w:t>
            </w:r>
          </w:p>
        </w:tc>
        <w:tc>
          <w:tcPr>
            <w:tcW w:w="1260" w:type="dxa"/>
            <w:vAlign w:val="center"/>
          </w:tcPr>
          <w:p w14:paraId="72FE4155" w14:textId="77777777" w:rsidR="00D46C70" w:rsidRPr="00D46C70" w:rsidRDefault="00D46C70" w:rsidP="00D46C70">
            <w:pPr>
              <w:jc w:val="center"/>
            </w:pPr>
            <w:r w:rsidRPr="00D46C70">
              <w:t>Past Performance</w:t>
            </w:r>
          </w:p>
        </w:tc>
      </w:tr>
      <w:tr w:rsidR="00D46C70" w:rsidRPr="00D46C70" w14:paraId="6BAA3897" w14:textId="77777777" w:rsidTr="00D20B03">
        <w:tc>
          <w:tcPr>
            <w:tcW w:w="1530" w:type="dxa"/>
            <w:vAlign w:val="center"/>
          </w:tcPr>
          <w:p w14:paraId="449FA32B" w14:textId="77777777" w:rsidR="00D46C70" w:rsidRPr="00D46C70" w:rsidRDefault="00D46C70" w:rsidP="00D46C70">
            <w:pPr>
              <w:jc w:val="center"/>
            </w:pPr>
            <w:r w:rsidRPr="00D46C70">
              <w:t>Delivery, Transportation, and Installation Requirements, SOW Section 6.1.</w:t>
            </w:r>
          </w:p>
        </w:tc>
        <w:tc>
          <w:tcPr>
            <w:tcW w:w="1080" w:type="dxa"/>
            <w:vAlign w:val="center"/>
          </w:tcPr>
          <w:p w14:paraId="3B4382FC" w14:textId="77777777" w:rsidR="00D46C70" w:rsidRPr="00D46C70" w:rsidRDefault="00D46C70" w:rsidP="00D46C70">
            <w:pPr>
              <w:jc w:val="center"/>
            </w:pPr>
            <w:r w:rsidRPr="00D46C70">
              <w:t>Quarterly Report</w:t>
            </w:r>
          </w:p>
        </w:tc>
        <w:tc>
          <w:tcPr>
            <w:tcW w:w="2790" w:type="dxa"/>
            <w:vAlign w:val="center"/>
          </w:tcPr>
          <w:p w14:paraId="2804D9A3" w14:textId="77777777" w:rsidR="00D46C70" w:rsidRPr="00D46C70" w:rsidRDefault="00D46C70" w:rsidP="00D46C70">
            <w:pPr>
              <w:jc w:val="center"/>
            </w:pPr>
            <w:r w:rsidRPr="00D46C70">
              <w:t>The vendor met 98% of the delivery, transportation, and installation requirements.</w:t>
            </w:r>
          </w:p>
        </w:tc>
        <w:tc>
          <w:tcPr>
            <w:tcW w:w="1183" w:type="dxa"/>
            <w:vAlign w:val="center"/>
          </w:tcPr>
          <w:p w14:paraId="5D1DFEC1" w14:textId="77777777" w:rsidR="00D46C70" w:rsidRPr="00D46C70" w:rsidRDefault="00D46C70" w:rsidP="00D46C70">
            <w:pPr>
              <w:jc w:val="center"/>
            </w:pPr>
            <w:r w:rsidRPr="00D46C70">
              <w:t>100% Compliance</w:t>
            </w:r>
          </w:p>
        </w:tc>
        <w:tc>
          <w:tcPr>
            <w:tcW w:w="1427" w:type="dxa"/>
            <w:vAlign w:val="center"/>
          </w:tcPr>
          <w:p w14:paraId="62C32953" w14:textId="77777777" w:rsidR="00D46C70" w:rsidRPr="00D46C70" w:rsidRDefault="00D46C70" w:rsidP="00D46C70">
            <w:pPr>
              <w:jc w:val="center"/>
            </w:pPr>
            <w:r w:rsidRPr="00D46C70">
              <w:t>Direct Observation, Service Report</w:t>
            </w:r>
          </w:p>
        </w:tc>
        <w:tc>
          <w:tcPr>
            <w:tcW w:w="1260" w:type="dxa"/>
            <w:vAlign w:val="center"/>
          </w:tcPr>
          <w:p w14:paraId="74152E9D" w14:textId="77777777" w:rsidR="00D46C70" w:rsidRPr="00D46C70" w:rsidRDefault="00D46C70" w:rsidP="00D46C70">
            <w:pPr>
              <w:jc w:val="center"/>
            </w:pPr>
            <w:r w:rsidRPr="00D46C70">
              <w:t>Past Performance</w:t>
            </w:r>
          </w:p>
        </w:tc>
      </w:tr>
      <w:tr w:rsidR="00D46C70" w:rsidRPr="00D46C70" w14:paraId="379CFF9C" w14:textId="77777777" w:rsidTr="00D20B03">
        <w:trPr>
          <w:trHeight w:val="782"/>
        </w:trPr>
        <w:tc>
          <w:tcPr>
            <w:tcW w:w="1530" w:type="dxa"/>
            <w:vAlign w:val="center"/>
          </w:tcPr>
          <w:p w14:paraId="7C49E6EC" w14:textId="77777777" w:rsidR="00D46C70" w:rsidRPr="00D46C70" w:rsidRDefault="00D46C70" w:rsidP="00D46C70">
            <w:pPr>
              <w:jc w:val="center"/>
            </w:pPr>
            <w:r w:rsidRPr="00D46C70">
              <w:t>OEM Requirements, SOW Section 11.1</w:t>
            </w:r>
          </w:p>
        </w:tc>
        <w:tc>
          <w:tcPr>
            <w:tcW w:w="1080" w:type="dxa"/>
            <w:vAlign w:val="center"/>
          </w:tcPr>
          <w:p w14:paraId="3A2CE57E" w14:textId="77777777" w:rsidR="00D46C70" w:rsidRPr="00D46C70" w:rsidRDefault="00D46C70" w:rsidP="00D46C70">
            <w:pPr>
              <w:jc w:val="center"/>
            </w:pPr>
            <w:r w:rsidRPr="00D46C70">
              <w:t>Quarterly Report</w:t>
            </w:r>
          </w:p>
        </w:tc>
        <w:tc>
          <w:tcPr>
            <w:tcW w:w="2790" w:type="dxa"/>
            <w:vAlign w:val="center"/>
          </w:tcPr>
          <w:p w14:paraId="676CF30E" w14:textId="77777777" w:rsidR="00D46C70" w:rsidRPr="00D46C70" w:rsidRDefault="00D46C70" w:rsidP="00D46C70">
            <w:pPr>
              <w:jc w:val="center"/>
            </w:pPr>
            <w:r w:rsidRPr="00D46C70">
              <w:t xml:space="preserve">The Original Equipment Manufacturer (OEM) warranty and service were provided and maintained by the OEM. All software licensing, warranty, and service associated with the equipment/system are in </w:t>
            </w:r>
            <w:r w:rsidRPr="00D46C70">
              <w:lastRenderedPageBreak/>
              <w:t>accordance with the OEM terms and conditions.</w:t>
            </w:r>
          </w:p>
        </w:tc>
        <w:tc>
          <w:tcPr>
            <w:tcW w:w="1183" w:type="dxa"/>
            <w:vAlign w:val="center"/>
          </w:tcPr>
          <w:p w14:paraId="59B54995" w14:textId="77777777" w:rsidR="00D46C70" w:rsidRPr="00D46C70" w:rsidRDefault="00D46C70" w:rsidP="00D46C70">
            <w:pPr>
              <w:jc w:val="center"/>
            </w:pPr>
            <w:r w:rsidRPr="00D46C70">
              <w:lastRenderedPageBreak/>
              <w:t>100% Compliance</w:t>
            </w:r>
          </w:p>
        </w:tc>
        <w:tc>
          <w:tcPr>
            <w:tcW w:w="1427" w:type="dxa"/>
            <w:vAlign w:val="center"/>
          </w:tcPr>
          <w:p w14:paraId="1AD4CFBE" w14:textId="77777777" w:rsidR="00D46C70" w:rsidRPr="00D46C70" w:rsidRDefault="00D46C70" w:rsidP="00D46C70">
            <w:pPr>
              <w:jc w:val="center"/>
            </w:pPr>
            <w:r w:rsidRPr="00D46C70">
              <w:t>Service Report</w:t>
            </w:r>
          </w:p>
        </w:tc>
        <w:tc>
          <w:tcPr>
            <w:tcW w:w="1260" w:type="dxa"/>
            <w:vAlign w:val="center"/>
          </w:tcPr>
          <w:p w14:paraId="7132741A" w14:textId="77777777" w:rsidR="00D46C70" w:rsidRPr="00D46C70" w:rsidRDefault="00D46C70" w:rsidP="00D46C70">
            <w:pPr>
              <w:jc w:val="center"/>
            </w:pPr>
            <w:r w:rsidRPr="00D46C70">
              <w:t>Past Performance</w:t>
            </w:r>
          </w:p>
        </w:tc>
      </w:tr>
      <w:tr w:rsidR="00D46C70" w:rsidRPr="00D46C70" w14:paraId="79AC6E7B" w14:textId="77777777" w:rsidTr="00D20B03">
        <w:tc>
          <w:tcPr>
            <w:tcW w:w="1530" w:type="dxa"/>
            <w:vAlign w:val="center"/>
          </w:tcPr>
          <w:p w14:paraId="1D06C862" w14:textId="77777777" w:rsidR="00D46C70" w:rsidRPr="00D46C70" w:rsidRDefault="00D46C70" w:rsidP="00D46C70">
            <w:pPr>
              <w:jc w:val="center"/>
            </w:pPr>
            <w:r w:rsidRPr="00D46C70">
              <w:t>Training, SOW Section 12.0</w:t>
            </w:r>
          </w:p>
        </w:tc>
        <w:tc>
          <w:tcPr>
            <w:tcW w:w="1080" w:type="dxa"/>
            <w:vAlign w:val="center"/>
          </w:tcPr>
          <w:p w14:paraId="284220BC" w14:textId="77777777" w:rsidR="00D46C70" w:rsidRPr="00D46C70" w:rsidRDefault="00D46C70" w:rsidP="00D46C70">
            <w:pPr>
              <w:jc w:val="center"/>
            </w:pPr>
            <w:r w:rsidRPr="00D46C70">
              <w:t>Quarterly Report</w:t>
            </w:r>
          </w:p>
        </w:tc>
        <w:tc>
          <w:tcPr>
            <w:tcW w:w="2790" w:type="dxa"/>
            <w:vAlign w:val="center"/>
          </w:tcPr>
          <w:p w14:paraId="0BEE8A91" w14:textId="77777777" w:rsidR="00D46C70" w:rsidRPr="00D46C70" w:rsidRDefault="00D46C70" w:rsidP="00D46C70">
            <w:pPr>
              <w:jc w:val="center"/>
            </w:pPr>
            <w:r w:rsidRPr="00D46C70">
              <w:t>The vendor provided 100% of the user training, provided two (2) operational and two (2) service manuals, and provided off-site and/or on-site or online training as requested by NMCP for the full delivery period.</w:t>
            </w:r>
          </w:p>
        </w:tc>
        <w:tc>
          <w:tcPr>
            <w:tcW w:w="1183" w:type="dxa"/>
            <w:vAlign w:val="center"/>
          </w:tcPr>
          <w:p w14:paraId="59468DFA" w14:textId="77777777" w:rsidR="00D46C70" w:rsidRPr="00D46C70" w:rsidRDefault="00D46C70" w:rsidP="00D46C70">
            <w:pPr>
              <w:jc w:val="center"/>
            </w:pPr>
            <w:r w:rsidRPr="00D46C70">
              <w:t>100% Compliance</w:t>
            </w:r>
          </w:p>
        </w:tc>
        <w:tc>
          <w:tcPr>
            <w:tcW w:w="1427" w:type="dxa"/>
            <w:vAlign w:val="center"/>
          </w:tcPr>
          <w:p w14:paraId="02C19D98" w14:textId="77777777" w:rsidR="00D46C70" w:rsidRPr="00D46C70" w:rsidRDefault="00D46C70" w:rsidP="00D46C70">
            <w:pPr>
              <w:jc w:val="center"/>
            </w:pPr>
            <w:r w:rsidRPr="00D46C70">
              <w:t>Service Report</w:t>
            </w:r>
          </w:p>
        </w:tc>
        <w:tc>
          <w:tcPr>
            <w:tcW w:w="1260" w:type="dxa"/>
            <w:vAlign w:val="center"/>
          </w:tcPr>
          <w:p w14:paraId="58C787AA" w14:textId="77777777" w:rsidR="00D46C70" w:rsidRPr="00D46C70" w:rsidRDefault="00D46C70" w:rsidP="00D46C70">
            <w:pPr>
              <w:jc w:val="center"/>
            </w:pPr>
            <w:r w:rsidRPr="00D46C70">
              <w:t>Past Performance</w:t>
            </w:r>
          </w:p>
        </w:tc>
      </w:tr>
      <w:tr w:rsidR="00D46C70" w:rsidRPr="00D46C70" w14:paraId="4D4F76DF" w14:textId="77777777" w:rsidTr="00D20B03">
        <w:tc>
          <w:tcPr>
            <w:tcW w:w="1530" w:type="dxa"/>
            <w:vAlign w:val="center"/>
          </w:tcPr>
          <w:p w14:paraId="671760D6" w14:textId="77777777" w:rsidR="00D46C70" w:rsidRPr="00D46C70" w:rsidRDefault="00D46C70" w:rsidP="00D46C70">
            <w:pPr>
              <w:jc w:val="center"/>
            </w:pPr>
            <w:r w:rsidRPr="00D46C70">
              <w:t>Maintenance of the Equipment, SOW Section 13.0</w:t>
            </w:r>
          </w:p>
        </w:tc>
        <w:tc>
          <w:tcPr>
            <w:tcW w:w="1080" w:type="dxa"/>
            <w:vAlign w:val="center"/>
          </w:tcPr>
          <w:p w14:paraId="06EAF133" w14:textId="77777777" w:rsidR="00D46C70" w:rsidRPr="00D46C70" w:rsidRDefault="00D46C70" w:rsidP="00D46C70">
            <w:pPr>
              <w:jc w:val="center"/>
            </w:pPr>
            <w:r w:rsidRPr="00D46C70">
              <w:t>Quarterly Report</w:t>
            </w:r>
          </w:p>
        </w:tc>
        <w:tc>
          <w:tcPr>
            <w:tcW w:w="2790" w:type="dxa"/>
            <w:vAlign w:val="center"/>
          </w:tcPr>
          <w:p w14:paraId="7E33E3E0" w14:textId="77777777" w:rsidR="00D46C70" w:rsidRPr="00D46C70" w:rsidRDefault="00D46C70" w:rsidP="00D46C70">
            <w:pPr>
              <w:jc w:val="center"/>
            </w:pPr>
            <w:r w:rsidRPr="00D46C70">
              <w:t>The vendor has provided 98% of the preventive and corrective maintenance of the equipment.</w:t>
            </w:r>
          </w:p>
        </w:tc>
        <w:tc>
          <w:tcPr>
            <w:tcW w:w="1183" w:type="dxa"/>
            <w:vAlign w:val="center"/>
          </w:tcPr>
          <w:p w14:paraId="27BA0AFA" w14:textId="77777777" w:rsidR="00D46C70" w:rsidRPr="00D46C70" w:rsidRDefault="00D46C70" w:rsidP="00D46C70">
            <w:pPr>
              <w:jc w:val="center"/>
            </w:pPr>
            <w:r w:rsidRPr="00D46C70">
              <w:t>100% Compliance</w:t>
            </w:r>
          </w:p>
        </w:tc>
        <w:tc>
          <w:tcPr>
            <w:tcW w:w="1427" w:type="dxa"/>
            <w:vAlign w:val="center"/>
          </w:tcPr>
          <w:p w14:paraId="2743E360" w14:textId="77777777" w:rsidR="00D46C70" w:rsidRPr="00D46C70" w:rsidRDefault="00D46C70" w:rsidP="00D46C70">
            <w:pPr>
              <w:jc w:val="center"/>
            </w:pPr>
            <w:r w:rsidRPr="00D46C70">
              <w:t>Service Report</w:t>
            </w:r>
          </w:p>
        </w:tc>
        <w:tc>
          <w:tcPr>
            <w:tcW w:w="1260" w:type="dxa"/>
            <w:vAlign w:val="center"/>
          </w:tcPr>
          <w:p w14:paraId="7276A972" w14:textId="77777777" w:rsidR="00D46C70" w:rsidRPr="00D46C70" w:rsidRDefault="00D46C70" w:rsidP="00D46C70">
            <w:pPr>
              <w:jc w:val="center"/>
            </w:pPr>
            <w:r w:rsidRPr="00D46C70">
              <w:t>Past Performance</w:t>
            </w:r>
          </w:p>
        </w:tc>
      </w:tr>
      <w:tr w:rsidR="00D46C70" w:rsidRPr="00D46C70" w14:paraId="2750F85E" w14:textId="77777777" w:rsidTr="00D20B03">
        <w:tc>
          <w:tcPr>
            <w:tcW w:w="1530" w:type="dxa"/>
            <w:vAlign w:val="center"/>
          </w:tcPr>
          <w:p w14:paraId="7C90179C" w14:textId="77777777" w:rsidR="00D46C70" w:rsidRPr="00D46C70" w:rsidRDefault="00D46C70" w:rsidP="00D46C70">
            <w:pPr>
              <w:jc w:val="center"/>
            </w:pPr>
            <w:r w:rsidRPr="00D46C70">
              <w:t>Replacement Part, and Updates, SOW Section 14.0</w:t>
            </w:r>
          </w:p>
        </w:tc>
        <w:tc>
          <w:tcPr>
            <w:tcW w:w="1080" w:type="dxa"/>
            <w:vAlign w:val="center"/>
          </w:tcPr>
          <w:p w14:paraId="3EE6AA44" w14:textId="77777777" w:rsidR="00D46C70" w:rsidRPr="00D46C70" w:rsidRDefault="00D46C70" w:rsidP="00D46C70">
            <w:pPr>
              <w:jc w:val="center"/>
            </w:pPr>
            <w:r w:rsidRPr="00D46C70">
              <w:t>Quarterly Report</w:t>
            </w:r>
          </w:p>
        </w:tc>
        <w:tc>
          <w:tcPr>
            <w:tcW w:w="2790" w:type="dxa"/>
            <w:vAlign w:val="center"/>
          </w:tcPr>
          <w:p w14:paraId="321ED071" w14:textId="77777777" w:rsidR="00D46C70" w:rsidRPr="00D46C70" w:rsidRDefault="00D46C70" w:rsidP="00D46C70">
            <w:pPr>
              <w:jc w:val="center"/>
            </w:pPr>
            <w:r w:rsidRPr="00D46C70">
              <w:t>Replacement Parts/Updates were provided timely with &lt;5% error rate</w:t>
            </w:r>
          </w:p>
        </w:tc>
        <w:tc>
          <w:tcPr>
            <w:tcW w:w="1183" w:type="dxa"/>
            <w:vAlign w:val="center"/>
          </w:tcPr>
          <w:p w14:paraId="632F3B71" w14:textId="77777777" w:rsidR="00D46C70" w:rsidRPr="00D46C70" w:rsidRDefault="00D46C70" w:rsidP="00D46C70">
            <w:pPr>
              <w:jc w:val="center"/>
            </w:pPr>
            <w:r w:rsidRPr="00D46C70">
              <w:t>100% Compliance</w:t>
            </w:r>
          </w:p>
        </w:tc>
        <w:tc>
          <w:tcPr>
            <w:tcW w:w="1427" w:type="dxa"/>
            <w:vAlign w:val="center"/>
          </w:tcPr>
          <w:p w14:paraId="26084754" w14:textId="77777777" w:rsidR="00D46C70" w:rsidRPr="00D46C70" w:rsidRDefault="00D46C70" w:rsidP="00D46C70">
            <w:pPr>
              <w:jc w:val="center"/>
            </w:pPr>
            <w:r w:rsidRPr="00D46C70">
              <w:t>Service Report</w:t>
            </w:r>
          </w:p>
        </w:tc>
        <w:tc>
          <w:tcPr>
            <w:tcW w:w="1260" w:type="dxa"/>
            <w:vAlign w:val="center"/>
          </w:tcPr>
          <w:p w14:paraId="26A51CDC" w14:textId="77777777" w:rsidR="00D46C70" w:rsidRPr="00D46C70" w:rsidRDefault="00D46C70" w:rsidP="00D46C70">
            <w:pPr>
              <w:jc w:val="center"/>
            </w:pPr>
            <w:r w:rsidRPr="00D46C70">
              <w:t>Past Performance</w:t>
            </w:r>
          </w:p>
        </w:tc>
      </w:tr>
      <w:tr w:rsidR="00D46C70" w:rsidRPr="00D46C70" w14:paraId="79C1429D" w14:textId="77777777" w:rsidTr="00D20B03">
        <w:tc>
          <w:tcPr>
            <w:tcW w:w="1530" w:type="dxa"/>
            <w:vAlign w:val="center"/>
          </w:tcPr>
          <w:p w14:paraId="6854FCD2" w14:textId="77777777" w:rsidR="00D46C70" w:rsidRPr="00D46C70" w:rsidRDefault="00D46C70" w:rsidP="00D46C70">
            <w:pPr>
              <w:jc w:val="center"/>
            </w:pPr>
            <w:r w:rsidRPr="00D46C70">
              <w:t>Vendor Furnished Property and Material, SOW Section 16.0</w:t>
            </w:r>
          </w:p>
          <w:p w14:paraId="1F73F9DB" w14:textId="77777777" w:rsidR="00D46C70" w:rsidRPr="00D46C70" w:rsidRDefault="00D46C70" w:rsidP="00D46C70">
            <w:pPr>
              <w:jc w:val="center"/>
            </w:pPr>
            <w:r w:rsidRPr="00D46C70">
              <w:t>.</w:t>
            </w:r>
          </w:p>
        </w:tc>
        <w:tc>
          <w:tcPr>
            <w:tcW w:w="1080" w:type="dxa"/>
            <w:vAlign w:val="center"/>
          </w:tcPr>
          <w:p w14:paraId="3F44F9CF" w14:textId="77777777" w:rsidR="00D46C70" w:rsidRPr="00D46C70" w:rsidRDefault="00D46C70" w:rsidP="00D46C70">
            <w:pPr>
              <w:jc w:val="center"/>
            </w:pPr>
            <w:r w:rsidRPr="00D46C70">
              <w:t>Quarterly Report</w:t>
            </w:r>
          </w:p>
        </w:tc>
        <w:tc>
          <w:tcPr>
            <w:tcW w:w="2790" w:type="dxa"/>
            <w:vAlign w:val="center"/>
          </w:tcPr>
          <w:p w14:paraId="54305D54" w14:textId="77777777" w:rsidR="00D46C70" w:rsidRPr="00D46C70" w:rsidRDefault="00D46C70" w:rsidP="00D46C70">
            <w:pPr>
              <w:jc w:val="center"/>
            </w:pPr>
            <w:r w:rsidRPr="00D46C70">
              <w:t>Furnished Property and Material were provided IAW the SOW.</w:t>
            </w:r>
          </w:p>
        </w:tc>
        <w:tc>
          <w:tcPr>
            <w:tcW w:w="1183" w:type="dxa"/>
            <w:vAlign w:val="center"/>
          </w:tcPr>
          <w:p w14:paraId="5E794544" w14:textId="77777777" w:rsidR="00D46C70" w:rsidRPr="00D46C70" w:rsidRDefault="00D46C70" w:rsidP="00D46C70">
            <w:pPr>
              <w:jc w:val="center"/>
            </w:pPr>
            <w:r w:rsidRPr="00D46C70">
              <w:t>100% Compliance</w:t>
            </w:r>
          </w:p>
        </w:tc>
        <w:tc>
          <w:tcPr>
            <w:tcW w:w="1427" w:type="dxa"/>
            <w:vAlign w:val="center"/>
          </w:tcPr>
          <w:p w14:paraId="6D63352A" w14:textId="77777777" w:rsidR="00D46C70" w:rsidRPr="00D46C70" w:rsidRDefault="00D46C70" w:rsidP="00D46C70">
            <w:pPr>
              <w:jc w:val="center"/>
            </w:pPr>
            <w:r w:rsidRPr="00D46C70">
              <w:t>Service Report</w:t>
            </w:r>
          </w:p>
        </w:tc>
        <w:tc>
          <w:tcPr>
            <w:tcW w:w="1260" w:type="dxa"/>
            <w:vAlign w:val="center"/>
          </w:tcPr>
          <w:p w14:paraId="11FB88F1" w14:textId="77777777" w:rsidR="00D46C70" w:rsidRPr="00D46C70" w:rsidRDefault="00D46C70" w:rsidP="00D46C70">
            <w:pPr>
              <w:jc w:val="center"/>
            </w:pPr>
            <w:r w:rsidRPr="00D46C70">
              <w:t>Past Performance</w:t>
            </w:r>
          </w:p>
        </w:tc>
      </w:tr>
      <w:tr w:rsidR="00D46C70" w:rsidRPr="00D46C70" w14:paraId="59B8F042" w14:textId="77777777" w:rsidTr="00D20B03">
        <w:tc>
          <w:tcPr>
            <w:tcW w:w="1530" w:type="dxa"/>
            <w:vAlign w:val="center"/>
          </w:tcPr>
          <w:p w14:paraId="062582AA" w14:textId="77777777" w:rsidR="00D46C70" w:rsidRPr="00D46C70" w:rsidRDefault="00D46C70" w:rsidP="00D46C70">
            <w:pPr>
              <w:jc w:val="center"/>
            </w:pPr>
            <w:r w:rsidRPr="00D46C70">
              <w:t>Vendor Report Requirements, SOW Section 17.0</w:t>
            </w:r>
          </w:p>
          <w:p w14:paraId="68127086" w14:textId="77777777" w:rsidR="00D46C70" w:rsidRPr="00D46C70" w:rsidRDefault="00D46C70" w:rsidP="00D46C70">
            <w:pPr>
              <w:jc w:val="center"/>
            </w:pPr>
          </w:p>
        </w:tc>
        <w:tc>
          <w:tcPr>
            <w:tcW w:w="1080" w:type="dxa"/>
            <w:vAlign w:val="center"/>
          </w:tcPr>
          <w:p w14:paraId="2673AA6F" w14:textId="77777777" w:rsidR="00D46C70" w:rsidRPr="00D46C70" w:rsidRDefault="00D46C70" w:rsidP="00D46C70">
            <w:pPr>
              <w:jc w:val="center"/>
            </w:pPr>
            <w:r w:rsidRPr="00D46C70">
              <w:t>Quarterly Report</w:t>
            </w:r>
          </w:p>
        </w:tc>
        <w:tc>
          <w:tcPr>
            <w:tcW w:w="2790" w:type="dxa"/>
            <w:vAlign w:val="center"/>
          </w:tcPr>
          <w:p w14:paraId="3E5E316D" w14:textId="77777777" w:rsidR="00D46C70" w:rsidRPr="00D46C70" w:rsidRDefault="00D46C70" w:rsidP="00D46C70">
            <w:pPr>
              <w:jc w:val="center"/>
            </w:pPr>
            <w:r w:rsidRPr="00D46C70">
              <w:t>Report provided 100% of the required information IAW the SOW, with &lt;5% errors / corrections needed.</w:t>
            </w:r>
          </w:p>
        </w:tc>
        <w:tc>
          <w:tcPr>
            <w:tcW w:w="1183" w:type="dxa"/>
            <w:vAlign w:val="center"/>
          </w:tcPr>
          <w:p w14:paraId="3E9AF8EA" w14:textId="77777777" w:rsidR="00D46C70" w:rsidRPr="00D46C70" w:rsidRDefault="00D46C70" w:rsidP="00D46C70">
            <w:pPr>
              <w:jc w:val="center"/>
            </w:pPr>
            <w:r w:rsidRPr="00D46C70">
              <w:t>100% Compliance</w:t>
            </w:r>
          </w:p>
        </w:tc>
        <w:tc>
          <w:tcPr>
            <w:tcW w:w="1427" w:type="dxa"/>
            <w:vAlign w:val="center"/>
          </w:tcPr>
          <w:p w14:paraId="5A4C0C70" w14:textId="77777777" w:rsidR="00D46C70" w:rsidRPr="00D46C70" w:rsidRDefault="00D46C70" w:rsidP="00D46C70">
            <w:pPr>
              <w:jc w:val="center"/>
            </w:pPr>
            <w:r w:rsidRPr="00D46C70">
              <w:t>Service Report</w:t>
            </w:r>
          </w:p>
        </w:tc>
        <w:tc>
          <w:tcPr>
            <w:tcW w:w="1260" w:type="dxa"/>
            <w:vAlign w:val="center"/>
          </w:tcPr>
          <w:p w14:paraId="3285FFF4" w14:textId="77777777" w:rsidR="00D46C70" w:rsidRPr="00D46C70" w:rsidRDefault="00D46C70" w:rsidP="00D46C70">
            <w:pPr>
              <w:jc w:val="center"/>
            </w:pPr>
            <w:r w:rsidRPr="00D46C70">
              <w:t>Past Performance</w:t>
            </w:r>
          </w:p>
        </w:tc>
      </w:tr>
      <w:tr w:rsidR="00D46C70" w:rsidRPr="00D46C70" w14:paraId="760BD17F" w14:textId="77777777" w:rsidTr="00D20B03">
        <w:tc>
          <w:tcPr>
            <w:tcW w:w="1530" w:type="dxa"/>
            <w:vAlign w:val="center"/>
          </w:tcPr>
          <w:p w14:paraId="26E5EBCB" w14:textId="77777777" w:rsidR="00D46C70" w:rsidRPr="00D46C70" w:rsidRDefault="00D46C70" w:rsidP="00D46C70">
            <w:pPr>
              <w:jc w:val="center"/>
            </w:pPr>
            <w:r w:rsidRPr="00D46C70">
              <w:t>Vendor Responsibility, SOW Section 18.0</w:t>
            </w:r>
          </w:p>
          <w:p w14:paraId="5D93A017" w14:textId="77777777" w:rsidR="00D46C70" w:rsidRPr="00D46C70" w:rsidRDefault="00D46C70" w:rsidP="00D46C70">
            <w:pPr>
              <w:jc w:val="center"/>
            </w:pPr>
          </w:p>
        </w:tc>
        <w:tc>
          <w:tcPr>
            <w:tcW w:w="1080" w:type="dxa"/>
            <w:vAlign w:val="center"/>
          </w:tcPr>
          <w:p w14:paraId="037167ED" w14:textId="77777777" w:rsidR="00D46C70" w:rsidRPr="00D46C70" w:rsidRDefault="00D46C70" w:rsidP="00D46C70">
            <w:pPr>
              <w:jc w:val="center"/>
            </w:pPr>
            <w:r w:rsidRPr="00D46C70">
              <w:t>Quarterly Report</w:t>
            </w:r>
          </w:p>
        </w:tc>
        <w:tc>
          <w:tcPr>
            <w:tcW w:w="2790" w:type="dxa"/>
            <w:vAlign w:val="center"/>
          </w:tcPr>
          <w:p w14:paraId="30ACB335" w14:textId="372B4559" w:rsidR="00D46C70" w:rsidRPr="00D46C70" w:rsidRDefault="00D46C70" w:rsidP="00D46C70">
            <w:pPr>
              <w:jc w:val="center"/>
            </w:pPr>
            <w:r w:rsidRPr="00D46C70">
              <w:t xml:space="preserve">100% Repairs and/or replacements of damaged Government-owned equipment and property due to the negligence of the vendor or its representatives </w:t>
            </w:r>
            <w:r w:rsidR="00A22C55" w:rsidRPr="00D46C70">
              <w:t>were</w:t>
            </w:r>
            <w:r w:rsidRPr="00D46C70">
              <w:t xml:space="preserve"> provided.</w:t>
            </w:r>
          </w:p>
        </w:tc>
        <w:tc>
          <w:tcPr>
            <w:tcW w:w="1183" w:type="dxa"/>
            <w:vAlign w:val="center"/>
          </w:tcPr>
          <w:p w14:paraId="6C63D65D" w14:textId="77777777" w:rsidR="00D46C70" w:rsidRPr="00D46C70" w:rsidRDefault="00D46C70" w:rsidP="00D46C70">
            <w:pPr>
              <w:jc w:val="center"/>
            </w:pPr>
            <w:r w:rsidRPr="00D46C70">
              <w:t>100% Compliance</w:t>
            </w:r>
          </w:p>
        </w:tc>
        <w:tc>
          <w:tcPr>
            <w:tcW w:w="1427" w:type="dxa"/>
            <w:vAlign w:val="center"/>
          </w:tcPr>
          <w:p w14:paraId="4D238D05" w14:textId="77777777" w:rsidR="00D46C70" w:rsidRPr="00D46C70" w:rsidRDefault="00D46C70" w:rsidP="00D46C70">
            <w:pPr>
              <w:jc w:val="center"/>
            </w:pPr>
            <w:r w:rsidRPr="00D46C70">
              <w:t>Service Report</w:t>
            </w:r>
          </w:p>
        </w:tc>
        <w:tc>
          <w:tcPr>
            <w:tcW w:w="1260" w:type="dxa"/>
            <w:vAlign w:val="center"/>
          </w:tcPr>
          <w:p w14:paraId="67E5CD8F" w14:textId="77777777" w:rsidR="00D46C70" w:rsidRPr="00D46C70" w:rsidRDefault="00D46C70" w:rsidP="00D46C70">
            <w:pPr>
              <w:jc w:val="center"/>
            </w:pPr>
            <w:r w:rsidRPr="00D46C70">
              <w:t>Past Performance</w:t>
            </w:r>
          </w:p>
        </w:tc>
      </w:tr>
      <w:tr w:rsidR="00D46C70" w:rsidRPr="00D46C70" w14:paraId="137338BD" w14:textId="77777777" w:rsidTr="00D20B03">
        <w:tc>
          <w:tcPr>
            <w:tcW w:w="1530" w:type="dxa"/>
            <w:vAlign w:val="center"/>
          </w:tcPr>
          <w:p w14:paraId="3E70DA37" w14:textId="77777777" w:rsidR="00D46C70" w:rsidRPr="00D46C70" w:rsidRDefault="00D46C70" w:rsidP="00D46C70">
            <w:pPr>
              <w:jc w:val="center"/>
            </w:pPr>
            <w:r w:rsidRPr="00D46C70">
              <w:t>Removal of Government Property, SOW Section 19.0</w:t>
            </w:r>
          </w:p>
        </w:tc>
        <w:tc>
          <w:tcPr>
            <w:tcW w:w="1080" w:type="dxa"/>
            <w:vAlign w:val="center"/>
          </w:tcPr>
          <w:p w14:paraId="0A704B2C" w14:textId="77777777" w:rsidR="00D46C70" w:rsidRPr="00D46C70" w:rsidRDefault="00D46C70" w:rsidP="00D46C70">
            <w:pPr>
              <w:jc w:val="center"/>
            </w:pPr>
            <w:r w:rsidRPr="00D46C70">
              <w:t>Quarterly Report</w:t>
            </w:r>
          </w:p>
        </w:tc>
        <w:tc>
          <w:tcPr>
            <w:tcW w:w="2790" w:type="dxa"/>
            <w:vAlign w:val="center"/>
          </w:tcPr>
          <w:p w14:paraId="11008CA3" w14:textId="77777777" w:rsidR="00D46C70" w:rsidRPr="00D46C70" w:rsidRDefault="00D46C70" w:rsidP="00D46C70">
            <w:pPr>
              <w:jc w:val="center"/>
            </w:pPr>
            <w:r w:rsidRPr="00D46C70">
              <w:t>Government property was removed IAW the SOW.</w:t>
            </w:r>
          </w:p>
        </w:tc>
        <w:tc>
          <w:tcPr>
            <w:tcW w:w="1183" w:type="dxa"/>
            <w:vAlign w:val="center"/>
          </w:tcPr>
          <w:p w14:paraId="5D1FFECA" w14:textId="77777777" w:rsidR="00D46C70" w:rsidRPr="00D46C70" w:rsidRDefault="00D46C70" w:rsidP="00D46C70">
            <w:pPr>
              <w:jc w:val="center"/>
            </w:pPr>
            <w:r w:rsidRPr="00D46C70">
              <w:t>100% Compliance</w:t>
            </w:r>
          </w:p>
        </w:tc>
        <w:tc>
          <w:tcPr>
            <w:tcW w:w="1427" w:type="dxa"/>
            <w:vAlign w:val="center"/>
          </w:tcPr>
          <w:p w14:paraId="2F7E605A" w14:textId="77777777" w:rsidR="00D46C70" w:rsidRPr="00D46C70" w:rsidRDefault="00D46C70" w:rsidP="00D46C70">
            <w:pPr>
              <w:jc w:val="center"/>
            </w:pPr>
            <w:r w:rsidRPr="00D46C70">
              <w:t>Service Report</w:t>
            </w:r>
          </w:p>
        </w:tc>
        <w:tc>
          <w:tcPr>
            <w:tcW w:w="1260" w:type="dxa"/>
            <w:vAlign w:val="center"/>
          </w:tcPr>
          <w:p w14:paraId="1E4335CA" w14:textId="77777777" w:rsidR="00D46C70" w:rsidRPr="00D46C70" w:rsidRDefault="00D46C70" w:rsidP="00D46C70">
            <w:pPr>
              <w:jc w:val="center"/>
            </w:pPr>
            <w:r w:rsidRPr="00D46C70">
              <w:t>Past Performance</w:t>
            </w:r>
          </w:p>
        </w:tc>
      </w:tr>
      <w:tr w:rsidR="00D46C70" w:rsidRPr="00D46C70" w14:paraId="4553AEC2" w14:textId="77777777" w:rsidTr="00D20B03">
        <w:tc>
          <w:tcPr>
            <w:tcW w:w="1530" w:type="dxa"/>
            <w:vAlign w:val="center"/>
          </w:tcPr>
          <w:p w14:paraId="46546089" w14:textId="77777777" w:rsidR="00D46C70" w:rsidRPr="00D46C70" w:rsidRDefault="00D46C70" w:rsidP="00D46C70">
            <w:pPr>
              <w:jc w:val="center"/>
            </w:pPr>
            <w:r w:rsidRPr="00D46C70">
              <w:t>Cybersecurity, SOW Section 21.0</w:t>
            </w:r>
          </w:p>
        </w:tc>
        <w:tc>
          <w:tcPr>
            <w:tcW w:w="1080" w:type="dxa"/>
            <w:vAlign w:val="center"/>
          </w:tcPr>
          <w:p w14:paraId="2E083240" w14:textId="77777777" w:rsidR="00D46C70" w:rsidRPr="00D46C70" w:rsidRDefault="00D46C70" w:rsidP="00D46C70">
            <w:pPr>
              <w:jc w:val="center"/>
            </w:pPr>
            <w:r w:rsidRPr="00D46C70">
              <w:t>Quarterly Report</w:t>
            </w:r>
          </w:p>
        </w:tc>
        <w:tc>
          <w:tcPr>
            <w:tcW w:w="2790" w:type="dxa"/>
            <w:vAlign w:val="center"/>
          </w:tcPr>
          <w:p w14:paraId="0B7C89DC" w14:textId="77777777" w:rsidR="00D46C70" w:rsidRPr="00D46C70" w:rsidRDefault="00D46C70" w:rsidP="00D46C70">
            <w:pPr>
              <w:jc w:val="center"/>
            </w:pPr>
            <w:r w:rsidRPr="00D46C70">
              <w:t>98% of Cybersecurity requirements are met, and ATO obtained within 30 days.</w:t>
            </w:r>
          </w:p>
        </w:tc>
        <w:tc>
          <w:tcPr>
            <w:tcW w:w="1183" w:type="dxa"/>
            <w:vAlign w:val="center"/>
          </w:tcPr>
          <w:p w14:paraId="43C170C6" w14:textId="77777777" w:rsidR="00D46C70" w:rsidRPr="00D46C70" w:rsidRDefault="00D46C70" w:rsidP="00D46C70">
            <w:pPr>
              <w:jc w:val="center"/>
            </w:pPr>
            <w:r w:rsidRPr="00D46C70">
              <w:t>100% Compliance</w:t>
            </w:r>
          </w:p>
        </w:tc>
        <w:tc>
          <w:tcPr>
            <w:tcW w:w="1427" w:type="dxa"/>
            <w:vAlign w:val="center"/>
          </w:tcPr>
          <w:p w14:paraId="6F102A14" w14:textId="77777777" w:rsidR="00D46C70" w:rsidRPr="00D46C70" w:rsidRDefault="00D46C70" w:rsidP="00D46C70">
            <w:pPr>
              <w:jc w:val="center"/>
            </w:pPr>
            <w:r w:rsidRPr="00D46C70">
              <w:t>Service Report</w:t>
            </w:r>
          </w:p>
        </w:tc>
        <w:tc>
          <w:tcPr>
            <w:tcW w:w="1260" w:type="dxa"/>
            <w:vAlign w:val="center"/>
          </w:tcPr>
          <w:p w14:paraId="5A2B2C69" w14:textId="77777777" w:rsidR="00D46C70" w:rsidRPr="00D46C70" w:rsidRDefault="00D46C70" w:rsidP="00D46C70">
            <w:pPr>
              <w:jc w:val="center"/>
            </w:pPr>
            <w:r w:rsidRPr="00D46C70">
              <w:t>Past Performance</w:t>
            </w:r>
          </w:p>
        </w:tc>
      </w:tr>
    </w:tbl>
    <w:p w14:paraId="3664108F" w14:textId="77777777" w:rsidR="00D46C70" w:rsidRPr="00D46C70" w:rsidRDefault="00D46C70" w:rsidP="00D46C70">
      <w:pPr>
        <w:rPr>
          <w:bCs/>
          <w:i/>
          <w:color w:val="0000FF"/>
          <w:szCs w:val="20"/>
        </w:rPr>
      </w:pPr>
    </w:p>
    <w:p w14:paraId="37DC0DC0"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b/>
          <w:szCs w:val="20"/>
        </w:rPr>
      </w:pPr>
      <w:r w:rsidRPr="00D46C70">
        <w:rPr>
          <w:b/>
          <w:szCs w:val="20"/>
        </w:rPr>
        <w:t>23.0 Points of Contact</w:t>
      </w:r>
    </w:p>
    <w:p w14:paraId="10084363"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b/>
          <w:bCs/>
          <w:szCs w:val="20"/>
        </w:rPr>
      </w:pPr>
    </w:p>
    <w:p w14:paraId="280DEF21"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i/>
          <w:color w:val="0000FF"/>
          <w:szCs w:val="20"/>
        </w:rPr>
      </w:pPr>
      <w:r w:rsidRPr="00D46C70">
        <w:rPr>
          <w:szCs w:val="20"/>
        </w:rPr>
        <w:t xml:space="preserve">23.1  Points of Contact:  </w:t>
      </w:r>
    </w:p>
    <w:p w14:paraId="399B8760"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bCs/>
          <w:i/>
          <w:color w:val="0000FF"/>
          <w:szCs w:val="20"/>
        </w:rPr>
      </w:pPr>
    </w:p>
    <w:p w14:paraId="1EA5452B"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bCs/>
          <w:iCs/>
          <w:color w:val="000000" w:themeColor="text1"/>
          <w:szCs w:val="20"/>
        </w:rPr>
      </w:pPr>
      <w:r w:rsidRPr="00D46C70">
        <w:rPr>
          <w:bCs/>
          <w:iCs/>
          <w:color w:val="000000" w:themeColor="text1"/>
          <w:szCs w:val="20"/>
        </w:rPr>
        <w:t>End User POC:  To be completed at award</w:t>
      </w:r>
    </w:p>
    <w:p w14:paraId="455B4D8D"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bCs/>
          <w:iCs/>
          <w:color w:val="000000" w:themeColor="text1"/>
          <w:szCs w:val="20"/>
        </w:rPr>
      </w:pPr>
      <w:r w:rsidRPr="00D46C70">
        <w:rPr>
          <w:bCs/>
          <w:iCs/>
          <w:color w:val="000000" w:themeColor="text1"/>
          <w:szCs w:val="20"/>
        </w:rPr>
        <w:t>Email: To be completed at award</w:t>
      </w:r>
      <w:r w:rsidRPr="00D46C70" w:rsidDel="00BA2A6A">
        <w:rPr>
          <w:bCs/>
          <w:iCs/>
          <w:color w:val="000000" w:themeColor="text1"/>
          <w:szCs w:val="20"/>
        </w:rPr>
        <w:t xml:space="preserve"> </w:t>
      </w:r>
    </w:p>
    <w:p w14:paraId="5ABAE646"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bCs/>
          <w:iCs/>
          <w:color w:val="000000" w:themeColor="text1"/>
          <w:szCs w:val="20"/>
        </w:rPr>
      </w:pPr>
      <w:r w:rsidRPr="00D46C70">
        <w:rPr>
          <w:bCs/>
          <w:iCs/>
          <w:color w:val="000000" w:themeColor="text1"/>
          <w:szCs w:val="20"/>
        </w:rPr>
        <w:t>Phone: Office To be completed at award</w:t>
      </w:r>
      <w:r w:rsidRPr="00D46C70" w:rsidDel="00BA2A6A">
        <w:rPr>
          <w:bCs/>
          <w:iCs/>
          <w:color w:val="000000" w:themeColor="text1"/>
          <w:szCs w:val="20"/>
        </w:rPr>
        <w:t xml:space="preserve"> </w:t>
      </w:r>
    </w:p>
    <w:p w14:paraId="4F20F348"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iCs/>
          <w:szCs w:val="20"/>
        </w:rPr>
      </w:pPr>
    </w:p>
    <w:p w14:paraId="3E21E18E"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iCs/>
          <w:szCs w:val="20"/>
        </w:rPr>
      </w:pPr>
      <w:r w:rsidRPr="00D46C70">
        <w:rPr>
          <w:iCs/>
          <w:szCs w:val="20"/>
        </w:rPr>
        <w:t>Contracting Officer Representative (COR):  To be completed at award</w:t>
      </w:r>
      <w:r w:rsidRPr="00D46C70" w:rsidDel="00BA2A6A">
        <w:rPr>
          <w:iCs/>
          <w:szCs w:val="20"/>
        </w:rPr>
        <w:t xml:space="preserve"> </w:t>
      </w:r>
    </w:p>
    <w:p w14:paraId="34D6DA9B"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iCs/>
          <w:szCs w:val="20"/>
        </w:rPr>
      </w:pPr>
      <w:r w:rsidRPr="00D46C70">
        <w:rPr>
          <w:iCs/>
          <w:szCs w:val="20"/>
        </w:rPr>
        <w:t>Email: To be completed at award</w:t>
      </w:r>
      <w:r w:rsidRPr="00D46C70" w:rsidDel="00BA2A6A">
        <w:rPr>
          <w:iCs/>
          <w:szCs w:val="20"/>
        </w:rPr>
        <w:t xml:space="preserve"> </w:t>
      </w:r>
    </w:p>
    <w:p w14:paraId="318D33DE"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iCs/>
          <w:szCs w:val="20"/>
        </w:rPr>
      </w:pPr>
      <w:r w:rsidRPr="00D46C70">
        <w:rPr>
          <w:iCs/>
          <w:szCs w:val="20"/>
        </w:rPr>
        <w:t>Phone: To be completed at award</w:t>
      </w:r>
    </w:p>
    <w:p w14:paraId="110B9109"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iCs/>
          <w:szCs w:val="20"/>
        </w:rPr>
      </w:pPr>
    </w:p>
    <w:p w14:paraId="03C7C164"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iCs/>
          <w:szCs w:val="20"/>
        </w:rPr>
      </w:pPr>
      <w:r w:rsidRPr="00D46C70">
        <w:rPr>
          <w:iCs/>
          <w:szCs w:val="20"/>
        </w:rPr>
        <w:t>Contracting Officer: Matthew Teel</w:t>
      </w:r>
    </w:p>
    <w:p w14:paraId="2152D8DF"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iCs/>
          <w:szCs w:val="20"/>
        </w:rPr>
      </w:pPr>
      <w:r w:rsidRPr="00D46C70">
        <w:rPr>
          <w:iCs/>
          <w:szCs w:val="20"/>
        </w:rPr>
        <w:t xml:space="preserve">Email: </w:t>
      </w:r>
      <w:hyperlink r:id="rId14" w:history="1">
        <w:r w:rsidRPr="00D46C70">
          <w:rPr>
            <w:iCs/>
            <w:color w:val="0563C1" w:themeColor="hyperlink"/>
            <w:szCs w:val="20"/>
            <w:u w:val="single"/>
          </w:rPr>
          <w:t>matthew.d.teel.civ@health.mil</w:t>
        </w:r>
      </w:hyperlink>
      <w:r w:rsidRPr="00D46C70">
        <w:rPr>
          <w:iCs/>
          <w:szCs w:val="20"/>
        </w:rPr>
        <w:t xml:space="preserve"> </w:t>
      </w:r>
    </w:p>
    <w:p w14:paraId="025697B1" w14:textId="77777777" w:rsidR="00D46C70" w:rsidRPr="00D46C70" w:rsidRDefault="00D46C70" w:rsidP="00D46C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iCs/>
          <w:szCs w:val="20"/>
        </w:rPr>
      </w:pPr>
      <w:r w:rsidRPr="00D46C70">
        <w:rPr>
          <w:iCs/>
          <w:szCs w:val="20"/>
        </w:rPr>
        <w:t>Phone: To be completed at award</w:t>
      </w:r>
    </w:p>
    <w:p w14:paraId="4F88C2F8" w14:textId="77777777" w:rsidR="008071D2" w:rsidRDefault="008071D2" w:rsidP="008077F1">
      <w:pPr>
        <w:adjustRightInd w:val="0"/>
        <w:spacing w:after="0" w:line="240" w:lineRule="auto"/>
        <w:rPr>
          <w:sz w:val="24"/>
          <w:szCs w:val="24"/>
        </w:rPr>
      </w:pPr>
    </w:p>
    <w:p w14:paraId="3D9F4688" w14:textId="30DB0388" w:rsidR="009A593B" w:rsidRPr="009A593B" w:rsidRDefault="009A593B" w:rsidP="009A59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iCs/>
          <w:color w:val="C00000"/>
          <w:szCs w:val="20"/>
        </w:rPr>
      </w:pPr>
      <w:r w:rsidRPr="009A593B">
        <w:rPr>
          <w:iCs/>
          <w:color w:val="C00000"/>
          <w:szCs w:val="20"/>
        </w:rPr>
        <w:t>(End)</w:t>
      </w:r>
    </w:p>
    <w:p w14:paraId="12453608" w14:textId="77777777" w:rsidR="008071D2" w:rsidRDefault="008071D2" w:rsidP="008077F1">
      <w:pPr>
        <w:adjustRightInd w:val="0"/>
        <w:spacing w:after="0" w:line="240" w:lineRule="auto"/>
        <w:rPr>
          <w:sz w:val="24"/>
          <w:szCs w:val="24"/>
        </w:rPr>
      </w:pPr>
    </w:p>
    <w:p w14:paraId="7D85E265" w14:textId="77777777" w:rsidR="008077F1" w:rsidRPr="001861BE" w:rsidRDefault="008077F1" w:rsidP="008077F1">
      <w:pPr>
        <w:adjustRightInd w:val="0"/>
        <w:spacing w:after="0" w:line="240" w:lineRule="auto"/>
        <w:rPr>
          <w:color w:val="C00000"/>
          <w:sz w:val="24"/>
          <w:szCs w:val="24"/>
        </w:rPr>
      </w:pPr>
      <w:r w:rsidRPr="001861BE">
        <w:rPr>
          <w:color w:val="C00000"/>
          <w:sz w:val="24"/>
          <w:szCs w:val="24"/>
        </w:rPr>
        <w:t>DELIVERY INFORMATION</w:t>
      </w:r>
    </w:p>
    <w:p w14:paraId="3AC7D17A" w14:textId="77777777" w:rsidR="003B0B39" w:rsidRPr="001861BE" w:rsidRDefault="003B0B39" w:rsidP="008077F1">
      <w:pPr>
        <w:adjustRightInd w:val="0"/>
        <w:spacing w:after="0" w:line="240" w:lineRule="auto"/>
        <w:rPr>
          <w:color w:val="C00000"/>
          <w:sz w:val="24"/>
          <w:szCs w:val="24"/>
        </w:rPr>
      </w:pPr>
    </w:p>
    <w:tbl>
      <w:tblPr>
        <w:tblStyle w:val="TableGrid"/>
        <w:tblW w:w="0" w:type="auto"/>
        <w:tblLook w:val="04A0" w:firstRow="1" w:lastRow="0" w:firstColumn="1" w:lastColumn="0" w:noHBand="0" w:noVBand="1"/>
      </w:tblPr>
      <w:tblGrid>
        <w:gridCol w:w="1074"/>
        <w:gridCol w:w="2963"/>
        <w:gridCol w:w="916"/>
        <w:gridCol w:w="2533"/>
        <w:gridCol w:w="1864"/>
      </w:tblGrid>
      <w:tr w:rsidR="001861BE" w:rsidRPr="00D96AC3" w14:paraId="2C210101" w14:textId="77777777" w:rsidTr="00D96AC3">
        <w:tc>
          <w:tcPr>
            <w:tcW w:w="1075" w:type="dxa"/>
          </w:tcPr>
          <w:p w14:paraId="12ACA253" w14:textId="14BB3423" w:rsidR="008D48BD" w:rsidRPr="00D96AC3" w:rsidRDefault="008D48BD" w:rsidP="008077F1">
            <w:pPr>
              <w:adjustRightInd w:val="0"/>
              <w:rPr>
                <w:color w:val="C00000"/>
                <w:szCs w:val="20"/>
              </w:rPr>
            </w:pPr>
            <w:r w:rsidRPr="00D96AC3">
              <w:rPr>
                <w:color w:val="C00000"/>
                <w:szCs w:val="20"/>
              </w:rPr>
              <w:t>Line Item</w:t>
            </w:r>
          </w:p>
        </w:tc>
        <w:tc>
          <w:tcPr>
            <w:tcW w:w="2970" w:type="dxa"/>
          </w:tcPr>
          <w:p w14:paraId="03DBF2D8" w14:textId="30CCD42C" w:rsidR="008D48BD" w:rsidRPr="00D96AC3" w:rsidRDefault="008D48BD" w:rsidP="008077F1">
            <w:pPr>
              <w:adjustRightInd w:val="0"/>
              <w:rPr>
                <w:color w:val="C00000"/>
                <w:szCs w:val="20"/>
              </w:rPr>
            </w:pPr>
            <w:r w:rsidRPr="00D96AC3">
              <w:rPr>
                <w:color w:val="C00000"/>
                <w:szCs w:val="20"/>
              </w:rPr>
              <w:t>Delivery Schedule</w:t>
            </w:r>
          </w:p>
        </w:tc>
        <w:tc>
          <w:tcPr>
            <w:tcW w:w="900" w:type="dxa"/>
          </w:tcPr>
          <w:p w14:paraId="27FFEDC9" w14:textId="4CF6CF2E" w:rsidR="008D48BD" w:rsidRPr="00D96AC3" w:rsidRDefault="008D48BD" w:rsidP="008077F1">
            <w:pPr>
              <w:adjustRightInd w:val="0"/>
              <w:rPr>
                <w:color w:val="C00000"/>
                <w:szCs w:val="20"/>
              </w:rPr>
            </w:pPr>
            <w:r w:rsidRPr="00D96AC3">
              <w:rPr>
                <w:color w:val="C00000"/>
                <w:szCs w:val="20"/>
              </w:rPr>
              <w:t xml:space="preserve">Quantity </w:t>
            </w:r>
          </w:p>
        </w:tc>
        <w:tc>
          <w:tcPr>
            <w:tcW w:w="2538" w:type="dxa"/>
          </w:tcPr>
          <w:p w14:paraId="2051FD08" w14:textId="45C780F7" w:rsidR="008D48BD" w:rsidRPr="00D96AC3" w:rsidRDefault="008D48BD" w:rsidP="008077F1">
            <w:pPr>
              <w:adjustRightInd w:val="0"/>
              <w:rPr>
                <w:color w:val="C00000"/>
                <w:szCs w:val="20"/>
              </w:rPr>
            </w:pPr>
            <w:r w:rsidRPr="00D96AC3">
              <w:rPr>
                <w:color w:val="C00000"/>
                <w:szCs w:val="20"/>
              </w:rPr>
              <w:t>Address and POC</w:t>
            </w:r>
          </w:p>
        </w:tc>
        <w:tc>
          <w:tcPr>
            <w:tcW w:w="1867" w:type="dxa"/>
          </w:tcPr>
          <w:p w14:paraId="0464DA8D" w14:textId="4170DE2F" w:rsidR="008D48BD" w:rsidRPr="00D96AC3" w:rsidRDefault="008D48BD" w:rsidP="008077F1">
            <w:pPr>
              <w:adjustRightInd w:val="0"/>
              <w:rPr>
                <w:color w:val="C00000"/>
                <w:szCs w:val="20"/>
              </w:rPr>
            </w:pPr>
            <w:r w:rsidRPr="00D96AC3">
              <w:rPr>
                <w:color w:val="C00000"/>
                <w:szCs w:val="20"/>
              </w:rPr>
              <w:t>Special</w:t>
            </w:r>
            <w:r w:rsidR="00813841" w:rsidRPr="00D96AC3">
              <w:rPr>
                <w:color w:val="C00000"/>
                <w:szCs w:val="20"/>
              </w:rPr>
              <w:t xml:space="preserve"> Handling /Notes</w:t>
            </w:r>
          </w:p>
        </w:tc>
      </w:tr>
      <w:tr w:rsidR="001861BE" w:rsidRPr="00D96AC3" w14:paraId="6556F3EE" w14:textId="77777777" w:rsidTr="00D96AC3">
        <w:tc>
          <w:tcPr>
            <w:tcW w:w="1075" w:type="dxa"/>
          </w:tcPr>
          <w:p w14:paraId="09305C88" w14:textId="32648C7D" w:rsidR="008D48BD" w:rsidRPr="00D96AC3" w:rsidRDefault="00813841" w:rsidP="008077F1">
            <w:pPr>
              <w:adjustRightInd w:val="0"/>
              <w:rPr>
                <w:color w:val="C00000"/>
                <w:szCs w:val="20"/>
              </w:rPr>
            </w:pPr>
            <w:r w:rsidRPr="00D96AC3">
              <w:rPr>
                <w:color w:val="C00000"/>
                <w:szCs w:val="20"/>
              </w:rPr>
              <w:t>0001</w:t>
            </w:r>
          </w:p>
        </w:tc>
        <w:tc>
          <w:tcPr>
            <w:tcW w:w="2970" w:type="dxa"/>
          </w:tcPr>
          <w:p w14:paraId="3D95C9A0" w14:textId="77777777" w:rsidR="008D48BD" w:rsidRPr="00D96AC3" w:rsidRDefault="00813841" w:rsidP="008077F1">
            <w:pPr>
              <w:adjustRightInd w:val="0"/>
              <w:rPr>
                <w:color w:val="C00000"/>
                <w:szCs w:val="20"/>
              </w:rPr>
            </w:pPr>
            <w:r w:rsidRPr="00D96AC3">
              <w:rPr>
                <w:color w:val="C00000"/>
                <w:szCs w:val="20"/>
              </w:rPr>
              <w:t xml:space="preserve">Partial Delivery Schedule </w:t>
            </w:r>
          </w:p>
          <w:p w14:paraId="1B750C01" w14:textId="57EB6E4A" w:rsidR="00813841" w:rsidRPr="00D96AC3" w:rsidRDefault="00813841" w:rsidP="008077F1">
            <w:pPr>
              <w:adjustRightInd w:val="0"/>
              <w:rPr>
                <w:color w:val="C00000"/>
                <w:szCs w:val="20"/>
              </w:rPr>
            </w:pPr>
            <w:r w:rsidRPr="00D96AC3">
              <w:rPr>
                <w:color w:val="C00000"/>
                <w:szCs w:val="20"/>
              </w:rPr>
              <w:t xml:space="preserve">Delivery On or Before </w:t>
            </w:r>
          </w:p>
          <w:p w14:paraId="2D8B7A66" w14:textId="77777777" w:rsidR="00813841" w:rsidRPr="00D96AC3" w:rsidRDefault="00813841" w:rsidP="008077F1">
            <w:pPr>
              <w:adjustRightInd w:val="0"/>
              <w:rPr>
                <w:color w:val="C00000"/>
                <w:szCs w:val="20"/>
              </w:rPr>
            </w:pPr>
            <w:r w:rsidRPr="00D96AC3">
              <w:rPr>
                <w:color w:val="C00000"/>
                <w:szCs w:val="20"/>
              </w:rPr>
              <w:t>Delivery Date 31 January 2026</w:t>
            </w:r>
          </w:p>
          <w:p w14:paraId="6EF53606" w14:textId="72D2E14A" w:rsidR="00813841" w:rsidRPr="00D96AC3" w:rsidRDefault="00813841" w:rsidP="008077F1">
            <w:pPr>
              <w:adjustRightInd w:val="0"/>
              <w:rPr>
                <w:color w:val="C00000"/>
                <w:szCs w:val="20"/>
              </w:rPr>
            </w:pPr>
            <w:r w:rsidRPr="00D96AC3">
              <w:rPr>
                <w:color w:val="C00000"/>
                <w:szCs w:val="20"/>
              </w:rPr>
              <w:t>Qty. 1 Each</w:t>
            </w:r>
          </w:p>
          <w:p w14:paraId="5F6D9060" w14:textId="77777777" w:rsidR="00813841" w:rsidRPr="00D96AC3" w:rsidRDefault="00813841" w:rsidP="008077F1">
            <w:pPr>
              <w:adjustRightInd w:val="0"/>
              <w:rPr>
                <w:color w:val="C00000"/>
                <w:szCs w:val="20"/>
              </w:rPr>
            </w:pPr>
          </w:p>
          <w:p w14:paraId="4D1AA1AB" w14:textId="77777777" w:rsidR="00813841" w:rsidRPr="00D96AC3" w:rsidRDefault="00813841" w:rsidP="00813841">
            <w:pPr>
              <w:adjustRightInd w:val="0"/>
              <w:rPr>
                <w:color w:val="C00000"/>
                <w:szCs w:val="20"/>
              </w:rPr>
            </w:pPr>
            <w:r w:rsidRPr="00D96AC3">
              <w:rPr>
                <w:color w:val="C00000"/>
                <w:szCs w:val="20"/>
              </w:rPr>
              <w:t xml:space="preserve">Partial Delivery Schedule </w:t>
            </w:r>
          </w:p>
          <w:p w14:paraId="11B9020D" w14:textId="77777777" w:rsidR="00813841" w:rsidRPr="00D96AC3" w:rsidRDefault="00813841" w:rsidP="00813841">
            <w:pPr>
              <w:adjustRightInd w:val="0"/>
              <w:rPr>
                <w:color w:val="C00000"/>
                <w:szCs w:val="20"/>
              </w:rPr>
            </w:pPr>
            <w:r w:rsidRPr="00D96AC3">
              <w:rPr>
                <w:color w:val="C00000"/>
                <w:szCs w:val="20"/>
              </w:rPr>
              <w:t xml:space="preserve">Delivery On or Before </w:t>
            </w:r>
          </w:p>
          <w:p w14:paraId="019079E7" w14:textId="1225561C" w:rsidR="00813841" w:rsidRPr="00D96AC3" w:rsidRDefault="00813841" w:rsidP="00813841">
            <w:pPr>
              <w:adjustRightInd w:val="0"/>
              <w:rPr>
                <w:color w:val="C00000"/>
                <w:szCs w:val="20"/>
              </w:rPr>
            </w:pPr>
            <w:r w:rsidRPr="00D96AC3">
              <w:rPr>
                <w:color w:val="C00000"/>
                <w:szCs w:val="20"/>
              </w:rPr>
              <w:t>Delivery Date 28 February 2026</w:t>
            </w:r>
          </w:p>
          <w:p w14:paraId="41FFDAFC" w14:textId="1EA149D8" w:rsidR="00813841" w:rsidRPr="00D96AC3" w:rsidRDefault="00813841" w:rsidP="00813841">
            <w:pPr>
              <w:adjustRightInd w:val="0"/>
              <w:rPr>
                <w:color w:val="C00000"/>
                <w:szCs w:val="20"/>
              </w:rPr>
            </w:pPr>
            <w:r w:rsidRPr="00D96AC3">
              <w:rPr>
                <w:color w:val="C00000"/>
                <w:szCs w:val="20"/>
              </w:rPr>
              <w:t>Qty. 1 Each</w:t>
            </w:r>
          </w:p>
          <w:p w14:paraId="5C33740A" w14:textId="77777777" w:rsidR="00813841" w:rsidRPr="00D96AC3" w:rsidRDefault="00813841" w:rsidP="008077F1">
            <w:pPr>
              <w:adjustRightInd w:val="0"/>
              <w:rPr>
                <w:color w:val="C00000"/>
                <w:szCs w:val="20"/>
              </w:rPr>
            </w:pPr>
          </w:p>
          <w:p w14:paraId="629D850B" w14:textId="77777777" w:rsidR="00813841" w:rsidRPr="00D96AC3" w:rsidRDefault="00813841" w:rsidP="00813841">
            <w:pPr>
              <w:adjustRightInd w:val="0"/>
              <w:rPr>
                <w:color w:val="C00000"/>
                <w:szCs w:val="20"/>
              </w:rPr>
            </w:pPr>
            <w:r w:rsidRPr="00D96AC3">
              <w:rPr>
                <w:color w:val="C00000"/>
                <w:szCs w:val="20"/>
              </w:rPr>
              <w:t xml:space="preserve">Partial Delivery Schedule </w:t>
            </w:r>
          </w:p>
          <w:p w14:paraId="5005E3DE" w14:textId="77777777" w:rsidR="00813841" w:rsidRPr="00D96AC3" w:rsidRDefault="00813841" w:rsidP="00813841">
            <w:pPr>
              <w:adjustRightInd w:val="0"/>
              <w:rPr>
                <w:color w:val="C00000"/>
                <w:szCs w:val="20"/>
              </w:rPr>
            </w:pPr>
            <w:r w:rsidRPr="00D96AC3">
              <w:rPr>
                <w:color w:val="C00000"/>
                <w:szCs w:val="20"/>
              </w:rPr>
              <w:t xml:space="preserve">Delivery On or Before </w:t>
            </w:r>
          </w:p>
          <w:p w14:paraId="0D039292" w14:textId="0739AD6D" w:rsidR="00813841" w:rsidRPr="00D96AC3" w:rsidRDefault="00813841" w:rsidP="00813841">
            <w:pPr>
              <w:adjustRightInd w:val="0"/>
              <w:rPr>
                <w:color w:val="C00000"/>
                <w:szCs w:val="20"/>
              </w:rPr>
            </w:pPr>
            <w:r w:rsidRPr="00D96AC3">
              <w:rPr>
                <w:color w:val="C00000"/>
                <w:szCs w:val="20"/>
              </w:rPr>
              <w:t>Delivery Date 31 March 2026</w:t>
            </w:r>
          </w:p>
          <w:p w14:paraId="00839AE1" w14:textId="5D1A9320" w:rsidR="00813841" w:rsidRPr="00D96AC3" w:rsidRDefault="00813841" w:rsidP="00813841">
            <w:pPr>
              <w:adjustRightInd w:val="0"/>
              <w:rPr>
                <w:color w:val="C00000"/>
                <w:szCs w:val="20"/>
              </w:rPr>
            </w:pPr>
            <w:r w:rsidRPr="00D96AC3">
              <w:rPr>
                <w:color w:val="C00000"/>
                <w:szCs w:val="20"/>
              </w:rPr>
              <w:t>Qty. 1 Each</w:t>
            </w:r>
          </w:p>
          <w:p w14:paraId="5491FBE3" w14:textId="77777777" w:rsidR="00813841" w:rsidRPr="00D96AC3" w:rsidRDefault="00813841" w:rsidP="008077F1">
            <w:pPr>
              <w:adjustRightInd w:val="0"/>
              <w:rPr>
                <w:color w:val="C00000"/>
                <w:szCs w:val="20"/>
              </w:rPr>
            </w:pPr>
          </w:p>
          <w:p w14:paraId="794BFA24" w14:textId="77777777" w:rsidR="00813841" w:rsidRPr="00D96AC3" w:rsidRDefault="00813841" w:rsidP="00813841">
            <w:pPr>
              <w:adjustRightInd w:val="0"/>
              <w:rPr>
                <w:color w:val="C00000"/>
                <w:szCs w:val="20"/>
              </w:rPr>
            </w:pPr>
            <w:r w:rsidRPr="00D96AC3">
              <w:rPr>
                <w:color w:val="C00000"/>
                <w:szCs w:val="20"/>
              </w:rPr>
              <w:t xml:space="preserve">Partial Delivery Schedule </w:t>
            </w:r>
          </w:p>
          <w:p w14:paraId="72C83840" w14:textId="77777777" w:rsidR="00813841" w:rsidRPr="00D96AC3" w:rsidRDefault="00813841" w:rsidP="00813841">
            <w:pPr>
              <w:adjustRightInd w:val="0"/>
              <w:rPr>
                <w:color w:val="C00000"/>
                <w:szCs w:val="20"/>
              </w:rPr>
            </w:pPr>
            <w:r w:rsidRPr="00D96AC3">
              <w:rPr>
                <w:color w:val="C00000"/>
                <w:szCs w:val="20"/>
              </w:rPr>
              <w:t xml:space="preserve">Delivery On or Before </w:t>
            </w:r>
          </w:p>
          <w:p w14:paraId="0622F527" w14:textId="57154732" w:rsidR="00813841" w:rsidRPr="00D96AC3" w:rsidRDefault="00813841" w:rsidP="00813841">
            <w:pPr>
              <w:adjustRightInd w:val="0"/>
              <w:rPr>
                <w:color w:val="C00000"/>
                <w:szCs w:val="20"/>
              </w:rPr>
            </w:pPr>
            <w:r w:rsidRPr="00D96AC3">
              <w:rPr>
                <w:color w:val="C00000"/>
                <w:szCs w:val="20"/>
              </w:rPr>
              <w:t>Delivery Date 30 April 2026</w:t>
            </w:r>
          </w:p>
          <w:p w14:paraId="61D7FCD1" w14:textId="06237D10" w:rsidR="00813841" w:rsidRPr="00D96AC3" w:rsidRDefault="00813841" w:rsidP="00813841">
            <w:pPr>
              <w:adjustRightInd w:val="0"/>
              <w:rPr>
                <w:color w:val="C00000"/>
                <w:szCs w:val="20"/>
              </w:rPr>
            </w:pPr>
            <w:r w:rsidRPr="00D96AC3">
              <w:rPr>
                <w:color w:val="C00000"/>
                <w:szCs w:val="20"/>
              </w:rPr>
              <w:t>Qty. 1 Each</w:t>
            </w:r>
          </w:p>
          <w:p w14:paraId="570D0B49" w14:textId="77777777" w:rsidR="00813841" w:rsidRPr="00D96AC3" w:rsidRDefault="00813841" w:rsidP="008077F1">
            <w:pPr>
              <w:adjustRightInd w:val="0"/>
              <w:rPr>
                <w:color w:val="C00000"/>
                <w:szCs w:val="20"/>
              </w:rPr>
            </w:pPr>
          </w:p>
          <w:p w14:paraId="055B0490" w14:textId="77777777" w:rsidR="009A180E" w:rsidRPr="00D96AC3" w:rsidRDefault="009A180E" w:rsidP="009A180E">
            <w:pPr>
              <w:adjustRightInd w:val="0"/>
              <w:rPr>
                <w:color w:val="C00000"/>
                <w:szCs w:val="20"/>
              </w:rPr>
            </w:pPr>
            <w:r w:rsidRPr="00D96AC3">
              <w:rPr>
                <w:color w:val="C00000"/>
                <w:szCs w:val="20"/>
              </w:rPr>
              <w:t xml:space="preserve">Partial Delivery Schedule </w:t>
            </w:r>
          </w:p>
          <w:p w14:paraId="0FCACE73" w14:textId="77777777" w:rsidR="009A180E" w:rsidRPr="00D96AC3" w:rsidRDefault="009A180E" w:rsidP="009A180E">
            <w:pPr>
              <w:adjustRightInd w:val="0"/>
              <w:rPr>
                <w:color w:val="C00000"/>
                <w:szCs w:val="20"/>
              </w:rPr>
            </w:pPr>
            <w:r w:rsidRPr="00D96AC3">
              <w:rPr>
                <w:color w:val="C00000"/>
                <w:szCs w:val="20"/>
              </w:rPr>
              <w:t xml:space="preserve">Delivery On or Before </w:t>
            </w:r>
          </w:p>
          <w:p w14:paraId="725EC5DA" w14:textId="0AFF07BC" w:rsidR="009A180E" w:rsidRPr="00D96AC3" w:rsidRDefault="009A180E" w:rsidP="009A180E">
            <w:pPr>
              <w:adjustRightInd w:val="0"/>
              <w:rPr>
                <w:color w:val="C00000"/>
                <w:szCs w:val="20"/>
              </w:rPr>
            </w:pPr>
            <w:r w:rsidRPr="00D96AC3">
              <w:rPr>
                <w:color w:val="C00000"/>
                <w:szCs w:val="20"/>
              </w:rPr>
              <w:t>Delivery Date 31 May 2026</w:t>
            </w:r>
          </w:p>
          <w:p w14:paraId="299EE587" w14:textId="38D91F40" w:rsidR="00813841" w:rsidRPr="00D96AC3" w:rsidRDefault="009A180E" w:rsidP="009A180E">
            <w:pPr>
              <w:adjustRightInd w:val="0"/>
              <w:rPr>
                <w:color w:val="C00000"/>
                <w:szCs w:val="20"/>
              </w:rPr>
            </w:pPr>
            <w:r w:rsidRPr="00D96AC3">
              <w:rPr>
                <w:color w:val="C00000"/>
                <w:szCs w:val="20"/>
              </w:rPr>
              <w:t>Qty. 1 Each</w:t>
            </w:r>
          </w:p>
          <w:p w14:paraId="341DE1E2" w14:textId="77777777" w:rsidR="00813841" w:rsidRPr="00D96AC3" w:rsidRDefault="00813841" w:rsidP="008077F1">
            <w:pPr>
              <w:adjustRightInd w:val="0"/>
              <w:rPr>
                <w:color w:val="C00000"/>
                <w:szCs w:val="20"/>
              </w:rPr>
            </w:pPr>
          </w:p>
          <w:p w14:paraId="3521353D" w14:textId="77777777" w:rsidR="009A180E" w:rsidRPr="00D96AC3" w:rsidRDefault="009A180E" w:rsidP="009A180E">
            <w:pPr>
              <w:adjustRightInd w:val="0"/>
              <w:rPr>
                <w:color w:val="C00000"/>
                <w:szCs w:val="20"/>
              </w:rPr>
            </w:pPr>
            <w:r w:rsidRPr="00D96AC3">
              <w:rPr>
                <w:color w:val="C00000"/>
                <w:szCs w:val="20"/>
              </w:rPr>
              <w:t xml:space="preserve">Partial Delivery Schedule </w:t>
            </w:r>
          </w:p>
          <w:p w14:paraId="56043E19" w14:textId="77777777" w:rsidR="009A180E" w:rsidRPr="00D96AC3" w:rsidRDefault="009A180E" w:rsidP="009A180E">
            <w:pPr>
              <w:adjustRightInd w:val="0"/>
              <w:rPr>
                <w:color w:val="C00000"/>
                <w:szCs w:val="20"/>
              </w:rPr>
            </w:pPr>
            <w:r w:rsidRPr="00D96AC3">
              <w:rPr>
                <w:color w:val="C00000"/>
                <w:szCs w:val="20"/>
              </w:rPr>
              <w:t xml:space="preserve">Delivery On or Before </w:t>
            </w:r>
          </w:p>
          <w:p w14:paraId="7BCF3638" w14:textId="58108559" w:rsidR="009A180E" w:rsidRPr="00D96AC3" w:rsidRDefault="009A180E" w:rsidP="009A180E">
            <w:pPr>
              <w:adjustRightInd w:val="0"/>
              <w:rPr>
                <w:color w:val="C00000"/>
                <w:szCs w:val="20"/>
              </w:rPr>
            </w:pPr>
            <w:r w:rsidRPr="00D96AC3">
              <w:rPr>
                <w:color w:val="C00000"/>
                <w:szCs w:val="20"/>
              </w:rPr>
              <w:t>Delivery Date 30 June 2026</w:t>
            </w:r>
          </w:p>
          <w:p w14:paraId="40F4F51B" w14:textId="57600D2F" w:rsidR="00813841" w:rsidRPr="00D96AC3" w:rsidRDefault="009A180E" w:rsidP="009A180E">
            <w:pPr>
              <w:adjustRightInd w:val="0"/>
              <w:rPr>
                <w:color w:val="C00000"/>
                <w:szCs w:val="20"/>
              </w:rPr>
            </w:pPr>
            <w:r w:rsidRPr="00D96AC3">
              <w:rPr>
                <w:color w:val="C00000"/>
                <w:szCs w:val="20"/>
              </w:rPr>
              <w:t>Qty. 1 Each</w:t>
            </w:r>
          </w:p>
          <w:p w14:paraId="173FB72F" w14:textId="77777777" w:rsidR="00813841" w:rsidRPr="00D96AC3" w:rsidRDefault="00813841" w:rsidP="008077F1">
            <w:pPr>
              <w:adjustRightInd w:val="0"/>
              <w:rPr>
                <w:color w:val="C00000"/>
                <w:szCs w:val="20"/>
              </w:rPr>
            </w:pPr>
          </w:p>
          <w:p w14:paraId="3003E054" w14:textId="77777777" w:rsidR="009A180E" w:rsidRPr="00D96AC3" w:rsidRDefault="009A180E" w:rsidP="009A180E">
            <w:pPr>
              <w:adjustRightInd w:val="0"/>
              <w:rPr>
                <w:color w:val="C00000"/>
                <w:szCs w:val="20"/>
              </w:rPr>
            </w:pPr>
            <w:r w:rsidRPr="00D96AC3">
              <w:rPr>
                <w:color w:val="C00000"/>
                <w:szCs w:val="20"/>
              </w:rPr>
              <w:t xml:space="preserve">Partial Delivery Schedule </w:t>
            </w:r>
          </w:p>
          <w:p w14:paraId="1FC1D48E" w14:textId="77777777" w:rsidR="009A180E" w:rsidRPr="00D96AC3" w:rsidRDefault="009A180E" w:rsidP="009A180E">
            <w:pPr>
              <w:adjustRightInd w:val="0"/>
              <w:rPr>
                <w:color w:val="C00000"/>
                <w:szCs w:val="20"/>
              </w:rPr>
            </w:pPr>
            <w:r w:rsidRPr="00D96AC3">
              <w:rPr>
                <w:color w:val="C00000"/>
                <w:szCs w:val="20"/>
              </w:rPr>
              <w:t xml:space="preserve">Delivery On or Before </w:t>
            </w:r>
          </w:p>
          <w:p w14:paraId="6A03FD7C" w14:textId="3BF33529" w:rsidR="009A180E" w:rsidRPr="00D96AC3" w:rsidRDefault="009A180E" w:rsidP="009A180E">
            <w:pPr>
              <w:adjustRightInd w:val="0"/>
              <w:rPr>
                <w:color w:val="C00000"/>
                <w:szCs w:val="20"/>
              </w:rPr>
            </w:pPr>
            <w:r w:rsidRPr="00D96AC3">
              <w:rPr>
                <w:color w:val="C00000"/>
                <w:szCs w:val="20"/>
              </w:rPr>
              <w:t>Delivery Date 31 July 2026</w:t>
            </w:r>
          </w:p>
          <w:p w14:paraId="3791BAA2" w14:textId="36207D33" w:rsidR="00813841" w:rsidRPr="00D96AC3" w:rsidRDefault="009A180E" w:rsidP="009A180E">
            <w:pPr>
              <w:adjustRightInd w:val="0"/>
              <w:rPr>
                <w:color w:val="C00000"/>
                <w:szCs w:val="20"/>
              </w:rPr>
            </w:pPr>
            <w:r w:rsidRPr="00D96AC3">
              <w:rPr>
                <w:color w:val="C00000"/>
                <w:szCs w:val="20"/>
              </w:rPr>
              <w:t>Qty. 1 Each</w:t>
            </w:r>
          </w:p>
          <w:p w14:paraId="74A04153" w14:textId="77777777" w:rsidR="00813841" w:rsidRPr="00D96AC3" w:rsidRDefault="00813841" w:rsidP="008077F1">
            <w:pPr>
              <w:adjustRightInd w:val="0"/>
              <w:rPr>
                <w:color w:val="C00000"/>
                <w:szCs w:val="20"/>
              </w:rPr>
            </w:pPr>
          </w:p>
          <w:p w14:paraId="1449E566" w14:textId="77777777" w:rsidR="009A180E" w:rsidRPr="00D96AC3" w:rsidRDefault="009A180E" w:rsidP="009A180E">
            <w:pPr>
              <w:adjustRightInd w:val="0"/>
              <w:rPr>
                <w:color w:val="C00000"/>
                <w:szCs w:val="20"/>
              </w:rPr>
            </w:pPr>
            <w:r w:rsidRPr="00D96AC3">
              <w:rPr>
                <w:color w:val="C00000"/>
                <w:szCs w:val="20"/>
              </w:rPr>
              <w:t xml:space="preserve">Partial Delivery Schedule </w:t>
            </w:r>
          </w:p>
          <w:p w14:paraId="71F23372" w14:textId="77777777" w:rsidR="009A180E" w:rsidRPr="00D96AC3" w:rsidRDefault="009A180E" w:rsidP="009A180E">
            <w:pPr>
              <w:adjustRightInd w:val="0"/>
              <w:rPr>
                <w:color w:val="C00000"/>
                <w:szCs w:val="20"/>
              </w:rPr>
            </w:pPr>
            <w:r w:rsidRPr="00D96AC3">
              <w:rPr>
                <w:color w:val="C00000"/>
                <w:szCs w:val="20"/>
              </w:rPr>
              <w:t xml:space="preserve">Delivery On or Before </w:t>
            </w:r>
          </w:p>
          <w:p w14:paraId="73ACA1DC" w14:textId="5D0A2B25" w:rsidR="009A180E" w:rsidRPr="00D96AC3" w:rsidRDefault="009A180E" w:rsidP="009A180E">
            <w:pPr>
              <w:adjustRightInd w:val="0"/>
              <w:rPr>
                <w:color w:val="C00000"/>
                <w:szCs w:val="20"/>
              </w:rPr>
            </w:pPr>
            <w:r w:rsidRPr="00D96AC3">
              <w:rPr>
                <w:color w:val="C00000"/>
                <w:szCs w:val="20"/>
              </w:rPr>
              <w:t>Delivery Date 31 August 2026</w:t>
            </w:r>
          </w:p>
          <w:p w14:paraId="16951E2D" w14:textId="40CA6218" w:rsidR="00813841" w:rsidRPr="00D96AC3" w:rsidRDefault="009A180E" w:rsidP="009A180E">
            <w:pPr>
              <w:adjustRightInd w:val="0"/>
              <w:rPr>
                <w:color w:val="C00000"/>
                <w:szCs w:val="20"/>
              </w:rPr>
            </w:pPr>
            <w:r w:rsidRPr="00D96AC3">
              <w:rPr>
                <w:color w:val="C00000"/>
                <w:szCs w:val="20"/>
              </w:rPr>
              <w:t>Qty. 1 Each</w:t>
            </w:r>
          </w:p>
          <w:p w14:paraId="0A39D470" w14:textId="77777777" w:rsidR="00813841" w:rsidRPr="00D96AC3" w:rsidRDefault="00813841" w:rsidP="008077F1">
            <w:pPr>
              <w:adjustRightInd w:val="0"/>
              <w:rPr>
                <w:color w:val="C00000"/>
                <w:szCs w:val="20"/>
              </w:rPr>
            </w:pPr>
          </w:p>
          <w:p w14:paraId="719494B3" w14:textId="77777777" w:rsidR="009A180E" w:rsidRPr="00D96AC3" w:rsidRDefault="009A180E" w:rsidP="009A180E">
            <w:pPr>
              <w:adjustRightInd w:val="0"/>
              <w:rPr>
                <w:color w:val="C00000"/>
                <w:szCs w:val="20"/>
              </w:rPr>
            </w:pPr>
            <w:r w:rsidRPr="00D96AC3">
              <w:rPr>
                <w:color w:val="C00000"/>
                <w:szCs w:val="20"/>
              </w:rPr>
              <w:t xml:space="preserve">Partial Delivery Schedule </w:t>
            </w:r>
          </w:p>
          <w:p w14:paraId="6C1991D5" w14:textId="77777777" w:rsidR="009A180E" w:rsidRPr="00D96AC3" w:rsidRDefault="009A180E" w:rsidP="009A180E">
            <w:pPr>
              <w:adjustRightInd w:val="0"/>
              <w:rPr>
                <w:color w:val="C00000"/>
                <w:szCs w:val="20"/>
              </w:rPr>
            </w:pPr>
            <w:r w:rsidRPr="00D96AC3">
              <w:rPr>
                <w:color w:val="C00000"/>
                <w:szCs w:val="20"/>
              </w:rPr>
              <w:t xml:space="preserve">Delivery On or Before </w:t>
            </w:r>
          </w:p>
          <w:p w14:paraId="2BFC8D7E" w14:textId="3662BCB0" w:rsidR="009A180E" w:rsidRPr="00D96AC3" w:rsidRDefault="009A180E" w:rsidP="009A180E">
            <w:pPr>
              <w:adjustRightInd w:val="0"/>
              <w:rPr>
                <w:color w:val="C00000"/>
                <w:szCs w:val="20"/>
              </w:rPr>
            </w:pPr>
            <w:r w:rsidRPr="00D96AC3">
              <w:rPr>
                <w:color w:val="C00000"/>
                <w:szCs w:val="20"/>
              </w:rPr>
              <w:t>Delivery Date 30 September  2026</w:t>
            </w:r>
          </w:p>
          <w:p w14:paraId="39FA1E7B" w14:textId="12CCF105" w:rsidR="00813841" w:rsidRPr="00D96AC3" w:rsidRDefault="009A180E" w:rsidP="009A180E">
            <w:pPr>
              <w:adjustRightInd w:val="0"/>
              <w:rPr>
                <w:color w:val="C00000"/>
                <w:szCs w:val="20"/>
              </w:rPr>
            </w:pPr>
            <w:r w:rsidRPr="00D96AC3">
              <w:rPr>
                <w:color w:val="C00000"/>
                <w:szCs w:val="20"/>
              </w:rPr>
              <w:lastRenderedPageBreak/>
              <w:t>Qty. 1 Each</w:t>
            </w:r>
          </w:p>
          <w:p w14:paraId="2B4DC9FD" w14:textId="77777777" w:rsidR="00813841" w:rsidRPr="00D96AC3" w:rsidRDefault="00813841" w:rsidP="008077F1">
            <w:pPr>
              <w:adjustRightInd w:val="0"/>
              <w:rPr>
                <w:color w:val="C00000"/>
                <w:szCs w:val="20"/>
              </w:rPr>
            </w:pPr>
          </w:p>
          <w:p w14:paraId="354144B6" w14:textId="77777777" w:rsidR="005C0299" w:rsidRPr="00D96AC3" w:rsidRDefault="005C0299" w:rsidP="005C0299">
            <w:pPr>
              <w:adjustRightInd w:val="0"/>
              <w:rPr>
                <w:color w:val="C00000"/>
                <w:szCs w:val="20"/>
              </w:rPr>
            </w:pPr>
            <w:r w:rsidRPr="00D96AC3">
              <w:rPr>
                <w:color w:val="C00000"/>
                <w:szCs w:val="20"/>
              </w:rPr>
              <w:t xml:space="preserve">Partial Delivery Schedule </w:t>
            </w:r>
          </w:p>
          <w:p w14:paraId="23F5D528" w14:textId="77777777" w:rsidR="005C0299" w:rsidRPr="00D96AC3" w:rsidRDefault="005C0299" w:rsidP="005C0299">
            <w:pPr>
              <w:adjustRightInd w:val="0"/>
              <w:rPr>
                <w:color w:val="C00000"/>
                <w:szCs w:val="20"/>
              </w:rPr>
            </w:pPr>
            <w:r w:rsidRPr="00D96AC3">
              <w:rPr>
                <w:color w:val="C00000"/>
                <w:szCs w:val="20"/>
              </w:rPr>
              <w:t xml:space="preserve">Delivery On or Before </w:t>
            </w:r>
          </w:p>
          <w:p w14:paraId="28FF2D9C" w14:textId="6D7C102D" w:rsidR="005C0299" w:rsidRPr="00D96AC3" w:rsidRDefault="005C0299" w:rsidP="005C0299">
            <w:pPr>
              <w:adjustRightInd w:val="0"/>
              <w:rPr>
                <w:color w:val="C00000"/>
                <w:szCs w:val="20"/>
              </w:rPr>
            </w:pPr>
            <w:r w:rsidRPr="00D96AC3">
              <w:rPr>
                <w:color w:val="C00000"/>
                <w:szCs w:val="20"/>
              </w:rPr>
              <w:t>Delivery Date 31 October 2026</w:t>
            </w:r>
          </w:p>
          <w:p w14:paraId="687D5102" w14:textId="6085777C" w:rsidR="00813841" w:rsidRPr="00D96AC3" w:rsidRDefault="005C0299" w:rsidP="005C0299">
            <w:pPr>
              <w:adjustRightInd w:val="0"/>
              <w:rPr>
                <w:color w:val="C00000"/>
                <w:szCs w:val="20"/>
              </w:rPr>
            </w:pPr>
            <w:r w:rsidRPr="00D96AC3">
              <w:rPr>
                <w:color w:val="C00000"/>
                <w:szCs w:val="20"/>
              </w:rPr>
              <w:t>Qty. 1 Each</w:t>
            </w:r>
          </w:p>
          <w:p w14:paraId="642E8BC6" w14:textId="77777777" w:rsidR="00813841" w:rsidRPr="00D96AC3" w:rsidRDefault="00813841" w:rsidP="008077F1">
            <w:pPr>
              <w:adjustRightInd w:val="0"/>
              <w:rPr>
                <w:color w:val="C00000"/>
                <w:szCs w:val="20"/>
              </w:rPr>
            </w:pPr>
          </w:p>
          <w:p w14:paraId="4C28CB4E" w14:textId="77777777" w:rsidR="005C0299" w:rsidRPr="00D96AC3" w:rsidRDefault="005C0299" w:rsidP="005C0299">
            <w:pPr>
              <w:adjustRightInd w:val="0"/>
              <w:rPr>
                <w:color w:val="C00000"/>
                <w:szCs w:val="20"/>
              </w:rPr>
            </w:pPr>
            <w:r w:rsidRPr="00D96AC3">
              <w:rPr>
                <w:color w:val="C00000"/>
                <w:szCs w:val="20"/>
              </w:rPr>
              <w:t xml:space="preserve">Partial Delivery Schedule </w:t>
            </w:r>
          </w:p>
          <w:p w14:paraId="540C5264" w14:textId="77777777" w:rsidR="005C0299" w:rsidRPr="00D96AC3" w:rsidRDefault="005C0299" w:rsidP="005C0299">
            <w:pPr>
              <w:adjustRightInd w:val="0"/>
              <w:rPr>
                <w:color w:val="C00000"/>
                <w:szCs w:val="20"/>
              </w:rPr>
            </w:pPr>
            <w:r w:rsidRPr="00D96AC3">
              <w:rPr>
                <w:color w:val="C00000"/>
                <w:szCs w:val="20"/>
              </w:rPr>
              <w:t xml:space="preserve">Delivery On or Before </w:t>
            </w:r>
          </w:p>
          <w:p w14:paraId="77C1A51C" w14:textId="010D3144" w:rsidR="005C0299" w:rsidRPr="00D96AC3" w:rsidRDefault="005C0299" w:rsidP="005C0299">
            <w:pPr>
              <w:adjustRightInd w:val="0"/>
              <w:rPr>
                <w:color w:val="C00000"/>
                <w:szCs w:val="20"/>
              </w:rPr>
            </w:pPr>
            <w:r w:rsidRPr="00D96AC3">
              <w:rPr>
                <w:color w:val="C00000"/>
                <w:szCs w:val="20"/>
              </w:rPr>
              <w:t>Delivery Date 3</w:t>
            </w:r>
            <w:r w:rsidR="001861BE" w:rsidRPr="00D96AC3">
              <w:rPr>
                <w:color w:val="C00000"/>
                <w:szCs w:val="20"/>
              </w:rPr>
              <w:t>0</w:t>
            </w:r>
            <w:r w:rsidRPr="00D96AC3">
              <w:rPr>
                <w:color w:val="C00000"/>
                <w:szCs w:val="20"/>
              </w:rPr>
              <w:t xml:space="preserve"> November 2026</w:t>
            </w:r>
          </w:p>
          <w:p w14:paraId="0431437C" w14:textId="5AE81AC2" w:rsidR="00813841" w:rsidRPr="00D96AC3" w:rsidRDefault="005C0299" w:rsidP="005C0299">
            <w:pPr>
              <w:adjustRightInd w:val="0"/>
              <w:rPr>
                <w:color w:val="C00000"/>
                <w:szCs w:val="20"/>
              </w:rPr>
            </w:pPr>
            <w:r w:rsidRPr="00D96AC3">
              <w:rPr>
                <w:color w:val="C00000"/>
                <w:szCs w:val="20"/>
              </w:rPr>
              <w:t>Qty. 1 Each</w:t>
            </w:r>
          </w:p>
          <w:p w14:paraId="3DB2079D" w14:textId="77777777" w:rsidR="00813841" w:rsidRPr="00D96AC3" w:rsidRDefault="00813841" w:rsidP="008077F1">
            <w:pPr>
              <w:adjustRightInd w:val="0"/>
              <w:rPr>
                <w:color w:val="C00000"/>
                <w:szCs w:val="20"/>
              </w:rPr>
            </w:pPr>
          </w:p>
          <w:p w14:paraId="582788F2" w14:textId="77777777" w:rsidR="005C0299" w:rsidRPr="00D96AC3" w:rsidRDefault="005C0299" w:rsidP="005C0299">
            <w:pPr>
              <w:adjustRightInd w:val="0"/>
              <w:rPr>
                <w:color w:val="C00000"/>
                <w:szCs w:val="20"/>
              </w:rPr>
            </w:pPr>
            <w:r w:rsidRPr="00D96AC3">
              <w:rPr>
                <w:color w:val="C00000"/>
                <w:szCs w:val="20"/>
              </w:rPr>
              <w:t xml:space="preserve">Partial Delivery Schedule </w:t>
            </w:r>
          </w:p>
          <w:p w14:paraId="7FBD8EE4" w14:textId="77777777" w:rsidR="005C0299" w:rsidRPr="00D96AC3" w:rsidRDefault="005C0299" w:rsidP="005C0299">
            <w:pPr>
              <w:adjustRightInd w:val="0"/>
              <w:rPr>
                <w:color w:val="C00000"/>
                <w:szCs w:val="20"/>
              </w:rPr>
            </w:pPr>
            <w:r w:rsidRPr="00D96AC3">
              <w:rPr>
                <w:color w:val="C00000"/>
                <w:szCs w:val="20"/>
              </w:rPr>
              <w:t xml:space="preserve">Delivery On or Before </w:t>
            </w:r>
          </w:p>
          <w:p w14:paraId="261FBF02" w14:textId="2F9737A2" w:rsidR="005C0299" w:rsidRPr="00D96AC3" w:rsidRDefault="005C0299" w:rsidP="005C0299">
            <w:pPr>
              <w:adjustRightInd w:val="0"/>
              <w:rPr>
                <w:color w:val="C00000"/>
                <w:szCs w:val="20"/>
              </w:rPr>
            </w:pPr>
            <w:r w:rsidRPr="00D96AC3">
              <w:rPr>
                <w:color w:val="C00000"/>
                <w:szCs w:val="20"/>
              </w:rPr>
              <w:t xml:space="preserve">Delivery Date 31 </w:t>
            </w:r>
            <w:r w:rsidR="001861BE" w:rsidRPr="00D96AC3">
              <w:rPr>
                <w:color w:val="C00000"/>
                <w:szCs w:val="20"/>
              </w:rPr>
              <w:t>December</w:t>
            </w:r>
            <w:r w:rsidRPr="00D96AC3">
              <w:rPr>
                <w:color w:val="C00000"/>
                <w:szCs w:val="20"/>
              </w:rPr>
              <w:t xml:space="preserve"> 2026</w:t>
            </w:r>
          </w:p>
          <w:p w14:paraId="774FB9C4" w14:textId="2AEF8512" w:rsidR="00813841" w:rsidRPr="00D96AC3" w:rsidRDefault="005C0299" w:rsidP="005C0299">
            <w:pPr>
              <w:adjustRightInd w:val="0"/>
              <w:rPr>
                <w:color w:val="C00000"/>
                <w:szCs w:val="20"/>
              </w:rPr>
            </w:pPr>
            <w:r w:rsidRPr="00D96AC3">
              <w:rPr>
                <w:color w:val="C00000"/>
                <w:szCs w:val="20"/>
              </w:rPr>
              <w:t>Qty. 1 Each</w:t>
            </w:r>
          </w:p>
          <w:p w14:paraId="5474A3C4" w14:textId="77777777" w:rsidR="00813841" w:rsidRPr="00D96AC3" w:rsidRDefault="00813841" w:rsidP="008077F1">
            <w:pPr>
              <w:adjustRightInd w:val="0"/>
              <w:rPr>
                <w:color w:val="C00000"/>
                <w:szCs w:val="20"/>
              </w:rPr>
            </w:pPr>
          </w:p>
          <w:p w14:paraId="1F5A86BB" w14:textId="6E5220BB" w:rsidR="00813841" w:rsidRPr="00D96AC3" w:rsidRDefault="00813841" w:rsidP="008077F1">
            <w:pPr>
              <w:adjustRightInd w:val="0"/>
              <w:rPr>
                <w:color w:val="C00000"/>
                <w:szCs w:val="20"/>
              </w:rPr>
            </w:pPr>
          </w:p>
        </w:tc>
        <w:tc>
          <w:tcPr>
            <w:tcW w:w="900" w:type="dxa"/>
          </w:tcPr>
          <w:p w14:paraId="6EEF65AF" w14:textId="1800502B" w:rsidR="008D48BD" w:rsidRPr="00D96AC3" w:rsidRDefault="00813841" w:rsidP="008077F1">
            <w:pPr>
              <w:adjustRightInd w:val="0"/>
              <w:rPr>
                <w:color w:val="C00000"/>
                <w:szCs w:val="20"/>
              </w:rPr>
            </w:pPr>
            <w:r w:rsidRPr="00D96AC3">
              <w:rPr>
                <w:color w:val="C00000"/>
                <w:szCs w:val="20"/>
              </w:rPr>
              <w:lastRenderedPageBreak/>
              <w:t>12 Each</w:t>
            </w:r>
          </w:p>
        </w:tc>
        <w:tc>
          <w:tcPr>
            <w:tcW w:w="2538" w:type="dxa"/>
          </w:tcPr>
          <w:p w14:paraId="61144824" w14:textId="77777777" w:rsidR="00813841" w:rsidRPr="00D96AC3" w:rsidRDefault="00813841" w:rsidP="00813841">
            <w:pPr>
              <w:adjustRightInd w:val="0"/>
              <w:rPr>
                <w:color w:val="C00000"/>
                <w:szCs w:val="20"/>
              </w:rPr>
            </w:pPr>
            <w:r w:rsidRPr="00D96AC3">
              <w:rPr>
                <w:color w:val="C00000"/>
                <w:szCs w:val="20"/>
              </w:rPr>
              <w:t>Naval Medical Center Portsmouth Laboratory (Blood Bank)</w:t>
            </w:r>
          </w:p>
          <w:p w14:paraId="62208556" w14:textId="77777777" w:rsidR="00813841" w:rsidRPr="00D96AC3" w:rsidRDefault="00813841" w:rsidP="00813841">
            <w:pPr>
              <w:adjustRightInd w:val="0"/>
              <w:rPr>
                <w:color w:val="C00000"/>
                <w:szCs w:val="20"/>
              </w:rPr>
            </w:pPr>
            <w:r w:rsidRPr="00D96AC3">
              <w:rPr>
                <w:color w:val="C00000"/>
                <w:szCs w:val="20"/>
              </w:rPr>
              <w:t>620 John Paul Jones Circle</w:t>
            </w:r>
          </w:p>
          <w:p w14:paraId="14A8228A" w14:textId="77777777" w:rsidR="00813841" w:rsidRPr="00D96AC3" w:rsidRDefault="00813841" w:rsidP="00813841">
            <w:pPr>
              <w:adjustRightInd w:val="0"/>
              <w:rPr>
                <w:color w:val="C00000"/>
                <w:szCs w:val="20"/>
              </w:rPr>
            </w:pPr>
            <w:r w:rsidRPr="00D96AC3">
              <w:rPr>
                <w:color w:val="C00000"/>
                <w:szCs w:val="20"/>
              </w:rPr>
              <w:t>Building 2, 1st Floor</w:t>
            </w:r>
          </w:p>
          <w:p w14:paraId="37B2954F" w14:textId="77777777" w:rsidR="008D48BD" w:rsidRPr="00D96AC3" w:rsidRDefault="00813841" w:rsidP="00813841">
            <w:pPr>
              <w:adjustRightInd w:val="0"/>
              <w:rPr>
                <w:color w:val="C00000"/>
                <w:szCs w:val="20"/>
              </w:rPr>
            </w:pPr>
            <w:r w:rsidRPr="00D96AC3">
              <w:rPr>
                <w:color w:val="C00000"/>
                <w:szCs w:val="20"/>
              </w:rPr>
              <w:t>Portsmouth, VA 23708</w:t>
            </w:r>
          </w:p>
          <w:p w14:paraId="711CDBCA" w14:textId="00FD888A" w:rsidR="00813841" w:rsidRPr="00D96AC3" w:rsidRDefault="00813841" w:rsidP="00813841">
            <w:pPr>
              <w:adjustRightInd w:val="0"/>
              <w:rPr>
                <w:color w:val="C00000"/>
                <w:szCs w:val="20"/>
              </w:rPr>
            </w:pPr>
            <w:r w:rsidRPr="00D96AC3">
              <w:rPr>
                <w:color w:val="C00000"/>
                <w:szCs w:val="20"/>
              </w:rPr>
              <w:t>United States</w:t>
            </w:r>
          </w:p>
        </w:tc>
        <w:tc>
          <w:tcPr>
            <w:tcW w:w="1867" w:type="dxa"/>
          </w:tcPr>
          <w:p w14:paraId="31B6F93B" w14:textId="77777777" w:rsidR="008D48BD" w:rsidRPr="00D96AC3" w:rsidRDefault="00813841" w:rsidP="008077F1">
            <w:pPr>
              <w:adjustRightInd w:val="0"/>
              <w:rPr>
                <w:color w:val="C00000"/>
                <w:szCs w:val="20"/>
              </w:rPr>
            </w:pPr>
            <w:r w:rsidRPr="00D96AC3">
              <w:rPr>
                <w:color w:val="C00000"/>
                <w:szCs w:val="20"/>
              </w:rPr>
              <w:t xml:space="preserve">FoB Details </w:t>
            </w:r>
          </w:p>
          <w:p w14:paraId="6A8DAA13" w14:textId="77777777" w:rsidR="00813841" w:rsidRPr="00D96AC3" w:rsidRDefault="00813841" w:rsidP="008077F1">
            <w:pPr>
              <w:adjustRightInd w:val="0"/>
              <w:rPr>
                <w:color w:val="C00000"/>
                <w:szCs w:val="20"/>
              </w:rPr>
            </w:pPr>
            <w:r w:rsidRPr="00D96AC3">
              <w:rPr>
                <w:color w:val="C00000"/>
                <w:szCs w:val="20"/>
              </w:rPr>
              <w:t xml:space="preserve">Contractor </w:t>
            </w:r>
          </w:p>
          <w:p w14:paraId="7B28BFE7" w14:textId="06294CBA" w:rsidR="00813841" w:rsidRPr="00D96AC3" w:rsidRDefault="00813841" w:rsidP="008077F1">
            <w:pPr>
              <w:adjustRightInd w:val="0"/>
              <w:rPr>
                <w:color w:val="C00000"/>
                <w:szCs w:val="20"/>
              </w:rPr>
            </w:pPr>
            <w:r w:rsidRPr="00D96AC3">
              <w:rPr>
                <w:color w:val="C00000"/>
                <w:szCs w:val="20"/>
              </w:rPr>
              <w:t>Destination</w:t>
            </w:r>
          </w:p>
        </w:tc>
      </w:tr>
    </w:tbl>
    <w:p w14:paraId="5C670A27" w14:textId="77777777" w:rsidR="008D48BD" w:rsidRPr="001861BE" w:rsidRDefault="008D48BD" w:rsidP="008077F1">
      <w:pPr>
        <w:adjustRightInd w:val="0"/>
        <w:spacing w:after="0" w:line="240" w:lineRule="auto"/>
        <w:rPr>
          <w:color w:val="C00000"/>
          <w:sz w:val="24"/>
          <w:szCs w:val="24"/>
        </w:rPr>
      </w:pPr>
    </w:p>
    <w:p w14:paraId="1CE60592" w14:textId="2F68A3F7" w:rsidR="008077F1" w:rsidRDefault="008077F1" w:rsidP="008077F1">
      <w:pPr>
        <w:adjustRightInd w:val="0"/>
        <w:spacing w:after="0" w:line="240" w:lineRule="auto"/>
        <w:rPr>
          <w:sz w:val="24"/>
          <w:szCs w:val="24"/>
        </w:rPr>
      </w:pPr>
      <w:r>
        <w:rPr>
          <w:sz w:val="24"/>
          <w:szCs w:val="24"/>
        </w:rPr>
        <w:t>INSPECTION AND ACCEPTANCE TERMS</w:t>
      </w:r>
    </w:p>
    <w:p w14:paraId="3F706EE2" w14:textId="77777777" w:rsidR="008077F1" w:rsidRDefault="008077F1" w:rsidP="008077F1">
      <w:pPr>
        <w:adjustRightInd w:val="0"/>
        <w:spacing w:after="0" w:line="240" w:lineRule="auto"/>
        <w:rPr>
          <w:sz w:val="24"/>
          <w:szCs w:val="24"/>
        </w:rPr>
      </w:pPr>
    </w:p>
    <w:p w14:paraId="575A9A75" w14:textId="77777777" w:rsidR="008077F1" w:rsidRDefault="008077F1" w:rsidP="008077F1">
      <w:pPr>
        <w:adjustRightInd w:val="0"/>
        <w:spacing w:after="0" w:line="240" w:lineRule="auto"/>
        <w:rPr>
          <w:sz w:val="24"/>
          <w:szCs w:val="24"/>
        </w:rPr>
      </w:pPr>
      <w:r>
        <w:rPr>
          <w:sz w:val="24"/>
          <w:szCs w:val="24"/>
        </w:rPr>
        <w:t>Supplies/services will be inspected/accepted at:</w:t>
      </w:r>
    </w:p>
    <w:p w14:paraId="49E469D9" w14:textId="77777777" w:rsidR="008077F1" w:rsidRDefault="008077F1" w:rsidP="008077F1">
      <w:pPr>
        <w:adjustRightInd w:val="0"/>
        <w:spacing w:after="0" w:line="240" w:lineRule="auto"/>
        <w:rPr>
          <w:sz w:val="24"/>
          <w:szCs w:val="24"/>
        </w:rPr>
      </w:pPr>
    </w:p>
    <w:tbl>
      <w:tblPr>
        <w:tblW w:w="9750" w:type="dxa"/>
        <w:tblLayout w:type="fixed"/>
        <w:tblCellMar>
          <w:left w:w="0" w:type="dxa"/>
          <w:right w:w="0" w:type="dxa"/>
        </w:tblCellMar>
        <w:tblLook w:val="0000" w:firstRow="0" w:lastRow="0" w:firstColumn="0" w:lastColumn="0" w:noHBand="0" w:noVBand="0"/>
      </w:tblPr>
      <w:tblGrid>
        <w:gridCol w:w="750"/>
        <w:gridCol w:w="3000"/>
        <w:gridCol w:w="1500"/>
        <w:gridCol w:w="3000"/>
        <w:gridCol w:w="1500"/>
      </w:tblGrid>
      <w:tr w:rsidR="008077F1" w14:paraId="55A23CA2" w14:textId="77777777" w:rsidTr="008071D2">
        <w:trPr>
          <w:cantSplit/>
        </w:trPr>
        <w:tc>
          <w:tcPr>
            <w:tcW w:w="750" w:type="dxa"/>
            <w:tcBorders>
              <w:top w:val="nil"/>
              <w:left w:val="nil"/>
              <w:bottom w:val="nil"/>
              <w:right w:val="nil"/>
            </w:tcBorders>
          </w:tcPr>
          <w:p w14:paraId="5ABD8086" w14:textId="77777777" w:rsidR="008077F1" w:rsidRDefault="008077F1" w:rsidP="008077F1">
            <w:pPr>
              <w:spacing w:after="0" w:line="240" w:lineRule="auto"/>
            </w:pPr>
            <w:r>
              <w:t xml:space="preserve">CLIN </w:t>
            </w:r>
          </w:p>
        </w:tc>
        <w:tc>
          <w:tcPr>
            <w:tcW w:w="3000" w:type="dxa"/>
            <w:tcBorders>
              <w:top w:val="nil"/>
              <w:left w:val="nil"/>
              <w:bottom w:val="nil"/>
              <w:right w:val="nil"/>
            </w:tcBorders>
          </w:tcPr>
          <w:p w14:paraId="32F87497" w14:textId="77777777" w:rsidR="008077F1" w:rsidRDefault="008077F1" w:rsidP="008077F1">
            <w:pPr>
              <w:spacing w:after="0" w:line="240" w:lineRule="auto"/>
            </w:pPr>
            <w:r>
              <w:t xml:space="preserve">INSPECT AT </w:t>
            </w:r>
          </w:p>
        </w:tc>
        <w:tc>
          <w:tcPr>
            <w:tcW w:w="1500" w:type="dxa"/>
            <w:tcBorders>
              <w:top w:val="nil"/>
              <w:left w:val="nil"/>
              <w:bottom w:val="nil"/>
              <w:right w:val="nil"/>
            </w:tcBorders>
          </w:tcPr>
          <w:p w14:paraId="009D8B84" w14:textId="77777777" w:rsidR="008077F1" w:rsidRDefault="008077F1" w:rsidP="008077F1">
            <w:pPr>
              <w:spacing w:after="0" w:line="240" w:lineRule="auto"/>
            </w:pPr>
            <w:r>
              <w:t xml:space="preserve">INSPECT BY </w:t>
            </w:r>
          </w:p>
        </w:tc>
        <w:tc>
          <w:tcPr>
            <w:tcW w:w="3000" w:type="dxa"/>
            <w:tcBorders>
              <w:top w:val="nil"/>
              <w:left w:val="nil"/>
              <w:bottom w:val="nil"/>
              <w:right w:val="nil"/>
            </w:tcBorders>
          </w:tcPr>
          <w:p w14:paraId="36FE0572" w14:textId="77777777" w:rsidR="008077F1" w:rsidRDefault="008077F1" w:rsidP="008077F1">
            <w:pPr>
              <w:spacing w:after="0" w:line="240" w:lineRule="auto"/>
            </w:pPr>
            <w:r>
              <w:t xml:space="preserve">ACCEPT AT </w:t>
            </w:r>
          </w:p>
        </w:tc>
        <w:tc>
          <w:tcPr>
            <w:tcW w:w="1500" w:type="dxa"/>
            <w:tcBorders>
              <w:top w:val="nil"/>
              <w:left w:val="nil"/>
              <w:bottom w:val="nil"/>
              <w:right w:val="nil"/>
            </w:tcBorders>
          </w:tcPr>
          <w:p w14:paraId="4A23AC9F" w14:textId="77777777" w:rsidR="008077F1" w:rsidRDefault="008077F1" w:rsidP="008077F1">
            <w:pPr>
              <w:spacing w:after="0" w:line="240" w:lineRule="auto"/>
            </w:pPr>
            <w:r>
              <w:t xml:space="preserve">ACCEPT BY </w:t>
            </w:r>
          </w:p>
        </w:tc>
      </w:tr>
      <w:tr w:rsidR="008077F1" w14:paraId="3E11BF63" w14:textId="77777777" w:rsidTr="008071D2">
        <w:trPr>
          <w:cantSplit/>
        </w:trPr>
        <w:tc>
          <w:tcPr>
            <w:tcW w:w="750" w:type="dxa"/>
            <w:tcBorders>
              <w:top w:val="nil"/>
              <w:left w:val="nil"/>
              <w:bottom w:val="nil"/>
              <w:right w:val="nil"/>
            </w:tcBorders>
          </w:tcPr>
          <w:p w14:paraId="4BFCE9C5" w14:textId="77777777" w:rsidR="008077F1" w:rsidRDefault="008077F1" w:rsidP="008077F1">
            <w:pPr>
              <w:spacing w:after="0" w:line="240" w:lineRule="auto"/>
            </w:pPr>
            <w:r>
              <w:t xml:space="preserve">0001 </w:t>
            </w:r>
          </w:p>
        </w:tc>
        <w:tc>
          <w:tcPr>
            <w:tcW w:w="3000" w:type="dxa"/>
            <w:tcBorders>
              <w:top w:val="nil"/>
              <w:left w:val="nil"/>
              <w:bottom w:val="nil"/>
              <w:right w:val="nil"/>
            </w:tcBorders>
          </w:tcPr>
          <w:p w14:paraId="40A0F904" w14:textId="77777777" w:rsidR="008077F1" w:rsidRDefault="008077F1" w:rsidP="008077F1">
            <w:pPr>
              <w:spacing w:after="0" w:line="240" w:lineRule="auto"/>
            </w:pPr>
            <w:r>
              <w:t xml:space="preserve">Destination </w:t>
            </w:r>
          </w:p>
        </w:tc>
        <w:tc>
          <w:tcPr>
            <w:tcW w:w="1500" w:type="dxa"/>
            <w:tcBorders>
              <w:top w:val="nil"/>
              <w:left w:val="nil"/>
              <w:bottom w:val="nil"/>
              <w:right w:val="nil"/>
            </w:tcBorders>
          </w:tcPr>
          <w:p w14:paraId="7A7DEF1B" w14:textId="77777777" w:rsidR="008077F1" w:rsidRDefault="008077F1" w:rsidP="008077F1">
            <w:pPr>
              <w:spacing w:after="0" w:line="240" w:lineRule="auto"/>
            </w:pPr>
            <w:r>
              <w:t xml:space="preserve">Government </w:t>
            </w:r>
          </w:p>
        </w:tc>
        <w:tc>
          <w:tcPr>
            <w:tcW w:w="3000" w:type="dxa"/>
            <w:tcBorders>
              <w:top w:val="nil"/>
              <w:left w:val="nil"/>
              <w:bottom w:val="nil"/>
              <w:right w:val="nil"/>
            </w:tcBorders>
          </w:tcPr>
          <w:p w14:paraId="4C4AEB26" w14:textId="77777777" w:rsidR="008077F1" w:rsidRDefault="008077F1" w:rsidP="008077F1">
            <w:pPr>
              <w:spacing w:after="0" w:line="240" w:lineRule="auto"/>
            </w:pPr>
            <w:r>
              <w:t xml:space="preserve">Destination </w:t>
            </w:r>
          </w:p>
        </w:tc>
        <w:tc>
          <w:tcPr>
            <w:tcW w:w="1500" w:type="dxa"/>
            <w:tcBorders>
              <w:top w:val="nil"/>
              <w:left w:val="nil"/>
              <w:bottom w:val="nil"/>
              <w:right w:val="nil"/>
            </w:tcBorders>
          </w:tcPr>
          <w:p w14:paraId="712BF2E2" w14:textId="77777777" w:rsidR="008077F1" w:rsidRDefault="008077F1" w:rsidP="008077F1">
            <w:pPr>
              <w:spacing w:after="0" w:line="240" w:lineRule="auto"/>
            </w:pPr>
            <w:r>
              <w:t xml:space="preserve">Government </w:t>
            </w:r>
          </w:p>
        </w:tc>
      </w:tr>
      <w:tr w:rsidR="008077F1" w14:paraId="302FA57C" w14:textId="77777777" w:rsidTr="008071D2">
        <w:trPr>
          <w:cantSplit/>
        </w:trPr>
        <w:tc>
          <w:tcPr>
            <w:tcW w:w="750" w:type="dxa"/>
            <w:tcBorders>
              <w:top w:val="nil"/>
              <w:left w:val="nil"/>
              <w:bottom w:val="nil"/>
              <w:right w:val="nil"/>
            </w:tcBorders>
          </w:tcPr>
          <w:p w14:paraId="49E81966" w14:textId="4E7189C3" w:rsidR="008077F1" w:rsidRDefault="008077F1" w:rsidP="008077F1">
            <w:pPr>
              <w:spacing w:after="0" w:line="240" w:lineRule="auto"/>
            </w:pPr>
          </w:p>
        </w:tc>
        <w:tc>
          <w:tcPr>
            <w:tcW w:w="3000" w:type="dxa"/>
            <w:tcBorders>
              <w:top w:val="nil"/>
              <w:left w:val="nil"/>
              <w:bottom w:val="nil"/>
              <w:right w:val="nil"/>
            </w:tcBorders>
          </w:tcPr>
          <w:p w14:paraId="68232F20" w14:textId="1654CE0D" w:rsidR="008077F1" w:rsidRDefault="008077F1" w:rsidP="008077F1">
            <w:pPr>
              <w:spacing w:after="0" w:line="240" w:lineRule="auto"/>
            </w:pPr>
          </w:p>
        </w:tc>
        <w:tc>
          <w:tcPr>
            <w:tcW w:w="1500" w:type="dxa"/>
            <w:tcBorders>
              <w:top w:val="nil"/>
              <w:left w:val="nil"/>
              <w:bottom w:val="nil"/>
              <w:right w:val="nil"/>
            </w:tcBorders>
          </w:tcPr>
          <w:p w14:paraId="28D3CCFF" w14:textId="40C66671" w:rsidR="008077F1" w:rsidRDefault="008077F1" w:rsidP="008077F1">
            <w:pPr>
              <w:spacing w:after="0" w:line="240" w:lineRule="auto"/>
            </w:pPr>
          </w:p>
        </w:tc>
        <w:tc>
          <w:tcPr>
            <w:tcW w:w="3000" w:type="dxa"/>
            <w:tcBorders>
              <w:top w:val="nil"/>
              <w:left w:val="nil"/>
              <w:bottom w:val="nil"/>
              <w:right w:val="nil"/>
            </w:tcBorders>
          </w:tcPr>
          <w:p w14:paraId="606C1B77" w14:textId="0DD508FC" w:rsidR="008077F1" w:rsidRDefault="008077F1" w:rsidP="008077F1">
            <w:pPr>
              <w:spacing w:after="0" w:line="240" w:lineRule="auto"/>
            </w:pPr>
          </w:p>
        </w:tc>
        <w:tc>
          <w:tcPr>
            <w:tcW w:w="1500" w:type="dxa"/>
            <w:tcBorders>
              <w:top w:val="nil"/>
              <w:left w:val="nil"/>
              <w:bottom w:val="nil"/>
              <w:right w:val="nil"/>
            </w:tcBorders>
          </w:tcPr>
          <w:p w14:paraId="2E66935A" w14:textId="56FEF39F" w:rsidR="008077F1" w:rsidRDefault="008077F1" w:rsidP="008077F1">
            <w:pPr>
              <w:spacing w:after="0" w:line="240" w:lineRule="auto"/>
            </w:pPr>
          </w:p>
        </w:tc>
      </w:tr>
    </w:tbl>
    <w:p w14:paraId="0AC29EED" w14:textId="77777777" w:rsidR="00E93BDF" w:rsidRDefault="00E93BDF" w:rsidP="008077F1">
      <w:pPr>
        <w:spacing w:after="0" w:line="240" w:lineRule="auto"/>
      </w:pPr>
    </w:p>
    <w:p w14:paraId="61E932A5" w14:textId="77777777" w:rsidR="00E93BDF" w:rsidRPr="00E93BDF" w:rsidRDefault="00E93BDF" w:rsidP="00E93BDF">
      <w:pPr>
        <w:kinsoku w:val="0"/>
        <w:overflowPunct w:val="0"/>
        <w:autoSpaceDE w:val="0"/>
        <w:autoSpaceDN w:val="0"/>
        <w:adjustRightInd w:val="0"/>
        <w:spacing w:after="0" w:line="221" w:lineRule="exact"/>
        <w:ind w:left="39"/>
        <w:rPr>
          <w:szCs w:val="20"/>
        </w:rPr>
      </w:pPr>
      <w:r w:rsidRPr="00E93BDF">
        <w:rPr>
          <w:szCs w:val="20"/>
        </w:rPr>
        <w:t>CLAUSES INCORPORATED BY REFERENCE</w:t>
      </w:r>
    </w:p>
    <w:p w14:paraId="4A48D861" w14:textId="77777777" w:rsidR="00E93BDF" w:rsidRPr="00E93BDF" w:rsidRDefault="00E93BDF" w:rsidP="00E93BDF">
      <w:pPr>
        <w:kinsoku w:val="0"/>
        <w:overflowPunct w:val="0"/>
        <w:autoSpaceDE w:val="0"/>
        <w:autoSpaceDN w:val="0"/>
        <w:adjustRightInd w:val="0"/>
        <w:spacing w:before="3" w:after="0" w:line="240" w:lineRule="auto"/>
        <w:rPr>
          <w:sz w:val="5"/>
          <w:szCs w:val="5"/>
        </w:rPr>
      </w:pPr>
    </w:p>
    <w:tbl>
      <w:tblPr>
        <w:tblW w:w="0" w:type="auto"/>
        <w:tblInd w:w="310" w:type="dxa"/>
        <w:tblLayout w:type="fixed"/>
        <w:tblCellMar>
          <w:left w:w="0" w:type="dxa"/>
          <w:right w:w="0" w:type="dxa"/>
        </w:tblCellMar>
        <w:tblLook w:val="0000" w:firstRow="0" w:lastRow="0" w:firstColumn="0" w:lastColumn="0" w:noHBand="0" w:noVBand="0"/>
      </w:tblPr>
      <w:tblGrid>
        <w:gridCol w:w="1458"/>
        <w:gridCol w:w="5270"/>
        <w:gridCol w:w="1152"/>
      </w:tblGrid>
      <w:tr w:rsidR="00A0440E" w:rsidRPr="00E93BDF" w14:paraId="61335E1B" w14:textId="77777777" w:rsidTr="00614E4A">
        <w:trPr>
          <w:trHeight w:val="144"/>
        </w:trPr>
        <w:tc>
          <w:tcPr>
            <w:tcW w:w="1458" w:type="dxa"/>
            <w:tcBorders>
              <w:top w:val="nil"/>
              <w:left w:val="nil"/>
              <w:bottom w:val="nil"/>
              <w:right w:val="nil"/>
            </w:tcBorders>
          </w:tcPr>
          <w:p w14:paraId="7333F97D" w14:textId="217C5CE1" w:rsidR="00A0440E" w:rsidRPr="00E93BDF" w:rsidRDefault="00A0440E" w:rsidP="00A0440E">
            <w:pPr>
              <w:kinsoku w:val="0"/>
              <w:overflowPunct w:val="0"/>
              <w:autoSpaceDE w:val="0"/>
              <w:autoSpaceDN w:val="0"/>
              <w:adjustRightInd w:val="0"/>
              <w:spacing w:after="0" w:line="221" w:lineRule="exact"/>
              <w:ind w:left="50"/>
              <w:rPr>
                <w:spacing w:val="-2"/>
                <w:szCs w:val="20"/>
              </w:rPr>
            </w:pPr>
            <w:r>
              <w:t xml:space="preserve">52.202-1 </w:t>
            </w:r>
          </w:p>
        </w:tc>
        <w:tc>
          <w:tcPr>
            <w:tcW w:w="5270" w:type="dxa"/>
            <w:tcBorders>
              <w:top w:val="nil"/>
              <w:left w:val="nil"/>
              <w:bottom w:val="nil"/>
              <w:right w:val="nil"/>
            </w:tcBorders>
          </w:tcPr>
          <w:p w14:paraId="2BF72FDD" w14:textId="3B03DC89" w:rsidR="00A0440E" w:rsidRPr="00E93BDF" w:rsidRDefault="00A0440E" w:rsidP="00A0440E">
            <w:pPr>
              <w:kinsoku w:val="0"/>
              <w:overflowPunct w:val="0"/>
              <w:autoSpaceDE w:val="0"/>
              <w:autoSpaceDN w:val="0"/>
              <w:adjustRightInd w:val="0"/>
              <w:spacing w:after="0" w:line="221" w:lineRule="exact"/>
              <w:ind w:left="291"/>
              <w:rPr>
                <w:szCs w:val="20"/>
              </w:rPr>
            </w:pPr>
            <w:r>
              <w:t xml:space="preserve">Definitions </w:t>
            </w:r>
          </w:p>
        </w:tc>
        <w:tc>
          <w:tcPr>
            <w:tcW w:w="1152" w:type="dxa"/>
            <w:tcBorders>
              <w:top w:val="nil"/>
              <w:left w:val="nil"/>
              <w:bottom w:val="nil"/>
              <w:right w:val="nil"/>
            </w:tcBorders>
          </w:tcPr>
          <w:p w14:paraId="44F40A13" w14:textId="1E304179" w:rsidR="00A0440E" w:rsidRPr="00E93BDF" w:rsidRDefault="00A0440E" w:rsidP="00A0440E">
            <w:pPr>
              <w:kinsoku w:val="0"/>
              <w:overflowPunct w:val="0"/>
              <w:autoSpaceDE w:val="0"/>
              <w:autoSpaceDN w:val="0"/>
              <w:adjustRightInd w:val="0"/>
              <w:spacing w:after="0" w:line="221" w:lineRule="exact"/>
              <w:ind w:right="128"/>
              <w:jc w:val="center"/>
              <w:rPr>
                <w:szCs w:val="20"/>
              </w:rPr>
            </w:pPr>
            <w:r>
              <w:t xml:space="preserve">JUN 2020 </w:t>
            </w:r>
          </w:p>
        </w:tc>
      </w:tr>
      <w:tr w:rsidR="00A0440E" w:rsidRPr="00E93BDF" w14:paraId="19138E1C" w14:textId="77777777" w:rsidTr="00614E4A">
        <w:trPr>
          <w:trHeight w:val="144"/>
        </w:trPr>
        <w:tc>
          <w:tcPr>
            <w:tcW w:w="1458" w:type="dxa"/>
            <w:tcBorders>
              <w:top w:val="nil"/>
              <w:left w:val="nil"/>
              <w:bottom w:val="nil"/>
              <w:right w:val="nil"/>
            </w:tcBorders>
          </w:tcPr>
          <w:p w14:paraId="6AD05A8C" w14:textId="3C4C804C" w:rsidR="00A0440E" w:rsidRPr="00E93BDF" w:rsidRDefault="00A0440E" w:rsidP="00A0440E">
            <w:pPr>
              <w:kinsoku w:val="0"/>
              <w:overflowPunct w:val="0"/>
              <w:autoSpaceDE w:val="0"/>
              <w:autoSpaceDN w:val="0"/>
              <w:adjustRightInd w:val="0"/>
              <w:spacing w:after="0" w:line="221" w:lineRule="exact"/>
              <w:ind w:left="50"/>
              <w:rPr>
                <w:spacing w:val="-2"/>
                <w:szCs w:val="20"/>
              </w:rPr>
            </w:pPr>
            <w:r>
              <w:t xml:space="preserve">52.203-3 </w:t>
            </w:r>
          </w:p>
        </w:tc>
        <w:tc>
          <w:tcPr>
            <w:tcW w:w="5270" w:type="dxa"/>
            <w:tcBorders>
              <w:top w:val="nil"/>
              <w:left w:val="nil"/>
              <w:bottom w:val="nil"/>
              <w:right w:val="nil"/>
            </w:tcBorders>
          </w:tcPr>
          <w:p w14:paraId="562E91C9" w14:textId="5DE2A612" w:rsidR="00A0440E" w:rsidRPr="00E93BDF" w:rsidRDefault="00A0440E" w:rsidP="00A0440E">
            <w:pPr>
              <w:kinsoku w:val="0"/>
              <w:overflowPunct w:val="0"/>
              <w:autoSpaceDE w:val="0"/>
              <w:autoSpaceDN w:val="0"/>
              <w:adjustRightInd w:val="0"/>
              <w:spacing w:after="0" w:line="221" w:lineRule="exact"/>
              <w:ind w:left="291"/>
              <w:rPr>
                <w:szCs w:val="20"/>
              </w:rPr>
            </w:pPr>
            <w:r>
              <w:t xml:space="preserve">Gratuities </w:t>
            </w:r>
          </w:p>
        </w:tc>
        <w:tc>
          <w:tcPr>
            <w:tcW w:w="1152" w:type="dxa"/>
            <w:tcBorders>
              <w:top w:val="nil"/>
              <w:left w:val="nil"/>
              <w:bottom w:val="nil"/>
              <w:right w:val="nil"/>
            </w:tcBorders>
          </w:tcPr>
          <w:p w14:paraId="539BBFA2" w14:textId="5B09DECC" w:rsidR="00A0440E" w:rsidRPr="00E93BDF" w:rsidRDefault="00A0440E" w:rsidP="00A0440E">
            <w:pPr>
              <w:kinsoku w:val="0"/>
              <w:overflowPunct w:val="0"/>
              <w:autoSpaceDE w:val="0"/>
              <w:autoSpaceDN w:val="0"/>
              <w:adjustRightInd w:val="0"/>
              <w:spacing w:after="0" w:line="221" w:lineRule="exact"/>
              <w:ind w:right="128"/>
              <w:jc w:val="center"/>
              <w:rPr>
                <w:szCs w:val="20"/>
              </w:rPr>
            </w:pPr>
            <w:r>
              <w:t xml:space="preserve">APR 1984 </w:t>
            </w:r>
          </w:p>
        </w:tc>
      </w:tr>
      <w:tr w:rsidR="00A0440E" w:rsidRPr="00E93BDF" w14:paraId="48309286" w14:textId="77777777" w:rsidTr="00F33C3D">
        <w:trPr>
          <w:trHeight w:val="455"/>
        </w:trPr>
        <w:tc>
          <w:tcPr>
            <w:tcW w:w="1458" w:type="dxa"/>
            <w:tcBorders>
              <w:top w:val="nil"/>
              <w:left w:val="nil"/>
              <w:bottom w:val="nil"/>
              <w:right w:val="nil"/>
            </w:tcBorders>
          </w:tcPr>
          <w:p w14:paraId="5D472153" w14:textId="24B52548" w:rsidR="00A0440E" w:rsidRPr="00E93BDF" w:rsidRDefault="00A0440E" w:rsidP="00A0440E">
            <w:pPr>
              <w:kinsoku w:val="0"/>
              <w:overflowPunct w:val="0"/>
              <w:autoSpaceDE w:val="0"/>
              <w:autoSpaceDN w:val="0"/>
              <w:adjustRightInd w:val="0"/>
              <w:spacing w:after="0" w:line="221" w:lineRule="exact"/>
              <w:ind w:left="50"/>
              <w:rPr>
                <w:spacing w:val="-2"/>
                <w:szCs w:val="20"/>
              </w:rPr>
            </w:pPr>
            <w:r>
              <w:t xml:space="preserve">52.204-4 </w:t>
            </w:r>
          </w:p>
        </w:tc>
        <w:tc>
          <w:tcPr>
            <w:tcW w:w="5270" w:type="dxa"/>
            <w:tcBorders>
              <w:top w:val="nil"/>
              <w:left w:val="nil"/>
              <w:bottom w:val="nil"/>
              <w:right w:val="nil"/>
            </w:tcBorders>
          </w:tcPr>
          <w:p w14:paraId="0CD667BD" w14:textId="54640795" w:rsidR="00A0440E" w:rsidRPr="00E93BDF" w:rsidRDefault="00A0440E" w:rsidP="00A0440E">
            <w:pPr>
              <w:kinsoku w:val="0"/>
              <w:overflowPunct w:val="0"/>
              <w:autoSpaceDE w:val="0"/>
              <w:autoSpaceDN w:val="0"/>
              <w:adjustRightInd w:val="0"/>
              <w:spacing w:after="0" w:line="221" w:lineRule="exact"/>
              <w:ind w:left="291"/>
              <w:rPr>
                <w:szCs w:val="20"/>
              </w:rPr>
            </w:pPr>
            <w:r>
              <w:t xml:space="preserve">Printed or Copied Double-Sided on Postconsumer Fiber Content Paper </w:t>
            </w:r>
          </w:p>
        </w:tc>
        <w:tc>
          <w:tcPr>
            <w:tcW w:w="1152" w:type="dxa"/>
            <w:tcBorders>
              <w:top w:val="nil"/>
              <w:left w:val="nil"/>
              <w:bottom w:val="nil"/>
              <w:right w:val="nil"/>
            </w:tcBorders>
          </w:tcPr>
          <w:p w14:paraId="1856776F" w14:textId="1C83C376" w:rsidR="00A0440E" w:rsidRPr="00E93BDF" w:rsidRDefault="00A0440E" w:rsidP="00A0440E">
            <w:pPr>
              <w:kinsoku w:val="0"/>
              <w:overflowPunct w:val="0"/>
              <w:autoSpaceDE w:val="0"/>
              <w:autoSpaceDN w:val="0"/>
              <w:adjustRightInd w:val="0"/>
              <w:spacing w:after="0" w:line="221" w:lineRule="exact"/>
              <w:ind w:right="128"/>
              <w:jc w:val="center"/>
              <w:rPr>
                <w:szCs w:val="20"/>
              </w:rPr>
            </w:pPr>
            <w:r>
              <w:t xml:space="preserve">MAY 2011 </w:t>
            </w:r>
          </w:p>
        </w:tc>
      </w:tr>
      <w:tr w:rsidR="00A0440E" w:rsidRPr="00E93BDF" w14:paraId="70E61664" w14:textId="77777777" w:rsidTr="00614E4A">
        <w:trPr>
          <w:trHeight w:val="225"/>
        </w:trPr>
        <w:tc>
          <w:tcPr>
            <w:tcW w:w="1458" w:type="dxa"/>
            <w:tcBorders>
              <w:top w:val="nil"/>
              <w:left w:val="nil"/>
              <w:bottom w:val="nil"/>
              <w:right w:val="nil"/>
            </w:tcBorders>
          </w:tcPr>
          <w:p w14:paraId="622668EF" w14:textId="05EE41AA" w:rsidR="00A0440E" w:rsidRPr="00E93BDF" w:rsidRDefault="00A0440E" w:rsidP="00A0440E">
            <w:pPr>
              <w:kinsoku w:val="0"/>
              <w:overflowPunct w:val="0"/>
              <w:autoSpaceDE w:val="0"/>
              <w:autoSpaceDN w:val="0"/>
              <w:adjustRightInd w:val="0"/>
              <w:spacing w:after="0" w:line="221" w:lineRule="exact"/>
              <w:ind w:left="50"/>
              <w:rPr>
                <w:spacing w:val="-2"/>
                <w:szCs w:val="20"/>
              </w:rPr>
            </w:pPr>
            <w:r>
              <w:t xml:space="preserve">52.204-7 </w:t>
            </w:r>
          </w:p>
        </w:tc>
        <w:tc>
          <w:tcPr>
            <w:tcW w:w="5270" w:type="dxa"/>
            <w:tcBorders>
              <w:top w:val="nil"/>
              <w:left w:val="nil"/>
              <w:bottom w:val="nil"/>
              <w:right w:val="nil"/>
            </w:tcBorders>
          </w:tcPr>
          <w:p w14:paraId="769493A1" w14:textId="2059C84A" w:rsidR="00A0440E" w:rsidRPr="00E93BDF" w:rsidRDefault="00A0440E" w:rsidP="00A0440E">
            <w:pPr>
              <w:kinsoku w:val="0"/>
              <w:overflowPunct w:val="0"/>
              <w:autoSpaceDE w:val="0"/>
              <w:autoSpaceDN w:val="0"/>
              <w:adjustRightInd w:val="0"/>
              <w:spacing w:after="0" w:line="221" w:lineRule="exact"/>
              <w:ind w:left="291"/>
              <w:rPr>
                <w:szCs w:val="20"/>
              </w:rPr>
            </w:pPr>
            <w:r>
              <w:t xml:space="preserve">System for Award Management </w:t>
            </w:r>
          </w:p>
        </w:tc>
        <w:tc>
          <w:tcPr>
            <w:tcW w:w="1152" w:type="dxa"/>
            <w:tcBorders>
              <w:top w:val="nil"/>
              <w:left w:val="nil"/>
              <w:bottom w:val="nil"/>
              <w:right w:val="nil"/>
            </w:tcBorders>
          </w:tcPr>
          <w:p w14:paraId="3CF07C87" w14:textId="2F6574D5" w:rsidR="00A0440E" w:rsidRPr="00E93BDF" w:rsidRDefault="00A0440E" w:rsidP="00A0440E">
            <w:pPr>
              <w:kinsoku w:val="0"/>
              <w:overflowPunct w:val="0"/>
              <w:autoSpaceDE w:val="0"/>
              <w:autoSpaceDN w:val="0"/>
              <w:adjustRightInd w:val="0"/>
              <w:spacing w:after="0" w:line="221" w:lineRule="exact"/>
              <w:ind w:right="128"/>
              <w:jc w:val="center"/>
              <w:rPr>
                <w:szCs w:val="20"/>
              </w:rPr>
            </w:pPr>
            <w:r>
              <w:t xml:space="preserve">OCT 2018 </w:t>
            </w:r>
          </w:p>
        </w:tc>
      </w:tr>
      <w:tr w:rsidR="00A0440E" w:rsidRPr="00E93BDF" w14:paraId="744A1B80" w14:textId="77777777" w:rsidTr="00614E4A">
        <w:trPr>
          <w:trHeight w:val="216"/>
        </w:trPr>
        <w:tc>
          <w:tcPr>
            <w:tcW w:w="1458" w:type="dxa"/>
            <w:tcBorders>
              <w:top w:val="nil"/>
              <w:left w:val="nil"/>
              <w:bottom w:val="nil"/>
              <w:right w:val="nil"/>
            </w:tcBorders>
          </w:tcPr>
          <w:p w14:paraId="05F8383A" w14:textId="623FE0D3" w:rsidR="00A0440E" w:rsidRPr="00E93BDF" w:rsidRDefault="00A0440E" w:rsidP="00A0440E">
            <w:pPr>
              <w:kinsoku w:val="0"/>
              <w:overflowPunct w:val="0"/>
              <w:autoSpaceDE w:val="0"/>
              <w:autoSpaceDN w:val="0"/>
              <w:adjustRightInd w:val="0"/>
              <w:spacing w:after="0" w:line="221" w:lineRule="exact"/>
              <w:ind w:left="50"/>
              <w:rPr>
                <w:spacing w:val="-2"/>
                <w:szCs w:val="20"/>
              </w:rPr>
            </w:pPr>
            <w:r>
              <w:t xml:space="preserve">52.204-13 </w:t>
            </w:r>
          </w:p>
        </w:tc>
        <w:tc>
          <w:tcPr>
            <w:tcW w:w="5270" w:type="dxa"/>
            <w:tcBorders>
              <w:top w:val="nil"/>
              <w:left w:val="nil"/>
              <w:bottom w:val="nil"/>
              <w:right w:val="nil"/>
            </w:tcBorders>
          </w:tcPr>
          <w:p w14:paraId="1E91C2EB" w14:textId="47A0E980" w:rsidR="00A0440E" w:rsidRPr="00E93BDF" w:rsidRDefault="00A0440E" w:rsidP="00A0440E">
            <w:pPr>
              <w:kinsoku w:val="0"/>
              <w:overflowPunct w:val="0"/>
              <w:autoSpaceDE w:val="0"/>
              <w:autoSpaceDN w:val="0"/>
              <w:adjustRightInd w:val="0"/>
              <w:spacing w:after="0" w:line="221" w:lineRule="exact"/>
              <w:ind w:left="291"/>
              <w:rPr>
                <w:szCs w:val="20"/>
              </w:rPr>
            </w:pPr>
            <w:r>
              <w:t xml:space="preserve">System for Award Management Maintenance </w:t>
            </w:r>
          </w:p>
        </w:tc>
        <w:tc>
          <w:tcPr>
            <w:tcW w:w="1152" w:type="dxa"/>
            <w:tcBorders>
              <w:top w:val="nil"/>
              <w:left w:val="nil"/>
              <w:bottom w:val="nil"/>
              <w:right w:val="nil"/>
            </w:tcBorders>
          </w:tcPr>
          <w:p w14:paraId="58EF6D8A" w14:textId="032AAE18" w:rsidR="00A0440E" w:rsidRPr="00E93BDF" w:rsidRDefault="00A0440E" w:rsidP="00A0440E">
            <w:pPr>
              <w:kinsoku w:val="0"/>
              <w:overflowPunct w:val="0"/>
              <w:autoSpaceDE w:val="0"/>
              <w:autoSpaceDN w:val="0"/>
              <w:adjustRightInd w:val="0"/>
              <w:spacing w:after="0" w:line="221" w:lineRule="exact"/>
              <w:ind w:right="128"/>
              <w:jc w:val="center"/>
              <w:rPr>
                <w:szCs w:val="20"/>
              </w:rPr>
            </w:pPr>
            <w:r>
              <w:t xml:space="preserve">OCT 2018 </w:t>
            </w:r>
          </w:p>
        </w:tc>
      </w:tr>
      <w:tr w:rsidR="00A0440E" w:rsidRPr="00E93BDF" w14:paraId="056FB795" w14:textId="77777777" w:rsidTr="00614E4A">
        <w:trPr>
          <w:trHeight w:val="207"/>
        </w:trPr>
        <w:tc>
          <w:tcPr>
            <w:tcW w:w="1458" w:type="dxa"/>
            <w:tcBorders>
              <w:top w:val="nil"/>
              <w:left w:val="nil"/>
              <w:bottom w:val="nil"/>
              <w:right w:val="nil"/>
            </w:tcBorders>
          </w:tcPr>
          <w:p w14:paraId="793FCB1C" w14:textId="176572FD" w:rsidR="00A0440E" w:rsidRPr="00E93BDF" w:rsidRDefault="00A0440E" w:rsidP="00A0440E">
            <w:pPr>
              <w:kinsoku w:val="0"/>
              <w:overflowPunct w:val="0"/>
              <w:autoSpaceDE w:val="0"/>
              <w:autoSpaceDN w:val="0"/>
              <w:adjustRightInd w:val="0"/>
              <w:spacing w:after="0" w:line="221" w:lineRule="exact"/>
              <w:ind w:left="50"/>
              <w:rPr>
                <w:spacing w:val="-2"/>
                <w:szCs w:val="20"/>
              </w:rPr>
            </w:pPr>
            <w:r>
              <w:t xml:space="preserve">52.204-16 </w:t>
            </w:r>
          </w:p>
        </w:tc>
        <w:tc>
          <w:tcPr>
            <w:tcW w:w="5270" w:type="dxa"/>
            <w:tcBorders>
              <w:top w:val="nil"/>
              <w:left w:val="nil"/>
              <w:bottom w:val="nil"/>
              <w:right w:val="nil"/>
            </w:tcBorders>
          </w:tcPr>
          <w:p w14:paraId="1F5FDF3E" w14:textId="29F90418" w:rsidR="00A0440E" w:rsidRPr="00E93BDF" w:rsidRDefault="00A0440E" w:rsidP="00A0440E">
            <w:pPr>
              <w:kinsoku w:val="0"/>
              <w:overflowPunct w:val="0"/>
              <w:autoSpaceDE w:val="0"/>
              <w:autoSpaceDN w:val="0"/>
              <w:adjustRightInd w:val="0"/>
              <w:spacing w:after="0" w:line="221" w:lineRule="exact"/>
              <w:ind w:left="291"/>
              <w:rPr>
                <w:szCs w:val="20"/>
              </w:rPr>
            </w:pPr>
            <w:r>
              <w:t xml:space="preserve">Commercial and Government Entity Code Reporting </w:t>
            </w:r>
          </w:p>
        </w:tc>
        <w:tc>
          <w:tcPr>
            <w:tcW w:w="1152" w:type="dxa"/>
            <w:tcBorders>
              <w:top w:val="nil"/>
              <w:left w:val="nil"/>
              <w:bottom w:val="nil"/>
              <w:right w:val="nil"/>
            </w:tcBorders>
          </w:tcPr>
          <w:p w14:paraId="3C0420EB" w14:textId="511ECF54" w:rsidR="00A0440E" w:rsidRPr="00E93BDF" w:rsidRDefault="00A0440E" w:rsidP="00A0440E">
            <w:pPr>
              <w:kinsoku w:val="0"/>
              <w:overflowPunct w:val="0"/>
              <w:autoSpaceDE w:val="0"/>
              <w:autoSpaceDN w:val="0"/>
              <w:adjustRightInd w:val="0"/>
              <w:spacing w:after="0" w:line="221" w:lineRule="exact"/>
              <w:ind w:right="128"/>
              <w:jc w:val="center"/>
              <w:rPr>
                <w:szCs w:val="20"/>
              </w:rPr>
            </w:pPr>
            <w:r>
              <w:t xml:space="preserve">AUG 2020 </w:t>
            </w:r>
          </w:p>
        </w:tc>
      </w:tr>
      <w:tr w:rsidR="00A0440E" w:rsidRPr="00E93BDF" w14:paraId="3E117BC0" w14:textId="77777777" w:rsidTr="00614E4A">
        <w:trPr>
          <w:trHeight w:val="117"/>
        </w:trPr>
        <w:tc>
          <w:tcPr>
            <w:tcW w:w="1458" w:type="dxa"/>
            <w:tcBorders>
              <w:top w:val="nil"/>
              <w:left w:val="nil"/>
              <w:bottom w:val="nil"/>
              <w:right w:val="nil"/>
            </w:tcBorders>
          </w:tcPr>
          <w:p w14:paraId="116B90A3" w14:textId="2604B5B7" w:rsidR="00A0440E" w:rsidRPr="00E93BDF" w:rsidRDefault="00A0440E" w:rsidP="00A0440E">
            <w:pPr>
              <w:kinsoku w:val="0"/>
              <w:overflowPunct w:val="0"/>
              <w:autoSpaceDE w:val="0"/>
              <w:autoSpaceDN w:val="0"/>
              <w:adjustRightInd w:val="0"/>
              <w:spacing w:after="0" w:line="221" w:lineRule="exact"/>
              <w:ind w:left="50"/>
              <w:rPr>
                <w:spacing w:val="-2"/>
                <w:szCs w:val="20"/>
              </w:rPr>
            </w:pPr>
            <w:r>
              <w:t xml:space="preserve">52.204-18 </w:t>
            </w:r>
          </w:p>
        </w:tc>
        <w:tc>
          <w:tcPr>
            <w:tcW w:w="5270" w:type="dxa"/>
            <w:tcBorders>
              <w:top w:val="nil"/>
              <w:left w:val="nil"/>
              <w:bottom w:val="nil"/>
              <w:right w:val="nil"/>
            </w:tcBorders>
          </w:tcPr>
          <w:p w14:paraId="669888BE" w14:textId="1DBBEC0C" w:rsidR="00A0440E" w:rsidRPr="00E93BDF" w:rsidRDefault="00A0440E" w:rsidP="00A0440E">
            <w:pPr>
              <w:kinsoku w:val="0"/>
              <w:overflowPunct w:val="0"/>
              <w:autoSpaceDE w:val="0"/>
              <w:autoSpaceDN w:val="0"/>
              <w:adjustRightInd w:val="0"/>
              <w:spacing w:after="0" w:line="221" w:lineRule="exact"/>
              <w:ind w:left="291"/>
              <w:rPr>
                <w:szCs w:val="20"/>
              </w:rPr>
            </w:pPr>
            <w:r>
              <w:t xml:space="preserve">Commercial and Government Entity Code Maintenance </w:t>
            </w:r>
          </w:p>
        </w:tc>
        <w:tc>
          <w:tcPr>
            <w:tcW w:w="1152" w:type="dxa"/>
            <w:tcBorders>
              <w:top w:val="nil"/>
              <w:left w:val="nil"/>
              <w:bottom w:val="nil"/>
              <w:right w:val="nil"/>
            </w:tcBorders>
          </w:tcPr>
          <w:p w14:paraId="04C2BE77" w14:textId="4D5B5589" w:rsidR="00A0440E" w:rsidRPr="00E93BDF" w:rsidRDefault="00A0440E" w:rsidP="00A0440E">
            <w:pPr>
              <w:kinsoku w:val="0"/>
              <w:overflowPunct w:val="0"/>
              <w:autoSpaceDE w:val="0"/>
              <w:autoSpaceDN w:val="0"/>
              <w:adjustRightInd w:val="0"/>
              <w:spacing w:after="0" w:line="221" w:lineRule="exact"/>
              <w:ind w:right="128"/>
              <w:jc w:val="center"/>
              <w:rPr>
                <w:szCs w:val="20"/>
              </w:rPr>
            </w:pPr>
            <w:r>
              <w:t xml:space="preserve">AUG 2020 </w:t>
            </w:r>
          </w:p>
        </w:tc>
      </w:tr>
      <w:tr w:rsidR="00A0440E" w:rsidRPr="00E93BDF" w14:paraId="2C1D84FD" w14:textId="77777777" w:rsidTr="00F33C3D">
        <w:trPr>
          <w:trHeight w:val="455"/>
        </w:trPr>
        <w:tc>
          <w:tcPr>
            <w:tcW w:w="1458" w:type="dxa"/>
            <w:tcBorders>
              <w:top w:val="nil"/>
              <w:left w:val="nil"/>
              <w:bottom w:val="nil"/>
              <w:right w:val="nil"/>
            </w:tcBorders>
          </w:tcPr>
          <w:p w14:paraId="3CBFF223" w14:textId="43ED460E" w:rsidR="00A0440E" w:rsidRPr="00E93BDF" w:rsidRDefault="00A0440E" w:rsidP="00A0440E">
            <w:pPr>
              <w:kinsoku w:val="0"/>
              <w:overflowPunct w:val="0"/>
              <w:autoSpaceDE w:val="0"/>
              <w:autoSpaceDN w:val="0"/>
              <w:adjustRightInd w:val="0"/>
              <w:spacing w:after="0" w:line="221" w:lineRule="exact"/>
              <w:ind w:left="50"/>
              <w:rPr>
                <w:spacing w:val="-2"/>
                <w:szCs w:val="20"/>
              </w:rPr>
            </w:pPr>
            <w:r>
              <w:t xml:space="preserve">52.204-19 </w:t>
            </w:r>
          </w:p>
        </w:tc>
        <w:tc>
          <w:tcPr>
            <w:tcW w:w="5270" w:type="dxa"/>
            <w:tcBorders>
              <w:top w:val="nil"/>
              <w:left w:val="nil"/>
              <w:bottom w:val="nil"/>
              <w:right w:val="nil"/>
            </w:tcBorders>
          </w:tcPr>
          <w:p w14:paraId="2AB8F72B" w14:textId="00A56666" w:rsidR="00A0440E" w:rsidRPr="00E93BDF" w:rsidRDefault="00A0440E" w:rsidP="00A0440E">
            <w:pPr>
              <w:kinsoku w:val="0"/>
              <w:overflowPunct w:val="0"/>
              <w:autoSpaceDE w:val="0"/>
              <w:autoSpaceDN w:val="0"/>
              <w:adjustRightInd w:val="0"/>
              <w:spacing w:after="0" w:line="221" w:lineRule="exact"/>
              <w:ind w:left="291"/>
              <w:rPr>
                <w:szCs w:val="20"/>
              </w:rPr>
            </w:pPr>
            <w:r>
              <w:t xml:space="preserve">Incorporation by Reference of Representations and Certifications. </w:t>
            </w:r>
          </w:p>
        </w:tc>
        <w:tc>
          <w:tcPr>
            <w:tcW w:w="1152" w:type="dxa"/>
            <w:tcBorders>
              <w:top w:val="nil"/>
              <w:left w:val="nil"/>
              <w:bottom w:val="nil"/>
              <w:right w:val="nil"/>
            </w:tcBorders>
          </w:tcPr>
          <w:p w14:paraId="14EEE6EB" w14:textId="64560C54" w:rsidR="00A0440E" w:rsidRPr="00E93BDF" w:rsidRDefault="00A0440E" w:rsidP="00A0440E">
            <w:pPr>
              <w:kinsoku w:val="0"/>
              <w:overflowPunct w:val="0"/>
              <w:autoSpaceDE w:val="0"/>
              <w:autoSpaceDN w:val="0"/>
              <w:adjustRightInd w:val="0"/>
              <w:spacing w:after="0" w:line="221" w:lineRule="exact"/>
              <w:ind w:right="128"/>
              <w:jc w:val="center"/>
              <w:rPr>
                <w:szCs w:val="20"/>
              </w:rPr>
            </w:pPr>
            <w:r>
              <w:t xml:space="preserve">DEC 2014 </w:t>
            </w:r>
          </w:p>
        </w:tc>
      </w:tr>
      <w:tr w:rsidR="00A0440E" w:rsidRPr="00E93BDF" w14:paraId="56316F2B" w14:textId="77777777" w:rsidTr="00614E4A">
        <w:trPr>
          <w:trHeight w:val="279"/>
        </w:trPr>
        <w:tc>
          <w:tcPr>
            <w:tcW w:w="1458" w:type="dxa"/>
            <w:tcBorders>
              <w:top w:val="nil"/>
              <w:left w:val="nil"/>
              <w:bottom w:val="nil"/>
              <w:right w:val="nil"/>
            </w:tcBorders>
          </w:tcPr>
          <w:p w14:paraId="6E74CE14" w14:textId="5423D1F9" w:rsidR="00A0440E" w:rsidRPr="00E93BDF" w:rsidRDefault="00A0440E" w:rsidP="00A0440E">
            <w:pPr>
              <w:kinsoku w:val="0"/>
              <w:overflowPunct w:val="0"/>
              <w:autoSpaceDE w:val="0"/>
              <w:autoSpaceDN w:val="0"/>
              <w:adjustRightInd w:val="0"/>
              <w:spacing w:after="0" w:line="221" w:lineRule="exact"/>
              <w:ind w:left="50"/>
              <w:rPr>
                <w:spacing w:val="-2"/>
                <w:szCs w:val="20"/>
              </w:rPr>
            </w:pPr>
            <w:r>
              <w:t xml:space="preserve">52.204-22 </w:t>
            </w:r>
          </w:p>
        </w:tc>
        <w:tc>
          <w:tcPr>
            <w:tcW w:w="5270" w:type="dxa"/>
            <w:tcBorders>
              <w:top w:val="nil"/>
              <w:left w:val="nil"/>
              <w:bottom w:val="nil"/>
              <w:right w:val="nil"/>
            </w:tcBorders>
          </w:tcPr>
          <w:p w14:paraId="1212BD58" w14:textId="6952CA2D" w:rsidR="00A0440E" w:rsidRPr="00E93BDF" w:rsidRDefault="00A0440E" w:rsidP="00A0440E">
            <w:pPr>
              <w:kinsoku w:val="0"/>
              <w:overflowPunct w:val="0"/>
              <w:autoSpaceDE w:val="0"/>
              <w:autoSpaceDN w:val="0"/>
              <w:adjustRightInd w:val="0"/>
              <w:spacing w:after="0" w:line="221" w:lineRule="exact"/>
              <w:ind w:left="291"/>
              <w:rPr>
                <w:szCs w:val="20"/>
              </w:rPr>
            </w:pPr>
            <w:r>
              <w:t xml:space="preserve">Alternative </w:t>
            </w:r>
            <w:r w:rsidR="002E3259">
              <w:t>Line-Item</w:t>
            </w:r>
            <w:r>
              <w:t xml:space="preserve"> Proposal </w:t>
            </w:r>
          </w:p>
        </w:tc>
        <w:tc>
          <w:tcPr>
            <w:tcW w:w="1152" w:type="dxa"/>
            <w:tcBorders>
              <w:top w:val="nil"/>
              <w:left w:val="nil"/>
              <w:bottom w:val="nil"/>
              <w:right w:val="nil"/>
            </w:tcBorders>
          </w:tcPr>
          <w:p w14:paraId="73F697FB" w14:textId="630D0156" w:rsidR="00A0440E" w:rsidRPr="00E93BDF" w:rsidRDefault="00A0440E" w:rsidP="00A0440E">
            <w:pPr>
              <w:kinsoku w:val="0"/>
              <w:overflowPunct w:val="0"/>
              <w:autoSpaceDE w:val="0"/>
              <w:autoSpaceDN w:val="0"/>
              <w:adjustRightInd w:val="0"/>
              <w:spacing w:after="0" w:line="221" w:lineRule="exact"/>
              <w:ind w:right="128"/>
              <w:jc w:val="center"/>
              <w:rPr>
                <w:szCs w:val="20"/>
              </w:rPr>
            </w:pPr>
            <w:r>
              <w:t xml:space="preserve">JAN 2017 </w:t>
            </w:r>
          </w:p>
        </w:tc>
      </w:tr>
      <w:tr w:rsidR="00A0440E" w:rsidRPr="00E93BDF" w14:paraId="45CA18BF" w14:textId="77777777" w:rsidTr="00A0440E">
        <w:trPr>
          <w:trHeight w:val="455"/>
        </w:trPr>
        <w:tc>
          <w:tcPr>
            <w:tcW w:w="1458" w:type="dxa"/>
            <w:tcBorders>
              <w:top w:val="none" w:sz="6" w:space="0" w:color="auto"/>
              <w:left w:val="none" w:sz="6" w:space="0" w:color="auto"/>
              <w:bottom w:val="none" w:sz="6" w:space="0" w:color="auto"/>
              <w:right w:val="none" w:sz="6" w:space="0" w:color="auto"/>
            </w:tcBorders>
          </w:tcPr>
          <w:p w14:paraId="070594B9" w14:textId="6ABEC6EF" w:rsidR="00A0440E" w:rsidRPr="00E93BDF" w:rsidRDefault="00A0440E" w:rsidP="00A0440E">
            <w:pPr>
              <w:kinsoku w:val="0"/>
              <w:overflowPunct w:val="0"/>
              <w:autoSpaceDE w:val="0"/>
              <w:autoSpaceDN w:val="0"/>
              <w:adjustRightInd w:val="0"/>
              <w:spacing w:after="0" w:line="221" w:lineRule="exact"/>
              <w:ind w:left="50"/>
              <w:rPr>
                <w:spacing w:val="-2"/>
                <w:szCs w:val="20"/>
              </w:rPr>
            </w:pPr>
            <w:r w:rsidRPr="00E93BDF">
              <w:rPr>
                <w:spacing w:val="-2"/>
                <w:szCs w:val="20"/>
              </w:rPr>
              <w:t>52.212-1</w:t>
            </w:r>
          </w:p>
        </w:tc>
        <w:tc>
          <w:tcPr>
            <w:tcW w:w="5270" w:type="dxa"/>
            <w:tcBorders>
              <w:top w:val="none" w:sz="6" w:space="0" w:color="auto"/>
              <w:left w:val="none" w:sz="6" w:space="0" w:color="auto"/>
              <w:bottom w:val="none" w:sz="6" w:space="0" w:color="auto"/>
              <w:right w:val="none" w:sz="6" w:space="0" w:color="auto"/>
            </w:tcBorders>
          </w:tcPr>
          <w:p w14:paraId="33E2A374" w14:textId="77777777" w:rsidR="00A0440E" w:rsidRPr="00E93BDF" w:rsidRDefault="00A0440E" w:rsidP="00A0440E">
            <w:pPr>
              <w:kinsoku w:val="0"/>
              <w:overflowPunct w:val="0"/>
              <w:autoSpaceDE w:val="0"/>
              <w:autoSpaceDN w:val="0"/>
              <w:adjustRightInd w:val="0"/>
              <w:spacing w:after="0" w:line="221" w:lineRule="exact"/>
              <w:ind w:left="291"/>
              <w:rPr>
                <w:szCs w:val="20"/>
              </w:rPr>
            </w:pPr>
            <w:r w:rsidRPr="00E93BDF">
              <w:rPr>
                <w:szCs w:val="20"/>
              </w:rPr>
              <w:t>Instructions to Offerors--Commercial Products and</w:t>
            </w:r>
          </w:p>
          <w:p w14:paraId="7C2737F3" w14:textId="18A570CF" w:rsidR="00A0440E" w:rsidRPr="00E93BDF" w:rsidRDefault="00A0440E" w:rsidP="00A0440E">
            <w:pPr>
              <w:kinsoku w:val="0"/>
              <w:overflowPunct w:val="0"/>
              <w:autoSpaceDE w:val="0"/>
              <w:autoSpaceDN w:val="0"/>
              <w:adjustRightInd w:val="0"/>
              <w:spacing w:after="0" w:line="221" w:lineRule="exact"/>
              <w:ind w:left="291"/>
              <w:rPr>
                <w:szCs w:val="20"/>
              </w:rPr>
            </w:pPr>
            <w:r w:rsidRPr="00E93BDF">
              <w:rPr>
                <w:szCs w:val="20"/>
              </w:rPr>
              <w:t>Commercial Services</w:t>
            </w:r>
          </w:p>
        </w:tc>
        <w:tc>
          <w:tcPr>
            <w:tcW w:w="1152" w:type="dxa"/>
            <w:tcBorders>
              <w:top w:val="none" w:sz="6" w:space="0" w:color="auto"/>
              <w:left w:val="none" w:sz="6" w:space="0" w:color="auto"/>
              <w:bottom w:val="none" w:sz="6" w:space="0" w:color="auto"/>
              <w:right w:val="none" w:sz="6" w:space="0" w:color="auto"/>
            </w:tcBorders>
          </w:tcPr>
          <w:p w14:paraId="079A4EB5" w14:textId="1DE57C9C" w:rsidR="00A0440E" w:rsidRPr="00E93BDF" w:rsidRDefault="00A0440E" w:rsidP="00A0440E">
            <w:pPr>
              <w:kinsoku w:val="0"/>
              <w:overflowPunct w:val="0"/>
              <w:autoSpaceDE w:val="0"/>
              <w:autoSpaceDN w:val="0"/>
              <w:adjustRightInd w:val="0"/>
              <w:spacing w:after="0" w:line="221" w:lineRule="exact"/>
              <w:ind w:right="128"/>
              <w:jc w:val="center"/>
              <w:rPr>
                <w:szCs w:val="20"/>
              </w:rPr>
            </w:pPr>
            <w:r w:rsidRPr="00E93BDF">
              <w:rPr>
                <w:szCs w:val="20"/>
              </w:rPr>
              <w:t>SEP</w:t>
            </w:r>
            <w:r w:rsidRPr="00E93BDF">
              <w:rPr>
                <w:spacing w:val="-5"/>
                <w:szCs w:val="20"/>
              </w:rPr>
              <w:t xml:space="preserve"> </w:t>
            </w:r>
            <w:r w:rsidRPr="00E93BDF">
              <w:rPr>
                <w:szCs w:val="20"/>
              </w:rPr>
              <w:t>2023</w:t>
            </w:r>
          </w:p>
        </w:tc>
      </w:tr>
      <w:tr w:rsidR="00A0440E" w:rsidRPr="00E93BDF" w14:paraId="2CCB5FD1" w14:textId="77777777" w:rsidTr="00614E4A">
        <w:trPr>
          <w:trHeight w:val="189"/>
        </w:trPr>
        <w:tc>
          <w:tcPr>
            <w:tcW w:w="1458" w:type="dxa"/>
            <w:tcBorders>
              <w:top w:val="nil"/>
              <w:left w:val="nil"/>
              <w:bottom w:val="nil"/>
              <w:right w:val="nil"/>
            </w:tcBorders>
          </w:tcPr>
          <w:p w14:paraId="74830CB6" w14:textId="6E76B84A" w:rsidR="00A0440E" w:rsidRPr="00E93BDF" w:rsidRDefault="00A0440E" w:rsidP="00A0440E">
            <w:pPr>
              <w:kinsoku w:val="0"/>
              <w:overflowPunct w:val="0"/>
              <w:autoSpaceDE w:val="0"/>
              <w:autoSpaceDN w:val="0"/>
              <w:adjustRightInd w:val="0"/>
              <w:spacing w:after="0" w:line="221" w:lineRule="exact"/>
              <w:ind w:left="50"/>
              <w:rPr>
                <w:spacing w:val="-2"/>
                <w:szCs w:val="20"/>
              </w:rPr>
            </w:pPr>
            <w:r>
              <w:t xml:space="preserve">52.212-2 </w:t>
            </w:r>
          </w:p>
        </w:tc>
        <w:tc>
          <w:tcPr>
            <w:tcW w:w="5270" w:type="dxa"/>
            <w:tcBorders>
              <w:top w:val="nil"/>
              <w:left w:val="nil"/>
              <w:bottom w:val="nil"/>
              <w:right w:val="nil"/>
            </w:tcBorders>
          </w:tcPr>
          <w:p w14:paraId="628BA338" w14:textId="5B88F24E" w:rsidR="00A0440E" w:rsidRPr="00E93BDF" w:rsidRDefault="00A0440E" w:rsidP="00A0440E">
            <w:pPr>
              <w:kinsoku w:val="0"/>
              <w:overflowPunct w:val="0"/>
              <w:autoSpaceDE w:val="0"/>
              <w:autoSpaceDN w:val="0"/>
              <w:adjustRightInd w:val="0"/>
              <w:spacing w:after="0" w:line="221" w:lineRule="exact"/>
              <w:ind w:left="291"/>
              <w:rPr>
                <w:szCs w:val="20"/>
              </w:rPr>
            </w:pPr>
            <w:r>
              <w:t xml:space="preserve">Evaluation - Commercial Items </w:t>
            </w:r>
          </w:p>
        </w:tc>
        <w:tc>
          <w:tcPr>
            <w:tcW w:w="1152" w:type="dxa"/>
            <w:tcBorders>
              <w:top w:val="nil"/>
              <w:left w:val="nil"/>
              <w:bottom w:val="nil"/>
              <w:right w:val="nil"/>
            </w:tcBorders>
          </w:tcPr>
          <w:p w14:paraId="220173FC" w14:textId="63DD6A61" w:rsidR="00A0440E" w:rsidRPr="00E93BDF" w:rsidRDefault="00A0440E" w:rsidP="00A0440E">
            <w:pPr>
              <w:kinsoku w:val="0"/>
              <w:overflowPunct w:val="0"/>
              <w:autoSpaceDE w:val="0"/>
              <w:autoSpaceDN w:val="0"/>
              <w:adjustRightInd w:val="0"/>
              <w:spacing w:after="0" w:line="221" w:lineRule="exact"/>
              <w:ind w:right="128"/>
              <w:rPr>
                <w:szCs w:val="20"/>
              </w:rPr>
            </w:pPr>
            <w:r>
              <w:t xml:space="preserve">  NOV 2021 </w:t>
            </w:r>
          </w:p>
        </w:tc>
      </w:tr>
      <w:tr w:rsidR="00E93BDF" w:rsidRPr="00E93BDF" w14:paraId="745EECDC" w14:textId="77777777" w:rsidTr="00A0440E">
        <w:trPr>
          <w:trHeight w:val="459"/>
        </w:trPr>
        <w:tc>
          <w:tcPr>
            <w:tcW w:w="1458" w:type="dxa"/>
            <w:tcBorders>
              <w:top w:val="none" w:sz="6" w:space="0" w:color="auto"/>
              <w:left w:val="none" w:sz="6" w:space="0" w:color="auto"/>
              <w:bottom w:val="none" w:sz="6" w:space="0" w:color="auto"/>
              <w:right w:val="none" w:sz="6" w:space="0" w:color="auto"/>
            </w:tcBorders>
          </w:tcPr>
          <w:p w14:paraId="2DD4475A" w14:textId="77777777" w:rsidR="00E93BDF" w:rsidRPr="00E93BDF" w:rsidRDefault="00E93BDF" w:rsidP="00E93BDF">
            <w:pPr>
              <w:kinsoku w:val="0"/>
              <w:overflowPunct w:val="0"/>
              <w:autoSpaceDE w:val="0"/>
              <w:autoSpaceDN w:val="0"/>
              <w:adjustRightInd w:val="0"/>
              <w:spacing w:after="0" w:line="226" w:lineRule="exact"/>
              <w:ind w:left="50"/>
              <w:rPr>
                <w:spacing w:val="-2"/>
                <w:szCs w:val="20"/>
              </w:rPr>
            </w:pPr>
            <w:r w:rsidRPr="00E93BDF">
              <w:rPr>
                <w:spacing w:val="-2"/>
                <w:szCs w:val="20"/>
              </w:rPr>
              <w:t>52.212-4</w:t>
            </w:r>
          </w:p>
        </w:tc>
        <w:tc>
          <w:tcPr>
            <w:tcW w:w="5270" w:type="dxa"/>
            <w:tcBorders>
              <w:top w:val="none" w:sz="6" w:space="0" w:color="auto"/>
              <w:left w:val="none" w:sz="6" w:space="0" w:color="auto"/>
              <w:bottom w:val="none" w:sz="6" w:space="0" w:color="auto"/>
              <w:right w:val="none" w:sz="6" w:space="0" w:color="auto"/>
            </w:tcBorders>
          </w:tcPr>
          <w:p w14:paraId="43C2164C" w14:textId="77777777" w:rsidR="00E93BDF" w:rsidRPr="00E93BDF" w:rsidRDefault="00E93BDF" w:rsidP="00E93BDF">
            <w:pPr>
              <w:kinsoku w:val="0"/>
              <w:overflowPunct w:val="0"/>
              <w:autoSpaceDE w:val="0"/>
              <w:autoSpaceDN w:val="0"/>
              <w:adjustRightInd w:val="0"/>
              <w:spacing w:after="0" w:line="226" w:lineRule="exact"/>
              <w:ind w:left="291"/>
              <w:rPr>
                <w:szCs w:val="20"/>
              </w:rPr>
            </w:pPr>
            <w:r w:rsidRPr="00E93BDF">
              <w:rPr>
                <w:szCs w:val="20"/>
              </w:rPr>
              <w:t>Contract Terms and Conditions--Commercial Products and</w:t>
            </w:r>
          </w:p>
          <w:p w14:paraId="07DE29D8" w14:textId="77777777" w:rsidR="00E93BDF" w:rsidRPr="00E93BDF" w:rsidRDefault="00E93BDF" w:rsidP="00E93BDF">
            <w:pPr>
              <w:kinsoku w:val="0"/>
              <w:overflowPunct w:val="0"/>
              <w:autoSpaceDE w:val="0"/>
              <w:autoSpaceDN w:val="0"/>
              <w:adjustRightInd w:val="0"/>
              <w:spacing w:after="0" w:line="214" w:lineRule="exact"/>
              <w:ind w:left="291"/>
              <w:rPr>
                <w:szCs w:val="20"/>
              </w:rPr>
            </w:pPr>
            <w:r w:rsidRPr="00E93BDF">
              <w:rPr>
                <w:szCs w:val="20"/>
              </w:rPr>
              <w:t>Commercial Services</w:t>
            </w:r>
          </w:p>
        </w:tc>
        <w:tc>
          <w:tcPr>
            <w:tcW w:w="1152" w:type="dxa"/>
            <w:tcBorders>
              <w:top w:val="none" w:sz="6" w:space="0" w:color="auto"/>
              <w:left w:val="none" w:sz="6" w:space="0" w:color="auto"/>
              <w:bottom w:val="none" w:sz="6" w:space="0" w:color="auto"/>
              <w:right w:val="none" w:sz="6" w:space="0" w:color="auto"/>
            </w:tcBorders>
          </w:tcPr>
          <w:p w14:paraId="70F7FAD7" w14:textId="77777777" w:rsidR="00E93BDF" w:rsidRPr="00E93BDF" w:rsidRDefault="00E93BDF" w:rsidP="00E93BDF">
            <w:pPr>
              <w:kinsoku w:val="0"/>
              <w:overflowPunct w:val="0"/>
              <w:autoSpaceDE w:val="0"/>
              <w:autoSpaceDN w:val="0"/>
              <w:adjustRightInd w:val="0"/>
              <w:spacing w:after="0" w:line="226" w:lineRule="exact"/>
              <w:ind w:right="37"/>
              <w:jc w:val="center"/>
              <w:rPr>
                <w:szCs w:val="20"/>
              </w:rPr>
            </w:pPr>
            <w:r w:rsidRPr="00E93BDF">
              <w:rPr>
                <w:szCs w:val="20"/>
              </w:rPr>
              <w:t>NOV</w:t>
            </w:r>
            <w:r w:rsidRPr="00E93BDF">
              <w:rPr>
                <w:spacing w:val="-1"/>
                <w:szCs w:val="20"/>
              </w:rPr>
              <w:t xml:space="preserve"> </w:t>
            </w:r>
            <w:r w:rsidRPr="00E93BDF">
              <w:rPr>
                <w:szCs w:val="20"/>
              </w:rPr>
              <w:t>2023</w:t>
            </w:r>
          </w:p>
        </w:tc>
      </w:tr>
      <w:tr w:rsidR="00E93BDF" w:rsidRPr="00E93BDF" w14:paraId="4F7436BE" w14:textId="77777777" w:rsidTr="00A0440E">
        <w:trPr>
          <w:trHeight w:val="690"/>
        </w:trPr>
        <w:tc>
          <w:tcPr>
            <w:tcW w:w="1458" w:type="dxa"/>
            <w:tcBorders>
              <w:top w:val="none" w:sz="6" w:space="0" w:color="auto"/>
              <w:left w:val="none" w:sz="6" w:space="0" w:color="auto"/>
              <w:bottom w:val="none" w:sz="6" w:space="0" w:color="auto"/>
              <w:right w:val="none" w:sz="6" w:space="0" w:color="auto"/>
            </w:tcBorders>
          </w:tcPr>
          <w:p w14:paraId="78B19D58" w14:textId="77777777" w:rsidR="00E93BDF" w:rsidRPr="00E93BDF" w:rsidRDefault="00E93BDF" w:rsidP="00E93BDF">
            <w:pPr>
              <w:kinsoku w:val="0"/>
              <w:overflowPunct w:val="0"/>
              <w:autoSpaceDE w:val="0"/>
              <w:autoSpaceDN w:val="0"/>
              <w:adjustRightInd w:val="0"/>
              <w:spacing w:after="0" w:line="224" w:lineRule="exact"/>
              <w:ind w:left="50"/>
              <w:rPr>
                <w:spacing w:val="-2"/>
                <w:szCs w:val="20"/>
              </w:rPr>
            </w:pPr>
            <w:r w:rsidRPr="00E93BDF">
              <w:rPr>
                <w:spacing w:val="-2"/>
                <w:szCs w:val="20"/>
              </w:rPr>
              <w:t>52.212-5</w:t>
            </w:r>
          </w:p>
        </w:tc>
        <w:tc>
          <w:tcPr>
            <w:tcW w:w="5270" w:type="dxa"/>
            <w:tcBorders>
              <w:top w:val="none" w:sz="6" w:space="0" w:color="auto"/>
              <w:left w:val="none" w:sz="6" w:space="0" w:color="auto"/>
              <w:bottom w:val="none" w:sz="6" w:space="0" w:color="auto"/>
              <w:right w:val="none" w:sz="6" w:space="0" w:color="auto"/>
            </w:tcBorders>
          </w:tcPr>
          <w:p w14:paraId="50EE28B0" w14:textId="77777777" w:rsidR="00E93BDF" w:rsidRPr="00E93BDF" w:rsidRDefault="00E93BDF" w:rsidP="00E93BDF">
            <w:pPr>
              <w:kinsoku w:val="0"/>
              <w:overflowPunct w:val="0"/>
              <w:autoSpaceDE w:val="0"/>
              <w:autoSpaceDN w:val="0"/>
              <w:adjustRightInd w:val="0"/>
              <w:spacing w:after="0" w:line="224" w:lineRule="exact"/>
              <w:ind w:left="291"/>
              <w:rPr>
                <w:szCs w:val="20"/>
              </w:rPr>
            </w:pPr>
            <w:r w:rsidRPr="00E93BDF">
              <w:rPr>
                <w:szCs w:val="20"/>
              </w:rPr>
              <w:t>Contract Terms and Conditions Required to Implement</w:t>
            </w:r>
          </w:p>
          <w:p w14:paraId="5B9BBB2E" w14:textId="77777777" w:rsidR="00E93BDF" w:rsidRPr="00E93BDF" w:rsidRDefault="00E93BDF" w:rsidP="00E93BDF">
            <w:pPr>
              <w:kinsoku w:val="0"/>
              <w:overflowPunct w:val="0"/>
              <w:autoSpaceDE w:val="0"/>
              <w:autoSpaceDN w:val="0"/>
              <w:adjustRightInd w:val="0"/>
              <w:spacing w:after="0" w:line="230" w:lineRule="atLeast"/>
              <w:ind w:left="291"/>
              <w:rPr>
                <w:szCs w:val="20"/>
              </w:rPr>
            </w:pPr>
            <w:r w:rsidRPr="00E93BDF">
              <w:rPr>
                <w:szCs w:val="20"/>
              </w:rPr>
              <w:t>Statutes</w:t>
            </w:r>
            <w:r w:rsidRPr="00E93BDF">
              <w:rPr>
                <w:spacing w:val="-9"/>
                <w:szCs w:val="20"/>
              </w:rPr>
              <w:t xml:space="preserve"> </w:t>
            </w:r>
            <w:r w:rsidRPr="00E93BDF">
              <w:rPr>
                <w:szCs w:val="20"/>
              </w:rPr>
              <w:t>or</w:t>
            </w:r>
            <w:r w:rsidRPr="00E93BDF">
              <w:rPr>
                <w:spacing w:val="-8"/>
                <w:szCs w:val="20"/>
              </w:rPr>
              <w:t xml:space="preserve"> </w:t>
            </w:r>
            <w:r w:rsidRPr="00E93BDF">
              <w:rPr>
                <w:szCs w:val="20"/>
              </w:rPr>
              <w:t>Executive</w:t>
            </w:r>
            <w:r w:rsidRPr="00E93BDF">
              <w:rPr>
                <w:spacing w:val="-8"/>
                <w:szCs w:val="20"/>
              </w:rPr>
              <w:t xml:space="preserve"> </w:t>
            </w:r>
            <w:r w:rsidRPr="00E93BDF">
              <w:rPr>
                <w:szCs w:val="20"/>
              </w:rPr>
              <w:t>Orders--Commercial</w:t>
            </w:r>
            <w:r w:rsidRPr="00E93BDF">
              <w:rPr>
                <w:spacing w:val="-8"/>
                <w:szCs w:val="20"/>
              </w:rPr>
              <w:t xml:space="preserve"> </w:t>
            </w:r>
            <w:r w:rsidRPr="00E93BDF">
              <w:rPr>
                <w:szCs w:val="20"/>
              </w:rPr>
              <w:t>Products</w:t>
            </w:r>
            <w:r w:rsidRPr="00E93BDF">
              <w:rPr>
                <w:spacing w:val="-9"/>
                <w:szCs w:val="20"/>
              </w:rPr>
              <w:t xml:space="preserve"> </w:t>
            </w:r>
            <w:r w:rsidRPr="00E93BDF">
              <w:rPr>
                <w:szCs w:val="20"/>
              </w:rPr>
              <w:t>and Commercial Services</w:t>
            </w:r>
          </w:p>
        </w:tc>
        <w:tc>
          <w:tcPr>
            <w:tcW w:w="1152" w:type="dxa"/>
            <w:tcBorders>
              <w:top w:val="none" w:sz="6" w:space="0" w:color="auto"/>
              <w:left w:val="none" w:sz="6" w:space="0" w:color="auto"/>
              <w:bottom w:val="none" w:sz="6" w:space="0" w:color="auto"/>
              <w:right w:val="none" w:sz="6" w:space="0" w:color="auto"/>
            </w:tcBorders>
          </w:tcPr>
          <w:p w14:paraId="0068CC5A" w14:textId="77777777" w:rsidR="00E93BDF" w:rsidRPr="00E93BDF" w:rsidRDefault="00E93BDF" w:rsidP="00E93BDF">
            <w:pPr>
              <w:kinsoku w:val="0"/>
              <w:overflowPunct w:val="0"/>
              <w:autoSpaceDE w:val="0"/>
              <w:autoSpaceDN w:val="0"/>
              <w:adjustRightInd w:val="0"/>
              <w:spacing w:after="0" w:line="224" w:lineRule="exact"/>
              <w:ind w:right="66"/>
              <w:jc w:val="center"/>
              <w:rPr>
                <w:szCs w:val="20"/>
              </w:rPr>
            </w:pPr>
            <w:r w:rsidRPr="00E93BDF">
              <w:rPr>
                <w:szCs w:val="20"/>
              </w:rPr>
              <w:t>DEC 2023</w:t>
            </w:r>
          </w:p>
        </w:tc>
      </w:tr>
      <w:tr w:rsidR="00A0440E" w:rsidRPr="00E93BDF" w14:paraId="097046DD" w14:textId="77777777" w:rsidTr="00614E4A">
        <w:trPr>
          <w:trHeight w:val="252"/>
        </w:trPr>
        <w:tc>
          <w:tcPr>
            <w:tcW w:w="1458" w:type="dxa"/>
            <w:tcBorders>
              <w:top w:val="nil"/>
              <w:left w:val="nil"/>
              <w:bottom w:val="nil"/>
              <w:right w:val="nil"/>
            </w:tcBorders>
          </w:tcPr>
          <w:p w14:paraId="3C85F164" w14:textId="5DC5DAD7" w:rsidR="00A0440E" w:rsidRPr="00E93BDF" w:rsidRDefault="00A0440E" w:rsidP="00A0440E">
            <w:pPr>
              <w:kinsoku w:val="0"/>
              <w:overflowPunct w:val="0"/>
              <w:autoSpaceDE w:val="0"/>
              <w:autoSpaceDN w:val="0"/>
              <w:adjustRightInd w:val="0"/>
              <w:spacing w:after="0" w:line="224" w:lineRule="exact"/>
              <w:ind w:left="50"/>
              <w:rPr>
                <w:spacing w:val="-2"/>
                <w:szCs w:val="20"/>
              </w:rPr>
            </w:pPr>
            <w:r>
              <w:t xml:space="preserve">52.222-42 </w:t>
            </w:r>
          </w:p>
        </w:tc>
        <w:tc>
          <w:tcPr>
            <w:tcW w:w="5270" w:type="dxa"/>
            <w:tcBorders>
              <w:top w:val="nil"/>
              <w:left w:val="nil"/>
              <w:bottom w:val="nil"/>
              <w:right w:val="nil"/>
            </w:tcBorders>
          </w:tcPr>
          <w:p w14:paraId="798A6C9B" w14:textId="0A69546F" w:rsidR="00A0440E" w:rsidRPr="00E93BDF" w:rsidRDefault="00A0440E" w:rsidP="00A0440E">
            <w:pPr>
              <w:kinsoku w:val="0"/>
              <w:overflowPunct w:val="0"/>
              <w:autoSpaceDE w:val="0"/>
              <w:autoSpaceDN w:val="0"/>
              <w:adjustRightInd w:val="0"/>
              <w:spacing w:after="0" w:line="224" w:lineRule="exact"/>
              <w:ind w:left="291"/>
              <w:rPr>
                <w:szCs w:val="20"/>
              </w:rPr>
            </w:pPr>
            <w:r>
              <w:t xml:space="preserve">Statement Of Equivalent Rates For Federal Hires </w:t>
            </w:r>
          </w:p>
        </w:tc>
        <w:tc>
          <w:tcPr>
            <w:tcW w:w="1152" w:type="dxa"/>
            <w:tcBorders>
              <w:top w:val="nil"/>
              <w:left w:val="nil"/>
              <w:bottom w:val="nil"/>
              <w:right w:val="nil"/>
            </w:tcBorders>
          </w:tcPr>
          <w:p w14:paraId="4E7569FF" w14:textId="05D8D023" w:rsidR="00A0440E" w:rsidRPr="00E93BDF" w:rsidRDefault="00A0440E" w:rsidP="00A0440E">
            <w:pPr>
              <w:kinsoku w:val="0"/>
              <w:overflowPunct w:val="0"/>
              <w:autoSpaceDE w:val="0"/>
              <w:autoSpaceDN w:val="0"/>
              <w:adjustRightInd w:val="0"/>
              <w:spacing w:after="0" w:line="224" w:lineRule="exact"/>
              <w:ind w:right="66"/>
              <w:jc w:val="center"/>
              <w:rPr>
                <w:szCs w:val="20"/>
              </w:rPr>
            </w:pPr>
            <w:r>
              <w:t xml:space="preserve">MAY 2014 </w:t>
            </w:r>
          </w:p>
        </w:tc>
      </w:tr>
      <w:tr w:rsidR="00A0440E" w:rsidRPr="00E93BDF" w14:paraId="6AC71B3B" w14:textId="77777777" w:rsidTr="00614E4A">
        <w:trPr>
          <w:trHeight w:val="450"/>
        </w:trPr>
        <w:tc>
          <w:tcPr>
            <w:tcW w:w="1458" w:type="dxa"/>
            <w:tcBorders>
              <w:top w:val="nil"/>
              <w:left w:val="nil"/>
              <w:bottom w:val="nil"/>
              <w:right w:val="nil"/>
            </w:tcBorders>
          </w:tcPr>
          <w:p w14:paraId="0E140EFA" w14:textId="69B58FD3" w:rsidR="00A0440E" w:rsidRPr="00E93BDF" w:rsidRDefault="00A0440E" w:rsidP="00A0440E">
            <w:pPr>
              <w:kinsoku w:val="0"/>
              <w:overflowPunct w:val="0"/>
              <w:autoSpaceDE w:val="0"/>
              <w:autoSpaceDN w:val="0"/>
              <w:adjustRightInd w:val="0"/>
              <w:spacing w:after="0" w:line="224" w:lineRule="exact"/>
              <w:ind w:left="50"/>
              <w:rPr>
                <w:spacing w:val="-2"/>
                <w:szCs w:val="20"/>
              </w:rPr>
            </w:pPr>
            <w:r>
              <w:t xml:space="preserve">52.229-11 </w:t>
            </w:r>
          </w:p>
        </w:tc>
        <w:tc>
          <w:tcPr>
            <w:tcW w:w="5270" w:type="dxa"/>
            <w:tcBorders>
              <w:top w:val="nil"/>
              <w:left w:val="nil"/>
              <w:bottom w:val="nil"/>
              <w:right w:val="nil"/>
            </w:tcBorders>
          </w:tcPr>
          <w:p w14:paraId="328F4132" w14:textId="755B8BEF" w:rsidR="00A0440E" w:rsidRPr="00E93BDF" w:rsidRDefault="00A0440E" w:rsidP="00A0440E">
            <w:pPr>
              <w:kinsoku w:val="0"/>
              <w:overflowPunct w:val="0"/>
              <w:autoSpaceDE w:val="0"/>
              <w:autoSpaceDN w:val="0"/>
              <w:adjustRightInd w:val="0"/>
              <w:spacing w:after="0" w:line="224" w:lineRule="exact"/>
              <w:ind w:left="291"/>
              <w:rPr>
                <w:szCs w:val="20"/>
              </w:rPr>
            </w:pPr>
            <w:r>
              <w:t xml:space="preserve">Tax on Certain Foreign Procurements--Notice and Representation </w:t>
            </w:r>
          </w:p>
        </w:tc>
        <w:tc>
          <w:tcPr>
            <w:tcW w:w="1152" w:type="dxa"/>
            <w:tcBorders>
              <w:top w:val="nil"/>
              <w:left w:val="nil"/>
              <w:bottom w:val="nil"/>
              <w:right w:val="nil"/>
            </w:tcBorders>
          </w:tcPr>
          <w:p w14:paraId="3CC4F3BB" w14:textId="54143A72" w:rsidR="00A0440E" w:rsidRPr="00E93BDF" w:rsidRDefault="00A0440E" w:rsidP="00A0440E">
            <w:pPr>
              <w:kinsoku w:val="0"/>
              <w:overflowPunct w:val="0"/>
              <w:autoSpaceDE w:val="0"/>
              <w:autoSpaceDN w:val="0"/>
              <w:adjustRightInd w:val="0"/>
              <w:spacing w:after="0" w:line="224" w:lineRule="exact"/>
              <w:ind w:right="66"/>
              <w:jc w:val="center"/>
              <w:rPr>
                <w:szCs w:val="20"/>
              </w:rPr>
            </w:pPr>
            <w:r>
              <w:t xml:space="preserve">JUN 2020 </w:t>
            </w:r>
          </w:p>
        </w:tc>
      </w:tr>
      <w:tr w:rsidR="00A0440E" w:rsidRPr="00E93BDF" w14:paraId="333FBA23" w14:textId="77777777" w:rsidTr="00614E4A">
        <w:trPr>
          <w:trHeight w:val="207"/>
        </w:trPr>
        <w:tc>
          <w:tcPr>
            <w:tcW w:w="1458" w:type="dxa"/>
            <w:tcBorders>
              <w:top w:val="nil"/>
              <w:left w:val="nil"/>
              <w:bottom w:val="nil"/>
              <w:right w:val="nil"/>
            </w:tcBorders>
          </w:tcPr>
          <w:p w14:paraId="77765BDF" w14:textId="2713138A" w:rsidR="00A0440E" w:rsidRPr="00E93BDF" w:rsidRDefault="00A0440E" w:rsidP="00A0440E">
            <w:pPr>
              <w:kinsoku w:val="0"/>
              <w:overflowPunct w:val="0"/>
              <w:autoSpaceDE w:val="0"/>
              <w:autoSpaceDN w:val="0"/>
              <w:adjustRightInd w:val="0"/>
              <w:spacing w:after="0" w:line="224" w:lineRule="exact"/>
              <w:ind w:left="50"/>
              <w:rPr>
                <w:spacing w:val="-2"/>
                <w:szCs w:val="20"/>
              </w:rPr>
            </w:pPr>
            <w:r>
              <w:t xml:space="preserve">52.232-18 </w:t>
            </w:r>
          </w:p>
        </w:tc>
        <w:tc>
          <w:tcPr>
            <w:tcW w:w="5270" w:type="dxa"/>
            <w:tcBorders>
              <w:top w:val="nil"/>
              <w:left w:val="nil"/>
              <w:bottom w:val="nil"/>
              <w:right w:val="nil"/>
            </w:tcBorders>
          </w:tcPr>
          <w:p w14:paraId="12AF7D97" w14:textId="21E14CBB" w:rsidR="00A0440E" w:rsidRPr="00E93BDF" w:rsidRDefault="00A0440E" w:rsidP="00A0440E">
            <w:pPr>
              <w:kinsoku w:val="0"/>
              <w:overflowPunct w:val="0"/>
              <w:autoSpaceDE w:val="0"/>
              <w:autoSpaceDN w:val="0"/>
              <w:adjustRightInd w:val="0"/>
              <w:spacing w:after="0" w:line="224" w:lineRule="exact"/>
              <w:ind w:left="291"/>
              <w:rPr>
                <w:szCs w:val="20"/>
              </w:rPr>
            </w:pPr>
            <w:r>
              <w:t xml:space="preserve">Availability Of Funds </w:t>
            </w:r>
          </w:p>
        </w:tc>
        <w:tc>
          <w:tcPr>
            <w:tcW w:w="1152" w:type="dxa"/>
            <w:tcBorders>
              <w:top w:val="nil"/>
              <w:left w:val="nil"/>
              <w:bottom w:val="nil"/>
              <w:right w:val="nil"/>
            </w:tcBorders>
          </w:tcPr>
          <w:p w14:paraId="7171BBD4" w14:textId="5B49733B" w:rsidR="00A0440E" w:rsidRPr="00E93BDF" w:rsidRDefault="00A0440E" w:rsidP="00A0440E">
            <w:pPr>
              <w:kinsoku w:val="0"/>
              <w:overflowPunct w:val="0"/>
              <w:autoSpaceDE w:val="0"/>
              <w:autoSpaceDN w:val="0"/>
              <w:adjustRightInd w:val="0"/>
              <w:spacing w:after="0" w:line="224" w:lineRule="exact"/>
              <w:ind w:right="66"/>
              <w:jc w:val="center"/>
              <w:rPr>
                <w:szCs w:val="20"/>
              </w:rPr>
            </w:pPr>
            <w:r>
              <w:t xml:space="preserve">APR 1984 </w:t>
            </w:r>
          </w:p>
        </w:tc>
      </w:tr>
      <w:tr w:rsidR="00A0440E" w:rsidRPr="00E93BDF" w14:paraId="7D575E37" w14:textId="77777777" w:rsidTr="00614E4A">
        <w:trPr>
          <w:trHeight w:val="270"/>
        </w:trPr>
        <w:tc>
          <w:tcPr>
            <w:tcW w:w="1458" w:type="dxa"/>
            <w:tcBorders>
              <w:top w:val="nil"/>
              <w:left w:val="nil"/>
              <w:bottom w:val="nil"/>
              <w:right w:val="nil"/>
            </w:tcBorders>
          </w:tcPr>
          <w:p w14:paraId="53E46F26" w14:textId="2BD67B59" w:rsidR="00A0440E" w:rsidRPr="00E93BDF" w:rsidRDefault="00A0440E" w:rsidP="00A0440E">
            <w:pPr>
              <w:kinsoku w:val="0"/>
              <w:overflowPunct w:val="0"/>
              <w:autoSpaceDE w:val="0"/>
              <w:autoSpaceDN w:val="0"/>
              <w:adjustRightInd w:val="0"/>
              <w:spacing w:after="0" w:line="224" w:lineRule="exact"/>
              <w:ind w:left="50"/>
              <w:rPr>
                <w:spacing w:val="-2"/>
                <w:szCs w:val="20"/>
              </w:rPr>
            </w:pPr>
            <w:r>
              <w:t xml:space="preserve">52.242-15 </w:t>
            </w:r>
          </w:p>
        </w:tc>
        <w:tc>
          <w:tcPr>
            <w:tcW w:w="5270" w:type="dxa"/>
            <w:tcBorders>
              <w:top w:val="nil"/>
              <w:left w:val="nil"/>
              <w:bottom w:val="nil"/>
              <w:right w:val="nil"/>
            </w:tcBorders>
          </w:tcPr>
          <w:p w14:paraId="7D88F6C4" w14:textId="5E46C1CC" w:rsidR="00A0440E" w:rsidRPr="00E93BDF" w:rsidRDefault="00A0440E" w:rsidP="00A0440E">
            <w:pPr>
              <w:kinsoku w:val="0"/>
              <w:overflowPunct w:val="0"/>
              <w:autoSpaceDE w:val="0"/>
              <w:autoSpaceDN w:val="0"/>
              <w:adjustRightInd w:val="0"/>
              <w:spacing w:after="0" w:line="224" w:lineRule="exact"/>
              <w:ind w:left="291"/>
              <w:rPr>
                <w:szCs w:val="20"/>
              </w:rPr>
            </w:pPr>
            <w:r>
              <w:t xml:space="preserve">Stop-Work Order </w:t>
            </w:r>
          </w:p>
        </w:tc>
        <w:tc>
          <w:tcPr>
            <w:tcW w:w="1152" w:type="dxa"/>
            <w:tcBorders>
              <w:top w:val="nil"/>
              <w:left w:val="nil"/>
              <w:bottom w:val="nil"/>
              <w:right w:val="nil"/>
            </w:tcBorders>
          </w:tcPr>
          <w:p w14:paraId="0A6FC7F9" w14:textId="5B859F5A" w:rsidR="00A0440E" w:rsidRPr="00E93BDF" w:rsidRDefault="00A0440E" w:rsidP="00A0440E">
            <w:pPr>
              <w:kinsoku w:val="0"/>
              <w:overflowPunct w:val="0"/>
              <w:autoSpaceDE w:val="0"/>
              <w:autoSpaceDN w:val="0"/>
              <w:adjustRightInd w:val="0"/>
              <w:spacing w:after="0" w:line="224" w:lineRule="exact"/>
              <w:ind w:right="66"/>
              <w:jc w:val="center"/>
              <w:rPr>
                <w:szCs w:val="20"/>
              </w:rPr>
            </w:pPr>
            <w:r>
              <w:t xml:space="preserve">AUG 1989 </w:t>
            </w:r>
          </w:p>
        </w:tc>
      </w:tr>
      <w:tr w:rsidR="00E93BDF" w:rsidRPr="00E93BDF" w14:paraId="518B0218" w14:textId="77777777" w:rsidTr="00A0440E">
        <w:trPr>
          <w:trHeight w:val="230"/>
        </w:trPr>
        <w:tc>
          <w:tcPr>
            <w:tcW w:w="1458" w:type="dxa"/>
            <w:tcBorders>
              <w:top w:val="none" w:sz="6" w:space="0" w:color="auto"/>
              <w:left w:val="none" w:sz="6" w:space="0" w:color="auto"/>
              <w:bottom w:val="none" w:sz="6" w:space="0" w:color="auto"/>
              <w:right w:val="none" w:sz="6" w:space="0" w:color="auto"/>
            </w:tcBorders>
          </w:tcPr>
          <w:p w14:paraId="3864EAA5" w14:textId="77777777" w:rsidR="00E93BDF" w:rsidRPr="00E93BDF" w:rsidRDefault="00E93BDF" w:rsidP="00E93BDF">
            <w:pPr>
              <w:kinsoku w:val="0"/>
              <w:overflowPunct w:val="0"/>
              <w:autoSpaceDE w:val="0"/>
              <w:autoSpaceDN w:val="0"/>
              <w:adjustRightInd w:val="0"/>
              <w:spacing w:after="0" w:line="210" w:lineRule="exact"/>
              <w:ind w:left="50"/>
              <w:rPr>
                <w:spacing w:val="-2"/>
                <w:szCs w:val="20"/>
              </w:rPr>
            </w:pPr>
            <w:r w:rsidRPr="00E93BDF">
              <w:rPr>
                <w:spacing w:val="-2"/>
                <w:szCs w:val="20"/>
              </w:rPr>
              <w:t>52.232-18</w:t>
            </w:r>
          </w:p>
        </w:tc>
        <w:tc>
          <w:tcPr>
            <w:tcW w:w="5270" w:type="dxa"/>
            <w:tcBorders>
              <w:top w:val="none" w:sz="6" w:space="0" w:color="auto"/>
              <w:left w:val="none" w:sz="6" w:space="0" w:color="auto"/>
              <w:bottom w:val="none" w:sz="6" w:space="0" w:color="auto"/>
              <w:right w:val="none" w:sz="6" w:space="0" w:color="auto"/>
            </w:tcBorders>
          </w:tcPr>
          <w:p w14:paraId="128A9915" w14:textId="77777777" w:rsidR="00E93BDF" w:rsidRPr="00E93BDF" w:rsidRDefault="00E93BDF" w:rsidP="00E93BDF">
            <w:pPr>
              <w:kinsoku w:val="0"/>
              <w:overflowPunct w:val="0"/>
              <w:autoSpaceDE w:val="0"/>
              <w:autoSpaceDN w:val="0"/>
              <w:adjustRightInd w:val="0"/>
              <w:spacing w:after="0" w:line="210" w:lineRule="exact"/>
              <w:ind w:left="291"/>
              <w:rPr>
                <w:szCs w:val="20"/>
              </w:rPr>
            </w:pPr>
            <w:r w:rsidRPr="00E93BDF">
              <w:rPr>
                <w:szCs w:val="20"/>
              </w:rPr>
              <w:t>Availability Of Funds</w:t>
            </w:r>
          </w:p>
        </w:tc>
        <w:tc>
          <w:tcPr>
            <w:tcW w:w="1152" w:type="dxa"/>
            <w:tcBorders>
              <w:top w:val="none" w:sz="6" w:space="0" w:color="auto"/>
              <w:left w:val="none" w:sz="6" w:space="0" w:color="auto"/>
              <w:bottom w:val="none" w:sz="6" w:space="0" w:color="auto"/>
              <w:right w:val="none" w:sz="6" w:space="0" w:color="auto"/>
            </w:tcBorders>
          </w:tcPr>
          <w:p w14:paraId="6A1F65A3" w14:textId="77777777" w:rsidR="00E93BDF" w:rsidRPr="00E93BDF" w:rsidRDefault="00E93BDF" w:rsidP="00E93BDF">
            <w:pPr>
              <w:kinsoku w:val="0"/>
              <w:overflowPunct w:val="0"/>
              <w:autoSpaceDE w:val="0"/>
              <w:autoSpaceDN w:val="0"/>
              <w:adjustRightInd w:val="0"/>
              <w:spacing w:after="0" w:line="210" w:lineRule="exact"/>
              <w:ind w:right="78"/>
              <w:jc w:val="center"/>
              <w:rPr>
                <w:szCs w:val="20"/>
              </w:rPr>
            </w:pPr>
            <w:r w:rsidRPr="00E93BDF">
              <w:rPr>
                <w:szCs w:val="20"/>
              </w:rPr>
              <w:t>APR 1984</w:t>
            </w:r>
          </w:p>
        </w:tc>
      </w:tr>
      <w:tr w:rsidR="00614E4A" w:rsidRPr="00E93BDF" w14:paraId="38402FC1" w14:textId="77777777" w:rsidTr="00AD2D84">
        <w:trPr>
          <w:trHeight w:val="230"/>
        </w:trPr>
        <w:tc>
          <w:tcPr>
            <w:tcW w:w="1458" w:type="dxa"/>
            <w:tcBorders>
              <w:top w:val="nil"/>
              <w:left w:val="nil"/>
              <w:bottom w:val="nil"/>
              <w:right w:val="nil"/>
            </w:tcBorders>
          </w:tcPr>
          <w:p w14:paraId="4AB0B7EB" w14:textId="796CEDAA" w:rsidR="00614E4A" w:rsidRPr="00E93BDF" w:rsidRDefault="00614E4A" w:rsidP="00614E4A">
            <w:pPr>
              <w:kinsoku w:val="0"/>
              <w:overflowPunct w:val="0"/>
              <w:autoSpaceDE w:val="0"/>
              <w:autoSpaceDN w:val="0"/>
              <w:adjustRightInd w:val="0"/>
              <w:spacing w:after="0" w:line="210" w:lineRule="exact"/>
              <w:ind w:left="50"/>
              <w:rPr>
                <w:spacing w:val="-2"/>
                <w:szCs w:val="20"/>
              </w:rPr>
            </w:pPr>
            <w:r>
              <w:t xml:space="preserve">252.201-7000 </w:t>
            </w:r>
          </w:p>
        </w:tc>
        <w:tc>
          <w:tcPr>
            <w:tcW w:w="5270" w:type="dxa"/>
            <w:tcBorders>
              <w:top w:val="nil"/>
              <w:left w:val="nil"/>
              <w:bottom w:val="nil"/>
              <w:right w:val="nil"/>
            </w:tcBorders>
          </w:tcPr>
          <w:p w14:paraId="788CA070" w14:textId="62E6804D" w:rsidR="00614E4A" w:rsidRPr="00E93BDF" w:rsidRDefault="00614E4A" w:rsidP="00614E4A">
            <w:pPr>
              <w:kinsoku w:val="0"/>
              <w:overflowPunct w:val="0"/>
              <w:autoSpaceDE w:val="0"/>
              <w:autoSpaceDN w:val="0"/>
              <w:adjustRightInd w:val="0"/>
              <w:spacing w:after="0" w:line="210" w:lineRule="exact"/>
              <w:ind w:left="291"/>
              <w:rPr>
                <w:szCs w:val="20"/>
              </w:rPr>
            </w:pPr>
            <w:r>
              <w:t xml:space="preserve">Contracting Officer's Representative </w:t>
            </w:r>
          </w:p>
        </w:tc>
        <w:tc>
          <w:tcPr>
            <w:tcW w:w="1152" w:type="dxa"/>
            <w:tcBorders>
              <w:top w:val="nil"/>
              <w:left w:val="nil"/>
              <w:bottom w:val="nil"/>
              <w:right w:val="nil"/>
            </w:tcBorders>
          </w:tcPr>
          <w:p w14:paraId="45F3E25F" w14:textId="3FD4F964" w:rsidR="00614E4A" w:rsidRPr="00E93BDF" w:rsidRDefault="00614E4A" w:rsidP="00614E4A">
            <w:pPr>
              <w:kinsoku w:val="0"/>
              <w:overflowPunct w:val="0"/>
              <w:autoSpaceDE w:val="0"/>
              <w:autoSpaceDN w:val="0"/>
              <w:adjustRightInd w:val="0"/>
              <w:spacing w:after="0" w:line="210" w:lineRule="exact"/>
              <w:ind w:right="78"/>
              <w:jc w:val="center"/>
              <w:rPr>
                <w:szCs w:val="20"/>
              </w:rPr>
            </w:pPr>
            <w:r>
              <w:t xml:space="preserve">DEC 1991 </w:t>
            </w:r>
          </w:p>
        </w:tc>
      </w:tr>
      <w:tr w:rsidR="00E93BDF" w:rsidRPr="00E93BDF" w14:paraId="6D872F92" w14:textId="77777777" w:rsidTr="00A0440E">
        <w:trPr>
          <w:trHeight w:val="458"/>
        </w:trPr>
        <w:tc>
          <w:tcPr>
            <w:tcW w:w="1458" w:type="dxa"/>
            <w:tcBorders>
              <w:top w:val="none" w:sz="6" w:space="0" w:color="auto"/>
              <w:left w:val="none" w:sz="6" w:space="0" w:color="auto"/>
              <w:bottom w:val="none" w:sz="6" w:space="0" w:color="auto"/>
              <w:right w:val="none" w:sz="6" w:space="0" w:color="auto"/>
            </w:tcBorders>
          </w:tcPr>
          <w:p w14:paraId="5CDC316D" w14:textId="77777777" w:rsidR="00E93BDF" w:rsidRPr="00E93BDF" w:rsidRDefault="00E93BDF" w:rsidP="00E93BDF">
            <w:pPr>
              <w:kinsoku w:val="0"/>
              <w:overflowPunct w:val="0"/>
              <w:autoSpaceDE w:val="0"/>
              <w:autoSpaceDN w:val="0"/>
              <w:adjustRightInd w:val="0"/>
              <w:spacing w:after="0" w:line="226" w:lineRule="exact"/>
              <w:ind w:left="50"/>
              <w:rPr>
                <w:spacing w:val="-2"/>
                <w:szCs w:val="20"/>
              </w:rPr>
            </w:pPr>
            <w:r w:rsidRPr="00E93BDF">
              <w:rPr>
                <w:spacing w:val="-2"/>
                <w:szCs w:val="20"/>
              </w:rPr>
              <w:lastRenderedPageBreak/>
              <w:t>252.203-7000</w:t>
            </w:r>
          </w:p>
        </w:tc>
        <w:tc>
          <w:tcPr>
            <w:tcW w:w="5270" w:type="dxa"/>
            <w:tcBorders>
              <w:top w:val="none" w:sz="6" w:space="0" w:color="auto"/>
              <w:left w:val="none" w:sz="6" w:space="0" w:color="auto"/>
              <w:bottom w:val="none" w:sz="6" w:space="0" w:color="auto"/>
              <w:right w:val="none" w:sz="6" w:space="0" w:color="auto"/>
            </w:tcBorders>
          </w:tcPr>
          <w:p w14:paraId="06611338" w14:textId="77777777" w:rsidR="00E93BDF" w:rsidRPr="00E93BDF" w:rsidRDefault="00E93BDF" w:rsidP="00E93BDF">
            <w:pPr>
              <w:kinsoku w:val="0"/>
              <w:overflowPunct w:val="0"/>
              <w:autoSpaceDE w:val="0"/>
              <w:autoSpaceDN w:val="0"/>
              <w:adjustRightInd w:val="0"/>
              <w:spacing w:after="0" w:line="228" w:lineRule="exact"/>
              <w:ind w:left="291"/>
              <w:rPr>
                <w:spacing w:val="-2"/>
                <w:szCs w:val="20"/>
              </w:rPr>
            </w:pPr>
            <w:r w:rsidRPr="00E93BDF">
              <w:rPr>
                <w:szCs w:val="20"/>
              </w:rPr>
              <w:t>Requirements</w:t>
            </w:r>
            <w:r w:rsidRPr="00E93BDF">
              <w:rPr>
                <w:spacing w:val="-8"/>
                <w:szCs w:val="20"/>
              </w:rPr>
              <w:t xml:space="preserve"> </w:t>
            </w:r>
            <w:r w:rsidRPr="00E93BDF">
              <w:rPr>
                <w:szCs w:val="20"/>
              </w:rPr>
              <w:t>Relating</w:t>
            </w:r>
            <w:r w:rsidRPr="00E93BDF">
              <w:rPr>
                <w:spacing w:val="-7"/>
                <w:szCs w:val="20"/>
              </w:rPr>
              <w:t xml:space="preserve"> </w:t>
            </w:r>
            <w:r w:rsidRPr="00E93BDF">
              <w:rPr>
                <w:szCs w:val="20"/>
              </w:rPr>
              <w:t>to</w:t>
            </w:r>
            <w:r w:rsidRPr="00E93BDF">
              <w:rPr>
                <w:spacing w:val="-7"/>
                <w:szCs w:val="20"/>
              </w:rPr>
              <w:t xml:space="preserve"> </w:t>
            </w:r>
            <w:r w:rsidRPr="00E93BDF">
              <w:rPr>
                <w:szCs w:val="20"/>
              </w:rPr>
              <w:t>Compensation</w:t>
            </w:r>
            <w:r w:rsidRPr="00E93BDF">
              <w:rPr>
                <w:spacing w:val="-7"/>
                <w:szCs w:val="20"/>
              </w:rPr>
              <w:t xml:space="preserve"> </w:t>
            </w:r>
            <w:r w:rsidRPr="00E93BDF">
              <w:rPr>
                <w:szCs w:val="20"/>
              </w:rPr>
              <w:t>of</w:t>
            </w:r>
            <w:r w:rsidRPr="00E93BDF">
              <w:rPr>
                <w:spacing w:val="-7"/>
                <w:szCs w:val="20"/>
              </w:rPr>
              <w:t xml:space="preserve"> </w:t>
            </w:r>
            <w:r w:rsidRPr="00E93BDF">
              <w:rPr>
                <w:szCs w:val="20"/>
              </w:rPr>
              <w:t>Former</w:t>
            </w:r>
            <w:r w:rsidRPr="00E93BDF">
              <w:rPr>
                <w:spacing w:val="-8"/>
                <w:szCs w:val="20"/>
              </w:rPr>
              <w:t xml:space="preserve"> </w:t>
            </w:r>
            <w:r w:rsidRPr="00E93BDF">
              <w:rPr>
                <w:szCs w:val="20"/>
              </w:rPr>
              <w:t xml:space="preserve">DoD </w:t>
            </w:r>
            <w:r w:rsidRPr="00E93BDF">
              <w:rPr>
                <w:spacing w:val="-2"/>
                <w:szCs w:val="20"/>
              </w:rPr>
              <w:t>Officials</w:t>
            </w:r>
          </w:p>
        </w:tc>
        <w:tc>
          <w:tcPr>
            <w:tcW w:w="1152" w:type="dxa"/>
            <w:tcBorders>
              <w:top w:val="none" w:sz="6" w:space="0" w:color="auto"/>
              <w:left w:val="none" w:sz="6" w:space="0" w:color="auto"/>
              <w:bottom w:val="none" w:sz="6" w:space="0" w:color="auto"/>
              <w:right w:val="none" w:sz="6" w:space="0" w:color="auto"/>
            </w:tcBorders>
          </w:tcPr>
          <w:p w14:paraId="552AFF0B" w14:textId="77777777" w:rsidR="00E93BDF" w:rsidRPr="00E93BDF" w:rsidRDefault="00E93BDF" w:rsidP="00E93BDF">
            <w:pPr>
              <w:kinsoku w:val="0"/>
              <w:overflowPunct w:val="0"/>
              <w:autoSpaceDE w:val="0"/>
              <w:autoSpaceDN w:val="0"/>
              <w:adjustRightInd w:val="0"/>
              <w:spacing w:after="0" w:line="226" w:lineRule="exact"/>
              <w:ind w:right="138"/>
              <w:jc w:val="center"/>
              <w:rPr>
                <w:szCs w:val="20"/>
              </w:rPr>
            </w:pPr>
            <w:r w:rsidRPr="00E93BDF">
              <w:rPr>
                <w:szCs w:val="20"/>
              </w:rPr>
              <w:t>SEP</w:t>
            </w:r>
            <w:r w:rsidRPr="00E93BDF">
              <w:rPr>
                <w:spacing w:val="-7"/>
                <w:szCs w:val="20"/>
              </w:rPr>
              <w:t xml:space="preserve"> </w:t>
            </w:r>
            <w:r w:rsidRPr="00E93BDF">
              <w:rPr>
                <w:szCs w:val="20"/>
              </w:rPr>
              <w:t>2011</w:t>
            </w:r>
          </w:p>
        </w:tc>
      </w:tr>
      <w:tr w:rsidR="00E93BDF" w:rsidRPr="00E93BDF" w14:paraId="273DBE03" w14:textId="77777777" w:rsidTr="00A0440E">
        <w:trPr>
          <w:trHeight w:val="230"/>
        </w:trPr>
        <w:tc>
          <w:tcPr>
            <w:tcW w:w="1458" w:type="dxa"/>
            <w:tcBorders>
              <w:top w:val="none" w:sz="6" w:space="0" w:color="auto"/>
              <w:left w:val="none" w:sz="6" w:space="0" w:color="auto"/>
              <w:bottom w:val="none" w:sz="6" w:space="0" w:color="auto"/>
              <w:right w:val="none" w:sz="6" w:space="0" w:color="auto"/>
            </w:tcBorders>
          </w:tcPr>
          <w:p w14:paraId="7638E76D" w14:textId="77777777" w:rsidR="00E93BDF" w:rsidRPr="00E93BDF" w:rsidRDefault="00E93BDF" w:rsidP="00E93BDF">
            <w:pPr>
              <w:kinsoku w:val="0"/>
              <w:overflowPunct w:val="0"/>
              <w:autoSpaceDE w:val="0"/>
              <w:autoSpaceDN w:val="0"/>
              <w:adjustRightInd w:val="0"/>
              <w:spacing w:after="0" w:line="210" w:lineRule="exact"/>
              <w:ind w:left="50"/>
              <w:rPr>
                <w:spacing w:val="-2"/>
                <w:szCs w:val="20"/>
              </w:rPr>
            </w:pPr>
            <w:r w:rsidRPr="00E93BDF">
              <w:rPr>
                <w:spacing w:val="-2"/>
                <w:szCs w:val="20"/>
              </w:rPr>
              <w:t>252.203-7002</w:t>
            </w:r>
          </w:p>
        </w:tc>
        <w:tc>
          <w:tcPr>
            <w:tcW w:w="5270" w:type="dxa"/>
            <w:tcBorders>
              <w:top w:val="none" w:sz="6" w:space="0" w:color="auto"/>
              <w:left w:val="none" w:sz="6" w:space="0" w:color="auto"/>
              <w:bottom w:val="none" w:sz="6" w:space="0" w:color="auto"/>
              <w:right w:val="none" w:sz="6" w:space="0" w:color="auto"/>
            </w:tcBorders>
          </w:tcPr>
          <w:p w14:paraId="00133650" w14:textId="77777777" w:rsidR="00E93BDF" w:rsidRPr="00E93BDF" w:rsidRDefault="00E93BDF" w:rsidP="00E93BDF">
            <w:pPr>
              <w:kinsoku w:val="0"/>
              <w:overflowPunct w:val="0"/>
              <w:autoSpaceDE w:val="0"/>
              <w:autoSpaceDN w:val="0"/>
              <w:adjustRightInd w:val="0"/>
              <w:spacing w:after="0" w:line="210" w:lineRule="exact"/>
              <w:ind w:left="291"/>
              <w:rPr>
                <w:szCs w:val="20"/>
              </w:rPr>
            </w:pPr>
            <w:r w:rsidRPr="00E93BDF">
              <w:rPr>
                <w:szCs w:val="20"/>
              </w:rPr>
              <w:t>Requirement to Inform Employees of Whistleblower Rights</w:t>
            </w:r>
          </w:p>
        </w:tc>
        <w:tc>
          <w:tcPr>
            <w:tcW w:w="1152" w:type="dxa"/>
            <w:tcBorders>
              <w:top w:val="none" w:sz="6" w:space="0" w:color="auto"/>
              <w:left w:val="none" w:sz="6" w:space="0" w:color="auto"/>
              <w:bottom w:val="none" w:sz="6" w:space="0" w:color="auto"/>
              <w:right w:val="none" w:sz="6" w:space="0" w:color="auto"/>
            </w:tcBorders>
          </w:tcPr>
          <w:p w14:paraId="7C175C52" w14:textId="77777777" w:rsidR="00E93BDF" w:rsidRPr="00E93BDF" w:rsidRDefault="00E93BDF" w:rsidP="00E93BDF">
            <w:pPr>
              <w:kinsoku w:val="0"/>
              <w:overflowPunct w:val="0"/>
              <w:autoSpaceDE w:val="0"/>
              <w:autoSpaceDN w:val="0"/>
              <w:adjustRightInd w:val="0"/>
              <w:spacing w:after="0" w:line="210" w:lineRule="exact"/>
              <w:ind w:right="66"/>
              <w:jc w:val="center"/>
              <w:rPr>
                <w:szCs w:val="20"/>
              </w:rPr>
            </w:pPr>
            <w:r w:rsidRPr="00E93BDF">
              <w:rPr>
                <w:szCs w:val="20"/>
              </w:rPr>
              <w:t>DEC 2022</w:t>
            </w:r>
          </w:p>
        </w:tc>
      </w:tr>
      <w:tr w:rsidR="00E93BDF" w:rsidRPr="00E93BDF" w14:paraId="3A20BC0A" w14:textId="77777777" w:rsidTr="00A0440E">
        <w:trPr>
          <w:trHeight w:val="460"/>
        </w:trPr>
        <w:tc>
          <w:tcPr>
            <w:tcW w:w="1458" w:type="dxa"/>
            <w:tcBorders>
              <w:top w:val="none" w:sz="6" w:space="0" w:color="auto"/>
              <w:left w:val="none" w:sz="6" w:space="0" w:color="auto"/>
              <w:bottom w:val="none" w:sz="6" w:space="0" w:color="auto"/>
              <w:right w:val="none" w:sz="6" w:space="0" w:color="auto"/>
            </w:tcBorders>
          </w:tcPr>
          <w:p w14:paraId="06AF42E6" w14:textId="77777777" w:rsidR="00E93BDF" w:rsidRPr="00E93BDF" w:rsidRDefault="00E93BDF" w:rsidP="00E93BDF">
            <w:pPr>
              <w:kinsoku w:val="0"/>
              <w:overflowPunct w:val="0"/>
              <w:autoSpaceDE w:val="0"/>
              <w:autoSpaceDN w:val="0"/>
              <w:adjustRightInd w:val="0"/>
              <w:spacing w:after="0" w:line="226" w:lineRule="exact"/>
              <w:ind w:left="50"/>
              <w:rPr>
                <w:spacing w:val="-2"/>
                <w:szCs w:val="20"/>
              </w:rPr>
            </w:pPr>
            <w:r w:rsidRPr="00E93BDF">
              <w:rPr>
                <w:spacing w:val="-2"/>
                <w:szCs w:val="20"/>
              </w:rPr>
              <w:t>252.203-7005</w:t>
            </w:r>
          </w:p>
        </w:tc>
        <w:tc>
          <w:tcPr>
            <w:tcW w:w="5270" w:type="dxa"/>
            <w:tcBorders>
              <w:top w:val="none" w:sz="6" w:space="0" w:color="auto"/>
              <w:left w:val="none" w:sz="6" w:space="0" w:color="auto"/>
              <w:bottom w:val="none" w:sz="6" w:space="0" w:color="auto"/>
              <w:right w:val="none" w:sz="6" w:space="0" w:color="auto"/>
            </w:tcBorders>
          </w:tcPr>
          <w:p w14:paraId="0CA621D0" w14:textId="77777777" w:rsidR="00E93BDF" w:rsidRPr="00E93BDF" w:rsidRDefault="00E93BDF" w:rsidP="00E93BDF">
            <w:pPr>
              <w:kinsoku w:val="0"/>
              <w:overflowPunct w:val="0"/>
              <w:autoSpaceDE w:val="0"/>
              <w:autoSpaceDN w:val="0"/>
              <w:adjustRightInd w:val="0"/>
              <w:spacing w:after="0" w:line="226" w:lineRule="exact"/>
              <w:ind w:left="291"/>
              <w:rPr>
                <w:szCs w:val="20"/>
              </w:rPr>
            </w:pPr>
            <w:r w:rsidRPr="00E93BDF">
              <w:rPr>
                <w:szCs w:val="20"/>
              </w:rPr>
              <w:t>Representation Relating to Compensation of Former DoD</w:t>
            </w:r>
          </w:p>
          <w:p w14:paraId="5C6BDB23" w14:textId="77777777" w:rsidR="00E93BDF" w:rsidRPr="00E93BDF" w:rsidRDefault="00E93BDF" w:rsidP="00E93BDF">
            <w:pPr>
              <w:kinsoku w:val="0"/>
              <w:overflowPunct w:val="0"/>
              <w:autoSpaceDE w:val="0"/>
              <w:autoSpaceDN w:val="0"/>
              <w:adjustRightInd w:val="0"/>
              <w:spacing w:after="0" w:line="215" w:lineRule="exact"/>
              <w:ind w:left="291"/>
              <w:rPr>
                <w:spacing w:val="-2"/>
                <w:szCs w:val="20"/>
              </w:rPr>
            </w:pPr>
            <w:r w:rsidRPr="00E93BDF">
              <w:rPr>
                <w:spacing w:val="-2"/>
                <w:szCs w:val="20"/>
              </w:rPr>
              <w:t>Officials</w:t>
            </w:r>
          </w:p>
        </w:tc>
        <w:tc>
          <w:tcPr>
            <w:tcW w:w="1152" w:type="dxa"/>
            <w:tcBorders>
              <w:top w:val="none" w:sz="6" w:space="0" w:color="auto"/>
              <w:left w:val="none" w:sz="6" w:space="0" w:color="auto"/>
              <w:bottom w:val="none" w:sz="6" w:space="0" w:color="auto"/>
              <w:right w:val="none" w:sz="6" w:space="0" w:color="auto"/>
            </w:tcBorders>
          </w:tcPr>
          <w:p w14:paraId="30C2BEDC" w14:textId="77777777" w:rsidR="00E93BDF" w:rsidRPr="00E93BDF" w:rsidRDefault="00E93BDF" w:rsidP="00E93BDF">
            <w:pPr>
              <w:kinsoku w:val="0"/>
              <w:overflowPunct w:val="0"/>
              <w:autoSpaceDE w:val="0"/>
              <w:autoSpaceDN w:val="0"/>
              <w:adjustRightInd w:val="0"/>
              <w:spacing w:after="0" w:line="226" w:lineRule="exact"/>
              <w:ind w:right="128"/>
              <w:jc w:val="center"/>
              <w:rPr>
                <w:szCs w:val="20"/>
              </w:rPr>
            </w:pPr>
            <w:r w:rsidRPr="00E93BDF">
              <w:rPr>
                <w:szCs w:val="20"/>
              </w:rPr>
              <w:t>SEP</w:t>
            </w:r>
            <w:r w:rsidRPr="00E93BDF">
              <w:rPr>
                <w:spacing w:val="-5"/>
                <w:szCs w:val="20"/>
              </w:rPr>
              <w:t xml:space="preserve"> </w:t>
            </w:r>
            <w:r w:rsidRPr="00E93BDF">
              <w:rPr>
                <w:szCs w:val="20"/>
              </w:rPr>
              <w:t>2022</w:t>
            </w:r>
          </w:p>
        </w:tc>
      </w:tr>
      <w:tr w:rsidR="00E93BDF" w:rsidRPr="00E93BDF" w14:paraId="595CA35E" w14:textId="77777777" w:rsidTr="00A0440E">
        <w:trPr>
          <w:trHeight w:val="230"/>
        </w:trPr>
        <w:tc>
          <w:tcPr>
            <w:tcW w:w="1458" w:type="dxa"/>
            <w:tcBorders>
              <w:top w:val="none" w:sz="6" w:space="0" w:color="auto"/>
              <w:left w:val="none" w:sz="6" w:space="0" w:color="auto"/>
              <w:bottom w:val="none" w:sz="6" w:space="0" w:color="auto"/>
              <w:right w:val="none" w:sz="6" w:space="0" w:color="auto"/>
            </w:tcBorders>
          </w:tcPr>
          <w:p w14:paraId="14DA955D" w14:textId="77777777" w:rsidR="00E93BDF" w:rsidRPr="00E93BDF" w:rsidRDefault="00E93BDF" w:rsidP="00E93BDF">
            <w:pPr>
              <w:kinsoku w:val="0"/>
              <w:overflowPunct w:val="0"/>
              <w:autoSpaceDE w:val="0"/>
              <w:autoSpaceDN w:val="0"/>
              <w:adjustRightInd w:val="0"/>
              <w:spacing w:after="0" w:line="210" w:lineRule="exact"/>
              <w:ind w:left="50"/>
              <w:rPr>
                <w:spacing w:val="-2"/>
                <w:szCs w:val="20"/>
              </w:rPr>
            </w:pPr>
            <w:r w:rsidRPr="00E93BDF">
              <w:rPr>
                <w:spacing w:val="-2"/>
                <w:szCs w:val="20"/>
              </w:rPr>
              <w:t>252.204-7003</w:t>
            </w:r>
          </w:p>
        </w:tc>
        <w:tc>
          <w:tcPr>
            <w:tcW w:w="5270" w:type="dxa"/>
            <w:tcBorders>
              <w:top w:val="none" w:sz="6" w:space="0" w:color="auto"/>
              <w:left w:val="none" w:sz="6" w:space="0" w:color="auto"/>
              <w:bottom w:val="none" w:sz="6" w:space="0" w:color="auto"/>
              <w:right w:val="none" w:sz="6" w:space="0" w:color="auto"/>
            </w:tcBorders>
          </w:tcPr>
          <w:p w14:paraId="20A0E070" w14:textId="77777777" w:rsidR="00E93BDF" w:rsidRPr="00E93BDF" w:rsidRDefault="00E93BDF" w:rsidP="00E93BDF">
            <w:pPr>
              <w:kinsoku w:val="0"/>
              <w:overflowPunct w:val="0"/>
              <w:autoSpaceDE w:val="0"/>
              <w:autoSpaceDN w:val="0"/>
              <w:adjustRightInd w:val="0"/>
              <w:spacing w:after="0" w:line="210" w:lineRule="exact"/>
              <w:ind w:left="291"/>
              <w:rPr>
                <w:szCs w:val="20"/>
              </w:rPr>
            </w:pPr>
            <w:r w:rsidRPr="00E93BDF">
              <w:rPr>
                <w:szCs w:val="20"/>
              </w:rPr>
              <w:t>Control Of Government Personnel Work Product</w:t>
            </w:r>
          </w:p>
        </w:tc>
        <w:tc>
          <w:tcPr>
            <w:tcW w:w="1152" w:type="dxa"/>
            <w:tcBorders>
              <w:top w:val="none" w:sz="6" w:space="0" w:color="auto"/>
              <w:left w:val="none" w:sz="6" w:space="0" w:color="auto"/>
              <w:bottom w:val="none" w:sz="6" w:space="0" w:color="auto"/>
              <w:right w:val="none" w:sz="6" w:space="0" w:color="auto"/>
            </w:tcBorders>
          </w:tcPr>
          <w:p w14:paraId="56CEDF62" w14:textId="77777777" w:rsidR="00E93BDF" w:rsidRPr="00E93BDF" w:rsidRDefault="00E93BDF" w:rsidP="00E93BDF">
            <w:pPr>
              <w:kinsoku w:val="0"/>
              <w:overflowPunct w:val="0"/>
              <w:autoSpaceDE w:val="0"/>
              <w:autoSpaceDN w:val="0"/>
              <w:adjustRightInd w:val="0"/>
              <w:spacing w:after="0" w:line="210" w:lineRule="exact"/>
              <w:ind w:right="78"/>
              <w:jc w:val="center"/>
              <w:rPr>
                <w:szCs w:val="20"/>
              </w:rPr>
            </w:pPr>
            <w:r w:rsidRPr="00E93BDF">
              <w:rPr>
                <w:szCs w:val="20"/>
              </w:rPr>
              <w:t>APR 1992</w:t>
            </w:r>
          </w:p>
        </w:tc>
      </w:tr>
      <w:tr w:rsidR="00E93BDF" w:rsidRPr="00E93BDF" w14:paraId="3F36EEFD" w14:textId="77777777" w:rsidTr="00A0440E">
        <w:trPr>
          <w:trHeight w:val="459"/>
        </w:trPr>
        <w:tc>
          <w:tcPr>
            <w:tcW w:w="1458" w:type="dxa"/>
            <w:tcBorders>
              <w:top w:val="none" w:sz="6" w:space="0" w:color="auto"/>
              <w:left w:val="none" w:sz="6" w:space="0" w:color="auto"/>
              <w:bottom w:val="none" w:sz="6" w:space="0" w:color="auto"/>
              <w:right w:val="none" w:sz="6" w:space="0" w:color="auto"/>
            </w:tcBorders>
          </w:tcPr>
          <w:p w14:paraId="51F43526" w14:textId="77777777" w:rsidR="00E93BDF" w:rsidRPr="00E93BDF" w:rsidRDefault="00E93BDF" w:rsidP="00E93BDF">
            <w:pPr>
              <w:kinsoku w:val="0"/>
              <w:overflowPunct w:val="0"/>
              <w:autoSpaceDE w:val="0"/>
              <w:autoSpaceDN w:val="0"/>
              <w:adjustRightInd w:val="0"/>
              <w:spacing w:after="0" w:line="226" w:lineRule="exact"/>
              <w:ind w:left="50"/>
              <w:rPr>
                <w:spacing w:val="-2"/>
                <w:szCs w:val="20"/>
              </w:rPr>
            </w:pPr>
            <w:r w:rsidRPr="00E93BDF">
              <w:rPr>
                <w:spacing w:val="-2"/>
                <w:szCs w:val="20"/>
              </w:rPr>
              <w:t>252.204-7008</w:t>
            </w:r>
          </w:p>
        </w:tc>
        <w:tc>
          <w:tcPr>
            <w:tcW w:w="5270" w:type="dxa"/>
            <w:tcBorders>
              <w:top w:val="none" w:sz="6" w:space="0" w:color="auto"/>
              <w:left w:val="none" w:sz="6" w:space="0" w:color="auto"/>
              <w:bottom w:val="none" w:sz="6" w:space="0" w:color="auto"/>
              <w:right w:val="none" w:sz="6" w:space="0" w:color="auto"/>
            </w:tcBorders>
          </w:tcPr>
          <w:p w14:paraId="20A7D124" w14:textId="77777777" w:rsidR="00E93BDF" w:rsidRPr="00E93BDF" w:rsidRDefault="00E93BDF" w:rsidP="00E93BDF">
            <w:pPr>
              <w:kinsoku w:val="0"/>
              <w:overflowPunct w:val="0"/>
              <w:autoSpaceDE w:val="0"/>
              <w:autoSpaceDN w:val="0"/>
              <w:adjustRightInd w:val="0"/>
              <w:spacing w:after="0" w:line="225" w:lineRule="exact"/>
              <w:ind w:left="291"/>
              <w:rPr>
                <w:szCs w:val="20"/>
              </w:rPr>
            </w:pPr>
            <w:r w:rsidRPr="00E93BDF">
              <w:rPr>
                <w:szCs w:val="20"/>
              </w:rPr>
              <w:t>Compliance</w:t>
            </w:r>
            <w:r w:rsidRPr="00E93BDF">
              <w:rPr>
                <w:spacing w:val="-10"/>
                <w:szCs w:val="20"/>
              </w:rPr>
              <w:t xml:space="preserve"> </w:t>
            </w:r>
            <w:r w:rsidRPr="00E93BDF">
              <w:rPr>
                <w:szCs w:val="20"/>
              </w:rPr>
              <w:t>With</w:t>
            </w:r>
            <w:r w:rsidRPr="00E93BDF">
              <w:rPr>
                <w:spacing w:val="-6"/>
                <w:szCs w:val="20"/>
              </w:rPr>
              <w:t xml:space="preserve"> </w:t>
            </w:r>
            <w:r w:rsidRPr="00E93BDF">
              <w:rPr>
                <w:szCs w:val="20"/>
              </w:rPr>
              <w:t>Safeguarding</w:t>
            </w:r>
            <w:r w:rsidRPr="00E93BDF">
              <w:rPr>
                <w:spacing w:val="-6"/>
                <w:szCs w:val="20"/>
              </w:rPr>
              <w:t xml:space="preserve"> </w:t>
            </w:r>
            <w:r w:rsidRPr="00E93BDF">
              <w:rPr>
                <w:szCs w:val="20"/>
              </w:rPr>
              <w:t>Covered</w:t>
            </w:r>
            <w:r w:rsidRPr="00E93BDF">
              <w:rPr>
                <w:spacing w:val="-6"/>
                <w:szCs w:val="20"/>
              </w:rPr>
              <w:t xml:space="preserve"> </w:t>
            </w:r>
            <w:r w:rsidRPr="00E93BDF">
              <w:rPr>
                <w:szCs w:val="20"/>
              </w:rPr>
              <w:t>Defense</w:t>
            </w:r>
            <w:r w:rsidRPr="00E93BDF">
              <w:rPr>
                <w:spacing w:val="-6"/>
                <w:szCs w:val="20"/>
              </w:rPr>
              <w:t xml:space="preserve"> </w:t>
            </w:r>
            <w:r w:rsidRPr="00E93BDF">
              <w:rPr>
                <w:szCs w:val="20"/>
              </w:rPr>
              <w:t>Information</w:t>
            </w:r>
          </w:p>
          <w:p w14:paraId="610F1FDA" w14:textId="77777777" w:rsidR="00E93BDF" w:rsidRPr="00E93BDF" w:rsidRDefault="00E93BDF" w:rsidP="00E93BDF">
            <w:pPr>
              <w:kinsoku w:val="0"/>
              <w:overflowPunct w:val="0"/>
              <w:autoSpaceDE w:val="0"/>
              <w:autoSpaceDN w:val="0"/>
              <w:adjustRightInd w:val="0"/>
              <w:spacing w:after="0" w:line="214" w:lineRule="exact"/>
              <w:ind w:left="291"/>
              <w:rPr>
                <w:spacing w:val="-2"/>
                <w:szCs w:val="20"/>
              </w:rPr>
            </w:pPr>
            <w:r w:rsidRPr="00E93BDF">
              <w:rPr>
                <w:spacing w:val="-2"/>
                <w:szCs w:val="20"/>
              </w:rPr>
              <w:t>Controls</w:t>
            </w:r>
          </w:p>
        </w:tc>
        <w:tc>
          <w:tcPr>
            <w:tcW w:w="1152" w:type="dxa"/>
            <w:tcBorders>
              <w:top w:val="none" w:sz="6" w:space="0" w:color="auto"/>
              <w:left w:val="none" w:sz="6" w:space="0" w:color="auto"/>
              <w:bottom w:val="none" w:sz="6" w:space="0" w:color="auto"/>
              <w:right w:val="none" w:sz="6" w:space="0" w:color="auto"/>
            </w:tcBorders>
          </w:tcPr>
          <w:p w14:paraId="1C45DCDE" w14:textId="77777777" w:rsidR="00E93BDF" w:rsidRPr="00E93BDF" w:rsidRDefault="00E93BDF" w:rsidP="00E93BDF">
            <w:pPr>
              <w:kinsoku w:val="0"/>
              <w:overflowPunct w:val="0"/>
              <w:autoSpaceDE w:val="0"/>
              <w:autoSpaceDN w:val="0"/>
              <w:adjustRightInd w:val="0"/>
              <w:spacing w:after="0" w:line="226" w:lineRule="exact"/>
              <w:ind w:right="71"/>
              <w:jc w:val="center"/>
              <w:rPr>
                <w:szCs w:val="20"/>
              </w:rPr>
            </w:pPr>
            <w:r w:rsidRPr="00E93BDF">
              <w:rPr>
                <w:szCs w:val="20"/>
              </w:rPr>
              <w:t>OCT 2016</w:t>
            </w:r>
          </w:p>
        </w:tc>
      </w:tr>
      <w:tr w:rsidR="00E93BDF" w:rsidRPr="00E93BDF" w14:paraId="62608C10" w14:textId="77777777" w:rsidTr="00A0440E">
        <w:trPr>
          <w:trHeight w:val="460"/>
        </w:trPr>
        <w:tc>
          <w:tcPr>
            <w:tcW w:w="1458" w:type="dxa"/>
            <w:tcBorders>
              <w:top w:val="none" w:sz="6" w:space="0" w:color="auto"/>
              <w:left w:val="none" w:sz="6" w:space="0" w:color="auto"/>
              <w:bottom w:val="none" w:sz="6" w:space="0" w:color="auto"/>
              <w:right w:val="none" w:sz="6" w:space="0" w:color="auto"/>
            </w:tcBorders>
          </w:tcPr>
          <w:p w14:paraId="397B3E8C" w14:textId="77777777" w:rsidR="00E93BDF" w:rsidRPr="00E93BDF" w:rsidRDefault="00E93BDF" w:rsidP="00E93BDF">
            <w:pPr>
              <w:kinsoku w:val="0"/>
              <w:overflowPunct w:val="0"/>
              <w:autoSpaceDE w:val="0"/>
              <w:autoSpaceDN w:val="0"/>
              <w:adjustRightInd w:val="0"/>
              <w:spacing w:after="0" w:line="226" w:lineRule="exact"/>
              <w:ind w:left="50"/>
              <w:rPr>
                <w:spacing w:val="-2"/>
                <w:szCs w:val="20"/>
              </w:rPr>
            </w:pPr>
            <w:r w:rsidRPr="00E93BDF">
              <w:rPr>
                <w:spacing w:val="-2"/>
                <w:szCs w:val="20"/>
              </w:rPr>
              <w:t>252.204-7012</w:t>
            </w:r>
          </w:p>
        </w:tc>
        <w:tc>
          <w:tcPr>
            <w:tcW w:w="5270" w:type="dxa"/>
            <w:tcBorders>
              <w:top w:val="none" w:sz="6" w:space="0" w:color="auto"/>
              <w:left w:val="none" w:sz="6" w:space="0" w:color="auto"/>
              <w:bottom w:val="none" w:sz="6" w:space="0" w:color="auto"/>
              <w:right w:val="none" w:sz="6" w:space="0" w:color="auto"/>
            </w:tcBorders>
          </w:tcPr>
          <w:p w14:paraId="481B4425" w14:textId="77777777" w:rsidR="00E93BDF" w:rsidRPr="00E93BDF" w:rsidRDefault="00E93BDF" w:rsidP="00E93BDF">
            <w:pPr>
              <w:kinsoku w:val="0"/>
              <w:overflowPunct w:val="0"/>
              <w:autoSpaceDE w:val="0"/>
              <w:autoSpaceDN w:val="0"/>
              <w:adjustRightInd w:val="0"/>
              <w:spacing w:after="0" w:line="226" w:lineRule="exact"/>
              <w:ind w:left="291"/>
              <w:rPr>
                <w:szCs w:val="20"/>
              </w:rPr>
            </w:pPr>
            <w:r w:rsidRPr="00E93BDF">
              <w:rPr>
                <w:szCs w:val="20"/>
              </w:rPr>
              <w:t>Safeguarding Covered Defense Information and Cyber</w:t>
            </w:r>
          </w:p>
          <w:p w14:paraId="59121DA0" w14:textId="77777777" w:rsidR="00E93BDF" w:rsidRPr="00E93BDF" w:rsidRDefault="00E93BDF" w:rsidP="00E93BDF">
            <w:pPr>
              <w:kinsoku w:val="0"/>
              <w:overflowPunct w:val="0"/>
              <w:autoSpaceDE w:val="0"/>
              <w:autoSpaceDN w:val="0"/>
              <w:adjustRightInd w:val="0"/>
              <w:spacing w:after="0" w:line="215" w:lineRule="exact"/>
              <w:ind w:left="291"/>
              <w:rPr>
                <w:szCs w:val="20"/>
              </w:rPr>
            </w:pPr>
            <w:r w:rsidRPr="00E93BDF">
              <w:rPr>
                <w:szCs w:val="20"/>
              </w:rPr>
              <w:t>Incident Reporting</w:t>
            </w:r>
          </w:p>
        </w:tc>
        <w:tc>
          <w:tcPr>
            <w:tcW w:w="1152" w:type="dxa"/>
            <w:tcBorders>
              <w:top w:val="none" w:sz="6" w:space="0" w:color="auto"/>
              <w:left w:val="none" w:sz="6" w:space="0" w:color="auto"/>
              <w:bottom w:val="none" w:sz="6" w:space="0" w:color="auto"/>
              <w:right w:val="none" w:sz="6" w:space="0" w:color="auto"/>
            </w:tcBorders>
          </w:tcPr>
          <w:p w14:paraId="27076954" w14:textId="77777777" w:rsidR="00E93BDF" w:rsidRPr="00E93BDF" w:rsidRDefault="00E93BDF" w:rsidP="00E93BDF">
            <w:pPr>
              <w:kinsoku w:val="0"/>
              <w:overflowPunct w:val="0"/>
              <w:autoSpaceDE w:val="0"/>
              <w:autoSpaceDN w:val="0"/>
              <w:adjustRightInd w:val="0"/>
              <w:spacing w:after="0" w:line="226" w:lineRule="exact"/>
              <w:ind w:right="100"/>
              <w:jc w:val="center"/>
              <w:rPr>
                <w:szCs w:val="20"/>
              </w:rPr>
            </w:pPr>
            <w:r w:rsidRPr="00E93BDF">
              <w:rPr>
                <w:szCs w:val="20"/>
              </w:rPr>
              <w:t>JAN 2023</w:t>
            </w:r>
          </w:p>
        </w:tc>
      </w:tr>
      <w:tr w:rsidR="00E93BDF" w:rsidRPr="00E93BDF" w14:paraId="6BC6A5ED" w14:textId="77777777" w:rsidTr="00A0440E">
        <w:trPr>
          <w:trHeight w:val="460"/>
        </w:trPr>
        <w:tc>
          <w:tcPr>
            <w:tcW w:w="1458" w:type="dxa"/>
            <w:tcBorders>
              <w:top w:val="none" w:sz="6" w:space="0" w:color="auto"/>
              <w:left w:val="none" w:sz="6" w:space="0" w:color="auto"/>
              <w:bottom w:val="none" w:sz="6" w:space="0" w:color="auto"/>
              <w:right w:val="none" w:sz="6" w:space="0" w:color="auto"/>
            </w:tcBorders>
          </w:tcPr>
          <w:p w14:paraId="2CEA25C5" w14:textId="77777777" w:rsidR="00E93BDF" w:rsidRPr="00E93BDF" w:rsidRDefault="00E93BDF" w:rsidP="00E93BDF">
            <w:pPr>
              <w:kinsoku w:val="0"/>
              <w:overflowPunct w:val="0"/>
              <w:autoSpaceDE w:val="0"/>
              <w:autoSpaceDN w:val="0"/>
              <w:adjustRightInd w:val="0"/>
              <w:spacing w:after="0" w:line="226" w:lineRule="exact"/>
              <w:ind w:left="50"/>
              <w:rPr>
                <w:spacing w:val="-2"/>
                <w:szCs w:val="20"/>
              </w:rPr>
            </w:pPr>
            <w:r w:rsidRPr="00E93BDF">
              <w:rPr>
                <w:spacing w:val="-2"/>
                <w:szCs w:val="20"/>
              </w:rPr>
              <w:t>252.204-7015</w:t>
            </w:r>
          </w:p>
        </w:tc>
        <w:tc>
          <w:tcPr>
            <w:tcW w:w="5270" w:type="dxa"/>
            <w:tcBorders>
              <w:top w:val="none" w:sz="6" w:space="0" w:color="auto"/>
              <w:left w:val="none" w:sz="6" w:space="0" w:color="auto"/>
              <w:bottom w:val="none" w:sz="6" w:space="0" w:color="auto"/>
              <w:right w:val="none" w:sz="6" w:space="0" w:color="auto"/>
            </w:tcBorders>
          </w:tcPr>
          <w:p w14:paraId="2DB7B5E2" w14:textId="77777777" w:rsidR="00E93BDF" w:rsidRPr="00E93BDF" w:rsidRDefault="00E93BDF" w:rsidP="00E93BDF">
            <w:pPr>
              <w:kinsoku w:val="0"/>
              <w:overflowPunct w:val="0"/>
              <w:autoSpaceDE w:val="0"/>
              <w:autoSpaceDN w:val="0"/>
              <w:adjustRightInd w:val="0"/>
              <w:spacing w:after="0" w:line="226" w:lineRule="exact"/>
              <w:ind w:left="291"/>
              <w:rPr>
                <w:szCs w:val="20"/>
              </w:rPr>
            </w:pPr>
            <w:r w:rsidRPr="00E93BDF">
              <w:rPr>
                <w:szCs w:val="20"/>
              </w:rPr>
              <w:t>Notice of</w:t>
            </w:r>
            <w:r w:rsidRPr="00E93BDF">
              <w:rPr>
                <w:spacing w:val="-11"/>
                <w:szCs w:val="20"/>
              </w:rPr>
              <w:t xml:space="preserve"> </w:t>
            </w:r>
            <w:r w:rsidRPr="00E93BDF">
              <w:rPr>
                <w:szCs w:val="20"/>
              </w:rPr>
              <w:t>Authorized</w:t>
            </w:r>
            <w:r w:rsidRPr="00E93BDF">
              <w:rPr>
                <w:spacing w:val="-1"/>
                <w:szCs w:val="20"/>
              </w:rPr>
              <w:t xml:space="preserve"> </w:t>
            </w:r>
            <w:r w:rsidRPr="00E93BDF">
              <w:rPr>
                <w:szCs w:val="20"/>
              </w:rPr>
              <w:t>Disclosure of Information</w:t>
            </w:r>
            <w:r w:rsidRPr="00E93BDF">
              <w:rPr>
                <w:spacing w:val="-1"/>
                <w:szCs w:val="20"/>
              </w:rPr>
              <w:t xml:space="preserve"> </w:t>
            </w:r>
            <w:r w:rsidRPr="00E93BDF">
              <w:rPr>
                <w:szCs w:val="20"/>
              </w:rPr>
              <w:t>for Litigation</w:t>
            </w:r>
          </w:p>
          <w:p w14:paraId="7BC9653B" w14:textId="77777777" w:rsidR="00E93BDF" w:rsidRPr="00E93BDF" w:rsidRDefault="00E93BDF" w:rsidP="00E93BDF">
            <w:pPr>
              <w:kinsoku w:val="0"/>
              <w:overflowPunct w:val="0"/>
              <w:autoSpaceDE w:val="0"/>
              <w:autoSpaceDN w:val="0"/>
              <w:adjustRightInd w:val="0"/>
              <w:spacing w:after="0" w:line="215" w:lineRule="exact"/>
              <w:ind w:left="291"/>
              <w:rPr>
                <w:spacing w:val="-2"/>
                <w:szCs w:val="20"/>
              </w:rPr>
            </w:pPr>
            <w:r w:rsidRPr="00E93BDF">
              <w:rPr>
                <w:spacing w:val="-2"/>
                <w:szCs w:val="20"/>
              </w:rPr>
              <w:t>Support</w:t>
            </w:r>
          </w:p>
        </w:tc>
        <w:tc>
          <w:tcPr>
            <w:tcW w:w="1152" w:type="dxa"/>
            <w:tcBorders>
              <w:top w:val="none" w:sz="6" w:space="0" w:color="auto"/>
              <w:left w:val="none" w:sz="6" w:space="0" w:color="auto"/>
              <w:bottom w:val="none" w:sz="6" w:space="0" w:color="auto"/>
              <w:right w:val="none" w:sz="6" w:space="0" w:color="auto"/>
            </w:tcBorders>
          </w:tcPr>
          <w:p w14:paraId="783D893B" w14:textId="77777777" w:rsidR="00E93BDF" w:rsidRPr="00E93BDF" w:rsidRDefault="00E93BDF" w:rsidP="00E93BDF">
            <w:pPr>
              <w:kinsoku w:val="0"/>
              <w:overflowPunct w:val="0"/>
              <w:autoSpaceDE w:val="0"/>
              <w:autoSpaceDN w:val="0"/>
              <w:adjustRightInd w:val="0"/>
              <w:spacing w:after="0" w:line="226" w:lineRule="exact"/>
              <w:ind w:right="100"/>
              <w:jc w:val="center"/>
              <w:rPr>
                <w:szCs w:val="20"/>
              </w:rPr>
            </w:pPr>
            <w:r w:rsidRPr="00E93BDF">
              <w:rPr>
                <w:szCs w:val="20"/>
              </w:rPr>
              <w:t>JAN 2023</w:t>
            </w:r>
          </w:p>
        </w:tc>
      </w:tr>
      <w:tr w:rsidR="00E93BDF" w:rsidRPr="00E93BDF" w14:paraId="5BDAD09F" w14:textId="77777777" w:rsidTr="00A0440E">
        <w:trPr>
          <w:trHeight w:val="458"/>
        </w:trPr>
        <w:tc>
          <w:tcPr>
            <w:tcW w:w="1458" w:type="dxa"/>
            <w:tcBorders>
              <w:top w:val="none" w:sz="6" w:space="0" w:color="auto"/>
              <w:left w:val="none" w:sz="6" w:space="0" w:color="auto"/>
              <w:bottom w:val="none" w:sz="6" w:space="0" w:color="auto"/>
              <w:right w:val="none" w:sz="6" w:space="0" w:color="auto"/>
            </w:tcBorders>
          </w:tcPr>
          <w:p w14:paraId="3ED85AED" w14:textId="77777777" w:rsidR="00E93BDF" w:rsidRPr="00E93BDF" w:rsidRDefault="00E93BDF" w:rsidP="00E93BDF">
            <w:pPr>
              <w:kinsoku w:val="0"/>
              <w:overflowPunct w:val="0"/>
              <w:autoSpaceDE w:val="0"/>
              <w:autoSpaceDN w:val="0"/>
              <w:adjustRightInd w:val="0"/>
              <w:spacing w:after="0" w:line="226" w:lineRule="exact"/>
              <w:ind w:left="50"/>
              <w:rPr>
                <w:spacing w:val="-2"/>
                <w:szCs w:val="20"/>
              </w:rPr>
            </w:pPr>
            <w:r w:rsidRPr="00E93BDF">
              <w:rPr>
                <w:spacing w:val="-2"/>
                <w:szCs w:val="20"/>
              </w:rPr>
              <w:t>252.204-7018</w:t>
            </w:r>
          </w:p>
        </w:tc>
        <w:tc>
          <w:tcPr>
            <w:tcW w:w="5270" w:type="dxa"/>
            <w:tcBorders>
              <w:top w:val="none" w:sz="6" w:space="0" w:color="auto"/>
              <w:left w:val="none" w:sz="6" w:space="0" w:color="auto"/>
              <w:bottom w:val="none" w:sz="6" w:space="0" w:color="auto"/>
              <w:right w:val="none" w:sz="6" w:space="0" w:color="auto"/>
            </w:tcBorders>
          </w:tcPr>
          <w:p w14:paraId="0D250A3F" w14:textId="77777777" w:rsidR="00E93BDF" w:rsidRPr="00E93BDF" w:rsidRDefault="00E93BDF" w:rsidP="00E93BDF">
            <w:pPr>
              <w:kinsoku w:val="0"/>
              <w:overflowPunct w:val="0"/>
              <w:autoSpaceDE w:val="0"/>
              <w:autoSpaceDN w:val="0"/>
              <w:adjustRightInd w:val="0"/>
              <w:spacing w:after="0" w:line="228" w:lineRule="exact"/>
              <w:ind w:left="291"/>
              <w:rPr>
                <w:szCs w:val="20"/>
              </w:rPr>
            </w:pPr>
            <w:r w:rsidRPr="00E93BDF">
              <w:rPr>
                <w:szCs w:val="20"/>
              </w:rPr>
              <w:t>Prohibition</w:t>
            </w:r>
            <w:r w:rsidRPr="00E93BDF">
              <w:rPr>
                <w:spacing w:val="-12"/>
                <w:szCs w:val="20"/>
              </w:rPr>
              <w:t xml:space="preserve"> </w:t>
            </w:r>
            <w:r w:rsidRPr="00E93BDF">
              <w:rPr>
                <w:szCs w:val="20"/>
              </w:rPr>
              <w:t>on</w:t>
            </w:r>
            <w:r w:rsidRPr="00E93BDF">
              <w:rPr>
                <w:spacing w:val="-6"/>
                <w:szCs w:val="20"/>
              </w:rPr>
              <w:t xml:space="preserve"> </w:t>
            </w:r>
            <w:r w:rsidRPr="00E93BDF">
              <w:rPr>
                <w:szCs w:val="20"/>
              </w:rPr>
              <w:t>the</w:t>
            </w:r>
            <w:r w:rsidRPr="00E93BDF">
              <w:rPr>
                <w:spacing w:val="-13"/>
                <w:szCs w:val="20"/>
              </w:rPr>
              <w:t xml:space="preserve"> </w:t>
            </w:r>
            <w:r w:rsidRPr="00E93BDF">
              <w:rPr>
                <w:szCs w:val="20"/>
              </w:rPr>
              <w:t>Acquisition</w:t>
            </w:r>
            <w:r w:rsidRPr="00E93BDF">
              <w:rPr>
                <w:spacing w:val="-8"/>
                <w:szCs w:val="20"/>
              </w:rPr>
              <w:t xml:space="preserve"> </w:t>
            </w:r>
            <w:r w:rsidRPr="00E93BDF">
              <w:rPr>
                <w:szCs w:val="20"/>
              </w:rPr>
              <w:t>of</w:t>
            </w:r>
            <w:r w:rsidRPr="00E93BDF">
              <w:rPr>
                <w:spacing w:val="-8"/>
                <w:szCs w:val="20"/>
              </w:rPr>
              <w:t xml:space="preserve"> </w:t>
            </w:r>
            <w:r w:rsidRPr="00E93BDF">
              <w:rPr>
                <w:szCs w:val="20"/>
              </w:rPr>
              <w:t>Covered</w:t>
            </w:r>
            <w:r w:rsidRPr="00E93BDF">
              <w:rPr>
                <w:spacing w:val="-7"/>
                <w:szCs w:val="20"/>
              </w:rPr>
              <w:t xml:space="preserve"> </w:t>
            </w:r>
            <w:r w:rsidRPr="00E93BDF">
              <w:rPr>
                <w:szCs w:val="20"/>
              </w:rPr>
              <w:t>Defense Telecommunications Equipment or Services</w:t>
            </w:r>
          </w:p>
        </w:tc>
        <w:tc>
          <w:tcPr>
            <w:tcW w:w="1152" w:type="dxa"/>
            <w:tcBorders>
              <w:top w:val="none" w:sz="6" w:space="0" w:color="auto"/>
              <w:left w:val="none" w:sz="6" w:space="0" w:color="auto"/>
              <w:bottom w:val="none" w:sz="6" w:space="0" w:color="auto"/>
              <w:right w:val="none" w:sz="6" w:space="0" w:color="auto"/>
            </w:tcBorders>
          </w:tcPr>
          <w:p w14:paraId="6106C5B0" w14:textId="77777777" w:rsidR="00E93BDF" w:rsidRPr="00E93BDF" w:rsidRDefault="00E93BDF" w:rsidP="00E93BDF">
            <w:pPr>
              <w:kinsoku w:val="0"/>
              <w:overflowPunct w:val="0"/>
              <w:autoSpaceDE w:val="0"/>
              <w:autoSpaceDN w:val="0"/>
              <w:adjustRightInd w:val="0"/>
              <w:spacing w:after="0" w:line="226" w:lineRule="exact"/>
              <w:ind w:right="100"/>
              <w:jc w:val="center"/>
              <w:rPr>
                <w:szCs w:val="20"/>
              </w:rPr>
            </w:pPr>
            <w:r w:rsidRPr="00E93BDF">
              <w:rPr>
                <w:szCs w:val="20"/>
              </w:rPr>
              <w:t>JAN 2023</w:t>
            </w:r>
          </w:p>
        </w:tc>
      </w:tr>
      <w:tr w:rsidR="00E93BDF" w:rsidRPr="00E93BDF" w14:paraId="6B849FD3" w14:textId="77777777" w:rsidTr="00A0440E">
        <w:trPr>
          <w:trHeight w:val="691"/>
        </w:trPr>
        <w:tc>
          <w:tcPr>
            <w:tcW w:w="1458" w:type="dxa"/>
            <w:tcBorders>
              <w:top w:val="none" w:sz="6" w:space="0" w:color="auto"/>
              <w:left w:val="none" w:sz="6" w:space="0" w:color="auto"/>
              <w:bottom w:val="none" w:sz="6" w:space="0" w:color="auto"/>
              <w:right w:val="none" w:sz="6" w:space="0" w:color="auto"/>
            </w:tcBorders>
          </w:tcPr>
          <w:p w14:paraId="74823BE0" w14:textId="77777777" w:rsidR="00E93BDF" w:rsidRPr="00E93BDF" w:rsidRDefault="00E93BDF" w:rsidP="00E93BDF">
            <w:pPr>
              <w:kinsoku w:val="0"/>
              <w:overflowPunct w:val="0"/>
              <w:autoSpaceDE w:val="0"/>
              <w:autoSpaceDN w:val="0"/>
              <w:adjustRightInd w:val="0"/>
              <w:spacing w:after="0" w:line="226" w:lineRule="exact"/>
              <w:ind w:left="50"/>
              <w:rPr>
                <w:spacing w:val="-2"/>
                <w:szCs w:val="20"/>
              </w:rPr>
            </w:pPr>
            <w:r w:rsidRPr="00E93BDF">
              <w:rPr>
                <w:spacing w:val="-2"/>
                <w:szCs w:val="20"/>
              </w:rPr>
              <w:t>252.209-7004</w:t>
            </w:r>
          </w:p>
        </w:tc>
        <w:tc>
          <w:tcPr>
            <w:tcW w:w="5270" w:type="dxa"/>
            <w:tcBorders>
              <w:top w:val="none" w:sz="6" w:space="0" w:color="auto"/>
              <w:left w:val="none" w:sz="6" w:space="0" w:color="auto"/>
              <w:bottom w:val="none" w:sz="6" w:space="0" w:color="auto"/>
              <w:right w:val="none" w:sz="6" w:space="0" w:color="auto"/>
            </w:tcBorders>
          </w:tcPr>
          <w:p w14:paraId="433FF197" w14:textId="77777777" w:rsidR="00E93BDF" w:rsidRPr="00E93BDF" w:rsidRDefault="00E93BDF" w:rsidP="00E93BDF">
            <w:pPr>
              <w:kinsoku w:val="0"/>
              <w:overflowPunct w:val="0"/>
              <w:autoSpaceDE w:val="0"/>
              <w:autoSpaceDN w:val="0"/>
              <w:adjustRightInd w:val="0"/>
              <w:spacing w:after="0" w:line="226" w:lineRule="exact"/>
              <w:ind w:left="291"/>
              <w:rPr>
                <w:szCs w:val="20"/>
              </w:rPr>
            </w:pPr>
            <w:r w:rsidRPr="00E93BDF">
              <w:rPr>
                <w:szCs w:val="20"/>
              </w:rPr>
              <w:t>Subcontracting</w:t>
            </w:r>
            <w:r w:rsidRPr="00E93BDF">
              <w:rPr>
                <w:spacing w:val="-8"/>
                <w:szCs w:val="20"/>
              </w:rPr>
              <w:t xml:space="preserve"> </w:t>
            </w:r>
            <w:r w:rsidRPr="00E93BDF">
              <w:rPr>
                <w:szCs w:val="20"/>
              </w:rPr>
              <w:t>With</w:t>
            </w:r>
            <w:r w:rsidRPr="00E93BDF">
              <w:rPr>
                <w:spacing w:val="-3"/>
                <w:szCs w:val="20"/>
              </w:rPr>
              <w:t xml:space="preserve"> </w:t>
            </w:r>
            <w:r w:rsidRPr="00E93BDF">
              <w:rPr>
                <w:szCs w:val="20"/>
              </w:rPr>
              <w:t>Firms</w:t>
            </w:r>
            <w:r w:rsidRPr="00E93BDF">
              <w:rPr>
                <w:spacing w:val="-9"/>
                <w:szCs w:val="20"/>
              </w:rPr>
              <w:t xml:space="preserve"> </w:t>
            </w:r>
            <w:r w:rsidRPr="00E93BDF">
              <w:rPr>
                <w:szCs w:val="20"/>
              </w:rPr>
              <w:t>That</w:t>
            </w:r>
            <w:r w:rsidRPr="00E93BDF">
              <w:rPr>
                <w:spacing w:val="-13"/>
                <w:szCs w:val="20"/>
              </w:rPr>
              <w:t xml:space="preserve"> </w:t>
            </w:r>
            <w:r w:rsidRPr="00E93BDF">
              <w:rPr>
                <w:szCs w:val="20"/>
              </w:rPr>
              <w:t>Are</w:t>
            </w:r>
            <w:r w:rsidRPr="00E93BDF">
              <w:rPr>
                <w:spacing w:val="-2"/>
                <w:szCs w:val="20"/>
              </w:rPr>
              <w:t xml:space="preserve"> </w:t>
            </w:r>
            <w:r w:rsidRPr="00E93BDF">
              <w:rPr>
                <w:szCs w:val="20"/>
              </w:rPr>
              <w:t>Owned</w:t>
            </w:r>
            <w:r w:rsidRPr="00E93BDF">
              <w:rPr>
                <w:spacing w:val="-2"/>
                <w:szCs w:val="20"/>
              </w:rPr>
              <w:t xml:space="preserve"> </w:t>
            </w:r>
            <w:r w:rsidRPr="00E93BDF">
              <w:rPr>
                <w:szCs w:val="20"/>
              </w:rPr>
              <w:t>or</w:t>
            </w:r>
            <w:r w:rsidRPr="00E93BDF">
              <w:rPr>
                <w:spacing w:val="-3"/>
                <w:szCs w:val="20"/>
              </w:rPr>
              <w:t xml:space="preserve"> </w:t>
            </w:r>
            <w:r w:rsidRPr="00E93BDF">
              <w:rPr>
                <w:szCs w:val="20"/>
              </w:rPr>
              <w:t>Controlled</w:t>
            </w:r>
            <w:r w:rsidRPr="00E93BDF">
              <w:rPr>
                <w:spacing w:val="-2"/>
                <w:szCs w:val="20"/>
              </w:rPr>
              <w:t xml:space="preserve"> </w:t>
            </w:r>
            <w:r w:rsidRPr="00E93BDF">
              <w:rPr>
                <w:szCs w:val="20"/>
              </w:rPr>
              <w:t>By</w:t>
            </w:r>
          </w:p>
          <w:p w14:paraId="07241962" w14:textId="77777777" w:rsidR="00E93BDF" w:rsidRPr="00E93BDF" w:rsidRDefault="00E93BDF" w:rsidP="00E93BDF">
            <w:pPr>
              <w:kinsoku w:val="0"/>
              <w:overflowPunct w:val="0"/>
              <w:autoSpaceDE w:val="0"/>
              <w:autoSpaceDN w:val="0"/>
              <w:adjustRightInd w:val="0"/>
              <w:spacing w:after="0" w:line="230" w:lineRule="atLeast"/>
              <w:ind w:left="291"/>
              <w:rPr>
                <w:spacing w:val="-2"/>
                <w:szCs w:val="20"/>
              </w:rPr>
            </w:pPr>
            <w:r w:rsidRPr="00E93BDF">
              <w:rPr>
                <w:szCs w:val="20"/>
              </w:rPr>
              <w:t>The</w:t>
            </w:r>
            <w:r w:rsidRPr="00E93BDF">
              <w:rPr>
                <w:spacing w:val="-4"/>
                <w:szCs w:val="20"/>
              </w:rPr>
              <w:t xml:space="preserve"> </w:t>
            </w:r>
            <w:r w:rsidRPr="00E93BDF">
              <w:rPr>
                <w:szCs w:val="20"/>
              </w:rPr>
              <w:t>Government</w:t>
            </w:r>
            <w:r w:rsidRPr="00E93BDF">
              <w:rPr>
                <w:spacing w:val="-7"/>
                <w:szCs w:val="20"/>
              </w:rPr>
              <w:t xml:space="preserve"> </w:t>
            </w:r>
            <w:r w:rsidRPr="00E93BDF">
              <w:rPr>
                <w:szCs w:val="20"/>
              </w:rPr>
              <w:t>of</w:t>
            </w:r>
            <w:r w:rsidRPr="00E93BDF">
              <w:rPr>
                <w:spacing w:val="-4"/>
                <w:szCs w:val="20"/>
              </w:rPr>
              <w:t xml:space="preserve"> </w:t>
            </w:r>
            <w:r w:rsidRPr="00E93BDF">
              <w:rPr>
                <w:szCs w:val="20"/>
              </w:rPr>
              <w:t>a</w:t>
            </w:r>
            <w:r w:rsidRPr="00E93BDF">
              <w:rPr>
                <w:spacing w:val="-4"/>
                <w:szCs w:val="20"/>
              </w:rPr>
              <w:t xml:space="preserve"> </w:t>
            </w:r>
            <w:r w:rsidRPr="00E93BDF">
              <w:rPr>
                <w:szCs w:val="20"/>
              </w:rPr>
              <w:t>Country</w:t>
            </w:r>
            <w:r w:rsidRPr="00E93BDF">
              <w:rPr>
                <w:spacing w:val="-5"/>
                <w:szCs w:val="20"/>
              </w:rPr>
              <w:t xml:space="preserve"> </w:t>
            </w:r>
            <w:r w:rsidRPr="00E93BDF">
              <w:rPr>
                <w:szCs w:val="20"/>
              </w:rPr>
              <w:t>that</w:t>
            </w:r>
            <w:r w:rsidRPr="00E93BDF">
              <w:rPr>
                <w:spacing w:val="-4"/>
                <w:szCs w:val="20"/>
              </w:rPr>
              <w:t xml:space="preserve"> </w:t>
            </w:r>
            <w:r w:rsidRPr="00E93BDF">
              <w:rPr>
                <w:szCs w:val="20"/>
              </w:rPr>
              <w:t>is</w:t>
            </w:r>
            <w:r w:rsidRPr="00E93BDF">
              <w:rPr>
                <w:spacing w:val="-5"/>
                <w:szCs w:val="20"/>
              </w:rPr>
              <w:t xml:space="preserve"> </w:t>
            </w:r>
            <w:r w:rsidRPr="00E93BDF">
              <w:rPr>
                <w:szCs w:val="20"/>
              </w:rPr>
              <w:t>a</w:t>
            </w:r>
            <w:r w:rsidRPr="00E93BDF">
              <w:rPr>
                <w:spacing w:val="-4"/>
                <w:szCs w:val="20"/>
              </w:rPr>
              <w:t xml:space="preserve"> </w:t>
            </w:r>
            <w:r w:rsidRPr="00E93BDF">
              <w:rPr>
                <w:szCs w:val="20"/>
              </w:rPr>
              <w:t>State</w:t>
            </w:r>
            <w:r w:rsidRPr="00E93BDF">
              <w:rPr>
                <w:spacing w:val="-4"/>
                <w:szCs w:val="20"/>
              </w:rPr>
              <w:t xml:space="preserve"> </w:t>
            </w:r>
            <w:r w:rsidRPr="00E93BDF">
              <w:rPr>
                <w:szCs w:val="20"/>
              </w:rPr>
              <w:t>Sponsor</w:t>
            </w:r>
            <w:r w:rsidRPr="00E93BDF">
              <w:rPr>
                <w:spacing w:val="-4"/>
                <w:szCs w:val="20"/>
              </w:rPr>
              <w:t xml:space="preserve"> </w:t>
            </w:r>
            <w:r w:rsidRPr="00E93BDF">
              <w:rPr>
                <w:szCs w:val="20"/>
              </w:rPr>
              <w:t xml:space="preserve">of </w:t>
            </w:r>
            <w:r w:rsidRPr="00E93BDF">
              <w:rPr>
                <w:spacing w:val="-2"/>
                <w:szCs w:val="20"/>
              </w:rPr>
              <w:t>Terrorism</w:t>
            </w:r>
          </w:p>
        </w:tc>
        <w:tc>
          <w:tcPr>
            <w:tcW w:w="1152" w:type="dxa"/>
            <w:tcBorders>
              <w:top w:val="none" w:sz="6" w:space="0" w:color="auto"/>
              <w:left w:val="none" w:sz="6" w:space="0" w:color="auto"/>
              <w:bottom w:val="none" w:sz="6" w:space="0" w:color="auto"/>
              <w:right w:val="none" w:sz="6" w:space="0" w:color="auto"/>
            </w:tcBorders>
          </w:tcPr>
          <w:p w14:paraId="0EEE6AD1" w14:textId="77777777" w:rsidR="00E93BDF" w:rsidRPr="00E93BDF" w:rsidRDefault="00E93BDF" w:rsidP="00E93BDF">
            <w:pPr>
              <w:kinsoku w:val="0"/>
              <w:overflowPunct w:val="0"/>
              <w:autoSpaceDE w:val="0"/>
              <w:autoSpaceDN w:val="0"/>
              <w:adjustRightInd w:val="0"/>
              <w:spacing w:after="0" w:line="226" w:lineRule="exact"/>
              <w:ind w:right="25"/>
              <w:jc w:val="center"/>
              <w:rPr>
                <w:szCs w:val="20"/>
              </w:rPr>
            </w:pPr>
            <w:r w:rsidRPr="00E93BDF">
              <w:rPr>
                <w:szCs w:val="20"/>
              </w:rPr>
              <w:t>MAY</w:t>
            </w:r>
            <w:r w:rsidRPr="00E93BDF">
              <w:rPr>
                <w:spacing w:val="-13"/>
                <w:szCs w:val="20"/>
              </w:rPr>
              <w:t xml:space="preserve"> </w:t>
            </w:r>
            <w:r w:rsidRPr="00E93BDF">
              <w:rPr>
                <w:szCs w:val="20"/>
              </w:rPr>
              <w:t>2019</w:t>
            </w:r>
          </w:p>
        </w:tc>
      </w:tr>
      <w:tr w:rsidR="00E93BDF" w:rsidRPr="00E93BDF" w14:paraId="73338D14" w14:textId="77777777" w:rsidTr="00A0440E">
        <w:trPr>
          <w:trHeight w:val="225"/>
        </w:trPr>
        <w:tc>
          <w:tcPr>
            <w:tcW w:w="1458" w:type="dxa"/>
            <w:tcBorders>
              <w:top w:val="none" w:sz="6" w:space="0" w:color="auto"/>
              <w:left w:val="none" w:sz="6" w:space="0" w:color="auto"/>
              <w:bottom w:val="none" w:sz="6" w:space="0" w:color="auto"/>
              <w:right w:val="none" w:sz="6" w:space="0" w:color="auto"/>
            </w:tcBorders>
          </w:tcPr>
          <w:p w14:paraId="59F461EE" w14:textId="77777777" w:rsidR="00E93BDF" w:rsidRPr="00E93BDF" w:rsidRDefault="00E93BDF" w:rsidP="00E93BDF">
            <w:pPr>
              <w:kinsoku w:val="0"/>
              <w:overflowPunct w:val="0"/>
              <w:autoSpaceDE w:val="0"/>
              <w:autoSpaceDN w:val="0"/>
              <w:adjustRightInd w:val="0"/>
              <w:spacing w:after="0" w:line="205" w:lineRule="exact"/>
              <w:ind w:left="50"/>
              <w:rPr>
                <w:spacing w:val="-2"/>
                <w:szCs w:val="20"/>
              </w:rPr>
            </w:pPr>
            <w:r w:rsidRPr="00E93BDF">
              <w:rPr>
                <w:spacing w:val="-2"/>
                <w:szCs w:val="20"/>
              </w:rPr>
              <w:t>252.211-7003</w:t>
            </w:r>
          </w:p>
        </w:tc>
        <w:tc>
          <w:tcPr>
            <w:tcW w:w="5270" w:type="dxa"/>
            <w:tcBorders>
              <w:top w:val="none" w:sz="6" w:space="0" w:color="auto"/>
              <w:left w:val="none" w:sz="6" w:space="0" w:color="auto"/>
              <w:bottom w:val="none" w:sz="6" w:space="0" w:color="auto"/>
              <w:right w:val="none" w:sz="6" w:space="0" w:color="auto"/>
            </w:tcBorders>
          </w:tcPr>
          <w:p w14:paraId="0F5DC01B" w14:textId="77777777" w:rsidR="00E93BDF" w:rsidRPr="00E93BDF" w:rsidRDefault="00E93BDF" w:rsidP="00E93BDF">
            <w:pPr>
              <w:kinsoku w:val="0"/>
              <w:overflowPunct w:val="0"/>
              <w:autoSpaceDE w:val="0"/>
              <w:autoSpaceDN w:val="0"/>
              <w:adjustRightInd w:val="0"/>
              <w:spacing w:after="0" w:line="205" w:lineRule="exact"/>
              <w:ind w:left="291"/>
              <w:rPr>
                <w:szCs w:val="20"/>
              </w:rPr>
            </w:pPr>
            <w:r w:rsidRPr="00E93BDF">
              <w:rPr>
                <w:szCs w:val="20"/>
              </w:rPr>
              <w:t>Item Unique Identification and Valuation</w:t>
            </w:r>
          </w:p>
        </w:tc>
        <w:tc>
          <w:tcPr>
            <w:tcW w:w="1152" w:type="dxa"/>
            <w:tcBorders>
              <w:top w:val="none" w:sz="6" w:space="0" w:color="auto"/>
              <w:left w:val="none" w:sz="6" w:space="0" w:color="auto"/>
              <w:bottom w:val="none" w:sz="6" w:space="0" w:color="auto"/>
              <w:right w:val="none" w:sz="6" w:space="0" w:color="auto"/>
            </w:tcBorders>
          </w:tcPr>
          <w:p w14:paraId="1A9F7AB7" w14:textId="77777777" w:rsidR="00E93BDF" w:rsidRPr="00E93BDF" w:rsidRDefault="00E93BDF" w:rsidP="00E93BDF">
            <w:pPr>
              <w:kinsoku w:val="0"/>
              <w:overflowPunct w:val="0"/>
              <w:autoSpaceDE w:val="0"/>
              <w:autoSpaceDN w:val="0"/>
              <w:adjustRightInd w:val="0"/>
              <w:spacing w:after="0" w:line="205" w:lineRule="exact"/>
              <w:ind w:right="100"/>
              <w:jc w:val="center"/>
              <w:rPr>
                <w:szCs w:val="20"/>
              </w:rPr>
            </w:pPr>
            <w:r w:rsidRPr="00E93BDF">
              <w:rPr>
                <w:szCs w:val="20"/>
              </w:rPr>
              <w:t>JAN 2023</w:t>
            </w:r>
          </w:p>
        </w:tc>
      </w:tr>
    </w:tbl>
    <w:p w14:paraId="71235697" w14:textId="77777777" w:rsidR="00E93BDF" w:rsidRPr="00E93BDF" w:rsidRDefault="00E93BDF" w:rsidP="00E93BDF">
      <w:pPr>
        <w:kinsoku w:val="0"/>
        <w:overflowPunct w:val="0"/>
        <w:autoSpaceDE w:val="0"/>
        <w:autoSpaceDN w:val="0"/>
        <w:adjustRightInd w:val="0"/>
        <w:spacing w:before="6" w:after="0" w:line="240" w:lineRule="auto"/>
        <w:rPr>
          <w:sz w:val="2"/>
          <w:szCs w:val="2"/>
        </w:rPr>
      </w:pPr>
    </w:p>
    <w:tbl>
      <w:tblPr>
        <w:tblW w:w="0" w:type="auto"/>
        <w:tblInd w:w="310" w:type="dxa"/>
        <w:tblLayout w:type="fixed"/>
        <w:tblCellMar>
          <w:left w:w="0" w:type="dxa"/>
          <w:right w:w="0" w:type="dxa"/>
        </w:tblCellMar>
        <w:tblLook w:val="0000" w:firstRow="0" w:lastRow="0" w:firstColumn="0" w:lastColumn="0" w:noHBand="0" w:noVBand="0"/>
      </w:tblPr>
      <w:tblGrid>
        <w:gridCol w:w="1458"/>
        <w:gridCol w:w="5209"/>
        <w:gridCol w:w="1041"/>
      </w:tblGrid>
      <w:tr w:rsidR="00E93BDF" w:rsidRPr="00E93BDF" w14:paraId="3ED3953F" w14:textId="77777777">
        <w:trPr>
          <w:trHeight w:val="455"/>
        </w:trPr>
        <w:tc>
          <w:tcPr>
            <w:tcW w:w="1458" w:type="dxa"/>
            <w:tcBorders>
              <w:top w:val="none" w:sz="6" w:space="0" w:color="auto"/>
              <w:left w:val="none" w:sz="6" w:space="0" w:color="auto"/>
              <w:bottom w:val="none" w:sz="6" w:space="0" w:color="auto"/>
              <w:right w:val="none" w:sz="6" w:space="0" w:color="auto"/>
            </w:tcBorders>
          </w:tcPr>
          <w:p w14:paraId="73BDC37B" w14:textId="77777777" w:rsidR="00E93BDF" w:rsidRPr="00E93BDF" w:rsidRDefault="00E93BDF" w:rsidP="00E93BDF">
            <w:pPr>
              <w:kinsoku w:val="0"/>
              <w:overflowPunct w:val="0"/>
              <w:autoSpaceDE w:val="0"/>
              <w:autoSpaceDN w:val="0"/>
              <w:adjustRightInd w:val="0"/>
              <w:spacing w:after="0" w:line="221" w:lineRule="exact"/>
              <w:ind w:left="50"/>
              <w:rPr>
                <w:spacing w:val="-2"/>
                <w:szCs w:val="20"/>
              </w:rPr>
            </w:pPr>
            <w:r w:rsidRPr="00E93BDF">
              <w:rPr>
                <w:spacing w:val="-2"/>
                <w:szCs w:val="20"/>
              </w:rPr>
              <w:t>252.223-7006</w:t>
            </w:r>
          </w:p>
        </w:tc>
        <w:tc>
          <w:tcPr>
            <w:tcW w:w="5209" w:type="dxa"/>
            <w:tcBorders>
              <w:top w:val="none" w:sz="6" w:space="0" w:color="auto"/>
              <w:left w:val="none" w:sz="6" w:space="0" w:color="auto"/>
              <w:bottom w:val="none" w:sz="6" w:space="0" w:color="auto"/>
              <w:right w:val="none" w:sz="6" w:space="0" w:color="auto"/>
            </w:tcBorders>
          </w:tcPr>
          <w:p w14:paraId="520143CA" w14:textId="77777777" w:rsidR="00E93BDF" w:rsidRPr="00E93BDF" w:rsidRDefault="00E93BDF" w:rsidP="00E93BDF">
            <w:pPr>
              <w:kinsoku w:val="0"/>
              <w:overflowPunct w:val="0"/>
              <w:autoSpaceDE w:val="0"/>
              <w:autoSpaceDN w:val="0"/>
              <w:adjustRightInd w:val="0"/>
              <w:spacing w:after="0" w:line="221" w:lineRule="exact"/>
              <w:ind w:left="291"/>
              <w:rPr>
                <w:szCs w:val="20"/>
              </w:rPr>
            </w:pPr>
            <w:r w:rsidRPr="00E93BDF">
              <w:rPr>
                <w:szCs w:val="20"/>
              </w:rPr>
              <w:t>Prohibition On Storage,</w:t>
            </w:r>
            <w:r w:rsidRPr="00E93BDF">
              <w:rPr>
                <w:spacing w:val="-2"/>
                <w:szCs w:val="20"/>
              </w:rPr>
              <w:t xml:space="preserve"> </w:t>
            </w:r>
            <w:r w:rsidRPr="00E93BDF">
              <w:rPr>
                <w:szCs w:val="20"/>
              </w:rPr>
              <w:t>Treatment, and Disposal of</w:t>
            </w:r>
            <w:r w:rsidRPr="00E93BDF">
              <w:rPr>
                <w:spacing w:val="-2"/>
                <w:szCs w:val="20"/>
              </w:rPr>
              <w:t xml:space="preserve"> </w:t>
            </w:r>
            <w:r w:rsidRPr="00E93BDF">
              <w:rPr>
                <w:szCs w:val="20"/>
              </w:rPr>
              <w:t>Toxic or</w:t>
            </w:r>
          </w:p>
          <w:p w14:paraId="15926AD6" w14:textId="77777777" w:rsidR="00E93BDF" w:rsidRPr="00E93BDF" w:rsidRDefault="00E93BDF" w:rsidP="00E93BDF">
            <w:pPr>
              <w:kinsoku w:val="0"/>
              <w:overflowPunct w:val="0"/>
              <w:autoSpaceDE w:val="0"/>
              <w:autoSpaceDN w:val="0"/>
              <w:adjustRightInd w:val="0"/>
              <w:spacing w:after="0" w:line="215" w:lineRule="exact"/>
              <w:ind w:left="291"/>
              <w:rPr>
                <w:szCs w:val="20"/>
              </w:rPr>
            </w:pPr>
            <w:r w:rsidRPr="00E93BDF">
              <w:rPr>
                <w:szCs w:val="20"/>
              </w:rPr>
              <w:t>Hazardous Materials</w:t>
            </w:r>
          </w:p>
        </w:tc>
        <w:tc>
          <w:tcPr>
            <w:tcW w:w="1041" w:type="dxa"/>
            <w:tcBorders>
              <w:top w:val="none" w:sz="6" w:space="0" w:color="auto"/>
              <w:left w:val="none" w:sz="6" w:space="0" w:color="auto"/>
              <w:bottom w:val="none" w:sz="6" w:space="0" w:color="auto"/>
              <w:right w:val="none" w:sz="6" w:space="0" w:color="auto"/>
            </w:tcBorders>
          </w:tcPr>
          <w:p w14:paraId="2D194E0A" w14:textId="77777777" w:rsidR="00E93BDF" w:rsidRPr="00E93BDF" w:rsidRDefault="00E93BDF" w:rsidP="00E93BDF">
            <w:pPr>
              <w:kinsoku w:val="0"/>
              <w:overflowPunct w:val="0"/>
              <w:autoSpaceDE w:val="0"/>
              <w:autoSpaceDN w:val="0"/>
              <w:adjustRightInd w:val="0"/>
              <w:spacing w:after="0" w:line="221" w:lineRule="exact"/>
              <w:ind w:right="81"/>
              <w:jc w:val="center"/>
              <w:rPr>
                <w:szCs w:val="20"/>
              </w:rPr>
            </w:pPr>
            <w:r w:rsidRPr="00E93BDF">
              <w:rPr>
                <w:szCs w:val="20"/>
              </w:rPr>
              <w:t>SEP</w:t>
            </w:r>
            <w:r w:rsidRPr="00E93BDF">
              <w:rPr>
                <w:spacing w:val="-5"/>
                <w:szCs w:val="20"/>
              </w:rPr>
              <w:t xml:space="preserve"> </w:t>
            </w:r>
            <w:r w:rsidRPr="00E93BDF">
              <w:rPr>
                <w:szCs w:val="20"/>
              </w:rPr>
              <w:t>2014</w:t>
            </w:r>
          </w:p>
        </w:tc>
      </w:tr>
      <w:tr w:rsidR="00E93BDF" w:rsidRPr="00E93BDF" w14:paraId="0A79CC7D" w14:textId="77777777">
        <w:trPr>
          <w:trHeight w:val="230"/>
        </w:trPr>
        <w:tc>
          <w:tcPr>
            <w:tcW w:w="1458" w:type="dxa"/>
            <w:tcBorders>
              <w:top w:val="none" w:sz="6" w:space="0" w:color="auto"/>
              <w:left w:val="none" w:sz="6" w:space="0" w:color="auto"/>
              <w:bottom w:val="none" w:sz="6" w:space="0" w:color="auto"/>
              <w:right w:val="none" w:sz="6" w:space="0" w:color="auto"/>
            </w:tcBorders>
          </w:tcPr>
          <w:p w14:paraId="561173E4" w14:textId="77777777" w:rsidR="00E93BDF" w:rsidRPr="00E93BDF" w:rsidRDefault="00E93BDF" w:rsidP="00E93BDF">
            <w:pPr>
              <w:kinsoku w:val="0"/>
              <w:overflowPunct w:val="0"/>
              <w:autoSpaceDE w:val="0"/>
              <w:autoSpaceDN w:val="0"/>
              <w:adjustRightInd w:val="0"/>
              <w:spacing w:after="0" w:line="210" w:lineRule="exact"/>
              <w:ind w:left="50"/>
              <w:rPr>
                <w:spacing w:val="-2"/>
                <w:szCs w:val="20"/>
              </w:rPr>
            </w:pPr>
            <w:r w:rsidRPr="00E93BDF">
              <w:rPr>
                <w:spacing w:val="-2"/>
                <w:szCs w:val="20"/>
              </w:rPr>
              <w:t>252.223-7008</w:t>
            </w:r>
          </w:p>
        </w:tc>
        <w:tc>
          <w:tcPr>
            <w:tcW w:w="5209" w:type="dxa"/>
            <w:tcBorders>
              <w:top w:val="none" w:sz="6" w:space="0" w:color="auto"/>
              <w:left w:val="none" w:sz="6" w:space="0" w:color="auto"/>
              <w:bottom w:val="none" w:sz="6" w:space="0" w:color="auto"/>
              <w:right w:val="none" w:sz="6" w:space="0" w:color="auto"/>
            </w:tcBorders>
          </w:tcPr>
          <w:p w14:paraId="7697E225" w14:textId="77777777" w:rsidR="00E93BDF" w:rsidRPr="00E93BDF" w:rsidRDefault="00E93BDF" w:rsidP="00E93BDF">
            <w:pPr>
              <w:kinsoku w:val="0"/>
              <w:overflowPunct w:val="0"/>
              <w:autoSpaceDE w:val="0"/>
              <w:autoSpaceDN w:val="0"/>
              <w:adjustRightInd w:val="0"/>
              <w:spacing w:after="0" w:line="210" w:lineRule="exact"/>
              <w:ind w:left="291"/>
              <w:rPr>
                <w:szCs w:val="20"/>
              </w:rPr>
            </w:pPr>
            <w:r w:rsidRPr="00E93BDF">
              <w:rPr>
                <w:szCs w:val="20"/>
              </w:rPr>
              <w:t>Prohibition of Hexavalent Chromium</w:t>
            </w:r>
          </w:p>
        </w:tc>
        <w:tc>
          <w:tcPr>
            <w:tcW w:w="1041" w:type="dxa"/>
            <w:tcBorders>
              <w:top w:val="none" w:sz="6" w:space="0" w:color="auto"/>
              <w:left w:val="none" w:sz="6" w:space="0" w:color="auto"/>
              <w:bottom w:val="none" w:sz="6" w:space="0" w:color="auto"/>
              <w:right w:val="none" w:sz="6" w:space="0" w:color="auto"/>
            </w:tcBorders>
          </w:tcPr>
          <w:p w14:paraId="3BCB89FF" w14:textId="77777777" w:rsidR="00E93BDF" w:rsidRPr="00E93BDF" w:rsidRDefault="00E93BDF" w:rsidP="00E93BDF">
            <w:pPr>
              <w:kinsoku w:val="0"/>
              <w:overflowPunct w:val="0"/>
              <w:autoSpaceDE w:val="0"/>
              <w:autoSpaceDN w:val="0"/>
              <w:adjustRightInd w:val="0"/>
              <w:spacing w:after="0" w:line="210" w:lineRule="exact"/>
              <w:ind w:right="53"/>
              <w:jc w:val="center"/>
              <w:rPr>
                <w:szCs w:val="20"/>
              </w:rPr>
            </w:pPr>
            <w:r w:rsidRPr="00E93BDF">
              <w:rPr>
                <w:szCs w:val="20"/>
              </w:rPr>
              <w:t>JAN 2023</w:t>
            </w:r>
          </w:p>
        </w:tc>
      </w:tr>
      <w:tr w:rsidR="00E93BDF" w:rsidRPr="00E93BDF" w14:paraId="738D98F6" w14:textId="77777777">
        <w:trPr>
          <w:trHeight w:val="458"/>
        </w:trPr>
        <w:tc>
          <w:tcPr>
            <w:tcW w:w="1458" w:type="dxa"/>
            <w:tcBorders>
              <w:top w:val="none" w:sz="6" w:space="0" w:color="auto"/>
              <w:left w:val="none" w:sz="6" w:space="0" w:color="auto"/>
              <w:bottom w:val="none" w:sz="6" w:space="0" w:color="auto"/>
              <w:right w:val="none" w:sz="6" w:space="0" w:color="auto"/>
            </w:tcBorders>
          </w:tcPr>
          <w:p w14:paraId="7DA68A82" w14:textId="77777777" w:rsidR="00E93BDF" w:rsidRPr="00E93BDF" w:rsidRDefault="00E93BDF" w:rsidP="00E93BDF">
            <w:pPr>
              <w:kinsoku w:val="0"/>
              <w:overflowPunct w:val="0"/>
              <w:autoSpaceDE w:val="0"/>
              <w:autoSpaceDN w:val="0"/>
              <w:adjustRightInd w:val="0"/>
              <w:spacing w:after="0" w:line="226" w:lineRule="exact"/>
              <w:ind w:left="50"/>
              <w:rPr>
                <w:spacing w:val="-2"/>
                <w:szCs w:val="20"/>
              </w:rPr>
            </w:pPr>
            <w:r w:rsidRPr="00E93BDF">
              <w:rPr>
                <w:spacing w:val="-2"/>
                <w:szCs w:val="20"/>
              </w:rPr>
              <w:t>252.225-7000</w:t>
            </w:r>
          </w:p>
        </w:tc>
        <w:tc>
          <w:tcPr>
            <w:tcW w:w="5209" w:type="dxa"/>
            <w:tcBorders>
              <w:top w:val="none" w:sz="6" w:space="0" w:color="auto"/>
              <w:left w:val="none" w:sz="6" w:space="0" w:color="auto"/>
              <w:bottom w:val="none" w:sz="6" w:space="0" w:color="auto"/>
              <w:right w:val="none" w:sz="6" w:space="0" w:color="auto"/>
            </w:tcBorders>
          </w:tcPr>
          <w:p w14:paraId="791C98C8" w14:textId="77777777" w:rsidR="00E93BDF" w:rsidRPr="00E93BDF" w:rsidRDefault="00E93BDF" w:rsidP="00E93BDF">
            <w:pPr>
              <w:kinsoku w:val="0"/>
              <w:overflowPunct w:val="0"/>
              <w:autoSpaceDE w:val="0"/>
              <w:autoSpaceDN w:val="0"/>
              <w:adjustRightInd w:val="0"/>
              <w:spacing w:after="0" w:line="228" w:lineRule="exact"/>
              <w:ind w:left="291"/>
              <w:rPr>
                <w:szCs w:val="20"/>
              </w:rPr>
            </w:pPr>
            <w:r w:rsidRPr="00E93BDF">
              <w:rPr>
                <w:szCs w:val="20"/>
              </w:rPr>
              <w:t>Buy</w:t>
            </w:r>
            <w:r w:rsidRPr="00E93BDF">
              <w:rPr>
                <w:spacing w:val="-13"/>
                <w:szCs w:val="20"/>
              </w:rPr>
              <w:t xml:space="preserve"> </w:t>
            </w:r>
            <w:r w:rsidRPr="00E93BDF">
              <w:rPr>
                <w:szCs w:val="20"/>
              </w:rPr>
              <w:t>American--Balance</w:t>
            </w:r>
            <w:r w:rsidRPr="00E93BDF">
              <w:rPr>
                <w:spacing w:val="-11"/>
                <w:szCs w:val="20"/>
              </w:rPr>
              <w:t xml:space="preserve"> </w:t>
            </w:r>
            <w:r w:rsidRPr="00E93BDF">
              <w:rPr>
                <w:szCs w:val="20"/>
              </w:rPr>
              <w:t>Of</w:t>
            </w:r>
            <w:r w:rsidRPr="00E93BDF">
              <w:rPr>
                <w:spacing w:val="-6"/>
                <w:szCs w:val="20"/>
              </w:rPr>
              <w:t xml:space="preserve"> </w:t>
            </w:r>
            <w:r w:rsidRPr="00E93BDF">
              <w:rPr>
                <w:szCs w:val="20"/>
              </w:rPr>
              <w:t>Payments</w:t>
            </w:r>
            <w:r w:rsidRPr="00E93BDF">
              <w:rPr>
                <w:spacing w:val="-8"/>
                <w:szCs w:val="20"/>
              </w:rPr>
              <w:t xml:space="preserve"> </w:t>
            </w:r>
            <w:r w:rsidRPr="00E93BDF">
              <w:rPr>
                <w:szCs w:val="20"/>
              </w:rPr>
              <w:t>Program</w:t>
            </w:r>
            <w:r w:rsidRPr="00E93BDF">
              <w:rPr>
                <w:spacing w:val="-8"/>
                <w:szCs w:val="20"/>
              </w:rPr>
              <w:t xml:space="preserve"> </w:t>
            </w:r>
            <w:r w:rsidRPr="00E93BDF">
              <w:rPr>
                <w:szCs w:val="20"/>
              </w:rPr>
              <w:t>Certificate-- Basic (Nov 2014)</w:t>
            </w:r>
          </w:p>
        </w:tc>
        <w:tc>
          <w:tcPr>
            <w:tcW w:w="1041" w:type="dxa"/>
            <w:tcBorders>
              <w:top w:val="none" w:sz="6" w:space="0" w:color="auto"/>
              <w:left w:val="none" w:sz="6" w:space="0" w:color="auto"/>
              <w:bottom w:val="none" w:sz="6" w:space="0" w:color="auto"/>
              <w:right w:val="none" w:sz="6" w:space="0" w:color="auto"/>
            </w:tcBorders>
          </w:tcPr>
          <w:p w14:paraId="591E1EBA" w14:textId="77777777" w:rsidR="00E93BDF" w:rsidRPr="00E93BDF" w:rsidRDefault="00E93BDF" w:rsidP="00E93BDF">
            <w:pPr>
              <w:kinsoku w:val="0"/>
              <w:overflowPunct w:val="0"/>
              <w:autoSpaceDE w:val="0"/>
              <w:autoSpaceDN w:val="0"/>
              <w:adjustRightInd w:val="0"/>
              <w:spacing w:after="0" w:line="226" w:lineRule="exact"/>
              <w:ind w:left="33" w:right="26"/>
              <w:jc w:val="center"/>
              <w:rPr>
                <w:szCs w:val="20"/>
              </w:rPr>
            </w:pPr>
            <w:r w:rsidRPr="00E93BDF">
              <w:rPr>
                <w:szCs w:val="20"/>
              </w:rPr>
              <w:t>NOV</w:t>
            </w:r>
            <w:r w:rsidRPr="00E93BDF">
              <w:rPr>
                <w:spacing w:val="-1"/>
                <w:szCs w:val="20"/>
              </w:rPr>
              <w:t xml:space="preserve"> </w:t>
            </w:r>
            <w:r w:rsidRPr="00E93BDF">
              <w:rPr>
                <w:szCs w:val="20"/>
              </w:rPr>
              <w:t>2014</w:t>
            </w:r>
          </w:p>
        </w:tc>
      </w:tr>
      <w:tr w:rsidR="00E93BDF" w:rsidRPr="00E93BDF" w14:paraId="31AE58B0" w14:textId="77777777">
        <w:trPr>
          <w:trHeight w:val="230"/>
        </w:trPr>
        <w:tc>
          <w:tcPr>
            <w:tcW w:w="1458" w:type="dxa"/>
            <w:tcBorders>
              <w:top w:val="none" w:sz="6" w:space="0" w:color="auto"/>
              <w:left w:val="none" w:sz="6" w:space="0" w:color="auto"/>
              <w:bottom w:val="none" w:sz="6" w:space="0" w:color="auto"/>
              <w:right w:val="none" w:sz="6" w:space="0" w:color="auto"/>
            </w:tcBorders>
          </w:tcPr>
          <w:p w14:paraId="1A321BF1" w14:textId="77777777" w:rsidR="00E93BDF" w:rsidRPr="00E93BDF" w:rsidRDefault="00E93BDF" w:rsidP="00E93BDF">
            <w:pPr>
              <w:kinsoku w:val="0"/>
              <w:overflowPunct w:val="0"/>
              <w:autoSpaceDE w:val="0"/>
              <w:autoSpaceDN w:val="0"/>
              <w:adjustRightInd w:val="0"/>
              <w:spacing w:after="0" w:line="210" w:lineRule="exact"/>
              <w:ind w:left="50"/>
              <w:rPr>
                <w:spacing w:val="-2"/>
                <w:szCs w:val="20"/>
              </w:rPr>
            </w:pPr>
            <w:r w:rsidRPr="00E93BDF">
              <w:rPr>
                <w:spacing w:val="-2"/>
                <w:szCs w:val="20"/>
              </w:rPr>
              <w:t>252.225-7001</w:t>
            </w:r>
          </w:p>
        </w:tc>
        <w:tc>
          <w:tcPr>
            <w:tcW w:w="5209" w:type="dxa"/>
            <w:tcBorders>
              <w:top w:val="none" w:sz="6" w:space="0" w:color="auto"/>
              <w:left w:val="none" w:sz="6" w:space="0" w:color="auto"/>
              <w:bottom w:val="none" w:sz="6" w:space="0" w:color="auto"/>
              <w:right w:val="none" w:sz="6" w:space="0" w:color="auto"/>
            </w:tcBorders>
          </w:tcPr>
          <w:p w14:paraId="0F66A8B9" w14:textId="77777777" w:rsidR="00E93BDF" w:rsidRPr="00E93BDF" w:rsidRDefault="00E93BDF" w:rsidP="00E93BDF">
            <w:pPr>
              <w:kinsoku w:val="0"/>
              <w:overflowPunct w:val="0"/>
              <w:autoSpaceDE w:val="0"/>
              <w:autoSpaceDN w:val="0"/>
              <w:adjustRightInd w:val="0"/>
              <w:spacing w:after="0" w:line="210" w:lineRule="exact"/>
              <w:ind w:left="291"/>
              <w:rPr>
                <w:szCs w:val="20"/>
              </w:rPr>
            </w:pPr>
            <w:r w:rsidRPr="00E93BDF">
              <w:rPr>
                <w:szCs w:val="20"/>
              </w:rPr>
              <w:t>Buy American And Balance Of Payments Program--Basic</w:t>
            </w:r>
          </w:p>
        </w:tc>
        <w:tc>
          <w:tcPr>
            <w:tcW w:w="1041" w:type="dxa"/>
            <w:tcBorders>
              <w:top w:val="none" w:sz="6" w:space="0" w:color="auto"/>
              <w:left w:val="none" w:sz="6" w:space="0" w:color="auto"/>
              <w:bottom w:val="none" w:sz="6" w:space="0" w:color="auto"/>
              <w:right w:val="none" w:sz="6" w:space="0" w:color="auto"/>
            </w:tcBorders>
          </w:tcPr>
          <w:p w14:paraId="70636F36" w14:textId="77777777" w:rsidR="00E93BDF" w:rsidRPr="00E93BDF" w:rsidRDefault="00E93BDF" w:rsidP="00E93BDF">
            <w:pPr>
              <w:kinsoku w:val="0"/>
              <w:overflowPunct w:val="0"/>
              <w:autoSpaceDE w:val="0"/>
              <w:autoSpaceDN w:val="0"/>
              <w:adjustRightInd w:val="0"/>
              <w:spacing w:after="0" w:line="210" w:lineRule="exact"/>
              <w:ind w:right="53"/>
              <w:jc w:val="center"/>
              <w:rPr>
                <w:szCs w:val="20"/>
              </w:rPr>
            </w:pPr>
            <w:r w:rsidRPr="00E93BDF">
              <w:rPr>
                <w:szCs w:val="20"/>
              </w:rPr>
              <w:t>JAN 2023</w:t>
            </w:r>
          </w:p>
        </w:tc>
      </w:tr>
      <w:tr w:rsidR="00E93BDF" w:rsidRPr="00E93BDF" w14:paraId="0F34BB0D" w14:textId="77777777">
        <w:trPr>
          <w:trHeight w:val="230"/>
        </w:trPr>
        <w:tc>
          <w:tcPr>
            <w:tcW w:w="1458" w:type="dxa"/>
            <w:tcBorders>
              <w:top w:val="none" w:sz="6" w:space="0" w:color="auto"/>
              <w:left w:val="none" w:sz="6" w:space="0" w:color="auto"/>
              <w:bottom w:val="none" w:sz="6" w:space="0" w:color="auto"/>
              <w:right w:val="none" w:sz="6" w:space="0" w:color="auto"/>
            </w:tcBorders>
          </w:tcPr>
          <w:p w14:paraId="088D2B56" w14:textId="77777777" w:rsidR="00E93BDF" w:rsidRPr="00E93BDF" w:rsidRDefault="00E93BDF" w:rsidP="00E93BDF">
            <w:pPr>
              <w:kinsoku w:val="0"/>
              <w:overflowPunct w:val="0"/>
              <w:autoSpaceDE w:val="0"/>
              <w:autoSpaceDN w:val="0"/>
              <w:adjustRightInd w:val="0"/>
              <w:spacing w:after="0" w:line="210" w:lineRule="exact"/>
              <w:ind w:left="50"/>
              <w:rPr>
                <w:spacing w:val="-2"/>
                <w:szCs w:val="20"/>
              </w:rPr>
            </w:pPr>
            <w:r w:rsidRPr="00E93BDF">
              <w:rPr>
                <w:spacing w:val="-2"/>
                <w:szCs w:val="20"/>
              </w:rPr>
              <w:t>252.225-7002</w:t>
            </w:r>
          </w:p>
        </w:tc>
        <w:tc>
          <w:tcPr>
            <w:tcW w:w="5209" w:type="dxa"/>
            <w:tcBorders>
              <w:top w:val="none" w:sz="6" w:space="0" w:color="auto"/>
              <w:left w:val="none" w:sz="6" w:space="0" w:color="auto"/>
              <w:bottom w:val="none" w:sz="6" w:space="0" w:color="auto"/>
              <w:right w:val="none" w:sz="6" w:space="0" w:color="auto"/>
            </w:tcBorders>
          </w:tcPr>
          <w:p w14:paraId="2AC43C17" w14:textId="77777777" w:rsidR="00E93BDF" w:rsidRPr="00E93BDF" w:rsidRDefault="00E93BDF" w:rsidP="00E93BDF">
            <w:pPr>
              <w:kinsoku w:val="0"/>
              <w:overflowPunct w:val="0"/>
              <w:autoSpaceDE w:val="0"/>
              <w:autoSpaceDN w:val="0"/>
              <w:adjustRightInd w:val="0"/>
              <w:spacing w:after="0" w:line="210" w:lineRule="exact"/>
              <w:ind w:left="291"/>
              <w:rPr>
                <w:szCs w:val="20"/>
              </w:rPr>
            </w:pPr>
            <w:r w:rsidRPr="00E93BDF">
              <w:rPr>
                <w:szCs w:val="20"/>
              </w:rPr>
              <w:t>Qualifying Country Sources As Subcontractors</w:t>
            </w:r>
          </w:p>
        </w:tc>
        <w:tc>
          <w:tcPr>
            <w:tcW w:w="1041" w:type="dxa"/>
            <w:tcBorders>
              <w:top w:val="none" w:sz="6" w:space="0" w:color="auto"/>
              <w:left w:val="none" w:sz="6" w:space="0" w:color="auto"/>
              <w:bottom w:val="none" w:sz="6" w:space="0" w:color="auto"/>
              <w:right w:val="none" w:sz="6" w:space="0" w:color="auto"/>
            </w:tcBorders>
          </w:tcPr>
          <w:p w14:paraId="4541FA86" w14:textId="77777777" w:rsidR="00E93BDF" w:rsidRPr="00E93BDF" w:rsidRDefault="00E93BDF" w:rsidP="00E93BDF">
            <w:pPr>
              <w:kinsoku w:val="0"/>
              <w:overflowPunct w:val="0"/>
              <w:autoSpaceDE w:val="0"/>
              <w:autoSpaceDN w:val="0"/>
              <w:adjustRightInd w:val="0"/>
              <w:spacing w:after="0" w:line="210" w:lineRule="exact"/>
              <w:ind w:left="33"/>
              <w:jc w:val="center"/>
              <w:rPr>
                <w:szCs w:val="20"/>
              </w:rPr>
            </w:pPr>
            <w:r w:rsidRPr="00E93BDF">
              <w:rPr>
                <w:szCs w:val="20"/>
              </w:rPr>
              <w:t>MAR 2022</w:t>
            </w:r>
          </w:p>
        </w:tc>
      </w:tr>
      <w:tr w:rsidR="00E93BDF" w:rsidRPr="00E93BDF" w14:paraId="2B1D9459" w14:textId="77777777">
        <w:trPr>
          <w:trHeight w:val="230"/>
        </w:trPr>
        <w:tc>
          <w:tcPr>
            <w:tcW w:w="1458" w:type="dxa"/>
            <w:tcBorders>
              <w:top w:val="none" w:sz="6" w:space="0" w:color="auto"/>
              <w:left w:val="none" w:sz="6" w:space="0" w:color="auto"/>
              <w:bottom w:val="none" w:sz="6" w:space="0" w:color="auto"/>
              <w:right w:val="none" w:sz="6" w:space="0" w:color="auto"/>
            </w:tcBorders>
          </w:tcPr>
          <w:p w14:paraId="74F8A96D" w14:textId="77777777" w:rsidR="00E93BDF" w:rsidRPr="00E93BDF" w:rsidRDefault="00E93BDF" w:rsidP="00E93BDF">
            <w:pPr>
              <w:kinsoku w:val="0"/>
              <w:overflowPunct w:val="0"/>
              <w:autoSpaceDE w:val="0"/>
              <w:autoSpaceDN w:val="0"/>
              <w:adjustRightInd w:val="0"/>
              <w:spacing w:after="0" w:line="210" w:lineRule="exact"/>
              <w:ind w:left="50"/>
              <w:rPr>
                <w:spacing w:val="-2"/>
                <w:szCs w:val="20"/>
              </w:rPr>
            </w:pPr>
            <w:r w:rsidRPr="00E93BDF">
              <w:rPr>
                <w:spacing w:val="-2"/>
                <w:szCs w:val="20"/>
              </w:rPr>
              <w:t>252.225-7012</w:t>
            </w:r>
          </w:p>
        </w:tc>
        <w:tc>
          <w:tcPr>
            <w:tcW w:w="5209" w:type="dxa"/>
            <w:tcBorders>
              <w:top w:val="none" w:sz="6" w:space="0" w:color="auto"/>
              <w:left w:val="none" w:sz="6" w:space="0" w:color="auto"/>
              <w:bottom w:val="none" w:sz="6" w:space="0" w:color="auto"/>
              <w:right w:val="none" w:sz="6" w:space="0" w:color="auto"/>
            </w:tcBorders>
          </w:tcPr>
          <w:p w14:paraId="0288B449" w14:textId="77777777" w:rsidR="00E93BDF" w:rsidRPr="00E93BDF" w:rsidRDefault="00E93BDF" w:rsidP="00E93BDF">
            <w:pPr>
              <w:kinsoku w:val="0"/>
              <w:overflowPunct w:val="0"/>
              <w:autoSpaceDE w:val="0"/>
              <w:autoSpaceDN w:val="0"/>
              <w:adjustRightInd w:val="0"/>
              <w:spacing w:after="0" w:line="210" w:lineRule="exact"/>
              <w:ind w:left="291"/>
              <w:rPr>
                <w:szCs w:val="20"/>
              </w:rPr>
            </w:pPr>
            <w:r w:rsidRPr="00E93BDF">
              <w:rPr>
                <w:szCs w:val="20"/>
              </w:rPr>
              <w:t>Preference For Certain Domestic Commodities</w:t>
            </w:r>
          </w:p>
        </w:tc>
        <w:tc>
          <w:tcPr>
            <w:tcW w:w="1041" w:type="dxa"/>
            <w:tcBorders>
              <w:top w:val="none" w:sz="6" w:space="0" w:color="auto"/>
              <w:left w:val="none" w:sz="6" w:space="0" w:color="auto"/>
              <w:bottom w:val="none" w:sz="6" w:space="0" w:color="auto"/>
              <w:right w:val="none" w:sz="6" w:space="0" w:color="auto"/>
            </w:tcBorders>
          </w:tcPr>
          <w:p w14:paraId="51790765" w14:textId="77777777" w:rsidR="00E93BDF" w:rsidRPr="00E93BDF" w:rsidRDefault="00E93BDF" w:rsidP="00E93BDF">
            <w:pPr>
              <w:kinsoku w:val="0"/>
              <w:overflowPunct w:val="0"/>
              <w:autoSpaceDE w:val="0"/>
              <w:autoSpaceDN w:val="0"/>
              <w:adjustRightInd w:val="0"/>
              <w:spacing w:after="0" w:line="210" w:lineRule="exact"/>
              <w:ind w:left="50" w:right="81"/>
              <w:jc w:val="center"/>
              <w:rPr>
                <w:szCs w:val="20"/>
              </w:rPr>
            </w:pPr>
            <w:r w:rsidRPr="00E93BDF">
              <w:rPr>
                <w:szCs w:val="20"/>
              </w:rPr>
              <w:t>APR 2022</w:t>
            </w:r>
          </w:p>
        </w:tc>
      </w:tr>
      <w:tr w:rsidR="00E93BDF" w:rsidRPr="00E93BDF" w14:paraId="0BEBB73B" w14:textId="77777777">
        <w:trPr>
          <w:trHeight w:val="230"/>
        </w:trPr>
        <w:tc>
          <w:tcPr>
            <w:tcW w:w="1458" w:type="dxa"/>
            <w:tcBorders>
              <w:top w:val="none" w:sz="6" w:space="0" w:color="auto"/>
              <w:left w:val="none" w:sz="6" w:space="0" w:color="auto"/>
              <w:bottom w:val="none" w:sz="6" w:space="0" w:color="auto"/>
              <w:right w:val="none" w:sz="6" w:space="0" w:color="auto"/>
            </w:tcBorders>
          </w:tcPr>
          <w:p w14:paraId="28D0DEF8" w14:textId="77777777" w:rsidR="00E93BDF" w:rsidRPr="00E93BDF" w:rsidRDefault="00E93BDF" w:rsidP="00E93BDF">
            <w:pPr>
              <w:kinsoku w:val="0"/>
              <w:overflowPunct w:val="0"/>
              <w:autoSpaceDE w:val="0"/>
              <w:autoSpaceDN w:val="0"/>
              <w:adjustRightInd w:val="0"/>
              <w:spacing w:after="0" w:line="210" w:lineRule="exact"/>
              <w:ind w:left="50"/>
              <w:rPr>
                <w:spacing w:val="-2"/>
                <w:szCs w:val="20"/>
              </w:rPr>
            </w:pPr>
            <w:r w:rsidRPr="00E93BDF">
              <w:rPr>
                <w:spacing w:val="-2"/>
                <w:szCs w:val="20"/>
              </w:rPr>
              <w:t>252.225-7021</w:t>
            </w:r>
          </w:p>
        </w:tc>
        <w:tc>
          <w:tcPr>
            <w:tcW w:w="5209" w:type="dxa"/>
            <w:tcBorders>
              <w:top w:val="none" w:sz="6" w:space="0" w:color="auto"/>
              <w:left w:val="none" w:sz="6" w:space="0" w:color="auto"/>
              <w:bottom w:val="none" w:sz="6" w:space="0" w:color="auto"/>
              <w:right w:val="none" w:sz="6" w:space="0" w:color="auto"/>
            </w:tcBorders>
          </w:tcPr>
          <w:p w14:paraId="70069241" w14:textId="77777777" w:rsidR="00E93BDF" w:rsidRPr="00E93BDF" w:rsidRDefault="00E93BDF" w:rsidP="00E93BDF">
            <w:pPr>
              <w:kinsoku w:val="0"/>
              <w:overflowPunct w:val="0"/>
              <w:autoSpaceDE w:val="0"/>
              <w:autoSpaceDN w:val="0"/>
              <w:adjustRightInd w:val="0"/>
              <w:spacing w:after="0" w:line="210" w:lineRule="exact"/>
              <w:ind w:left="291"/>
              <w:rPr>
                <w:szCs w:val="20"/>
              </w:rPr>
            </w:pPr>
            <w:r w:rsidRPr="00E93BDF">
              <w:rPr>
                <w:szCs w:val="20"/>
              </w:rPr>
              <w:t>Trade</w:t>
            </w:r>
            <w:r w:rsidRPr="00E93BDF">
              <w:rPr>
                <w:spacing w:val="-13"/>
                <w:szCs w:val="20"/>
              </w:rPr>
              <w:t xml:space="preserve"> </w:t>
            </w:r>
            <w:r w:rsidRPr="00E93BDF">
              <w:rPr>
                <w:szCs w:val="20"/>
              </w:rPr>
              <w:t>Agreements--Basic</w:t>
            </w:r>
          </w:p>
        </w:tc>
        <w:tc>
          <w:tcPr>
            <w:tcW w:w="1041" w:type="dxa"/>
            <w:tcBorders>
              <w:top w:val="none" w:sz="6" w:space="0" w:color="auto"/>
              <w:left w:val="none" w:sz="6" w:space="0" w:color="auto"/>
              <w:bottom w:val="none" w:sz="6" w:space="0" w:color="auto"/>
              <w:right w:val="none" w:sz="6" w:space="0" w:color="auto"/>
            </w:tcBorders>
          </w:tcPr>
          <w:p w14:paraId="4725B05D" w14:textId="77777777" w:rsidR="00E93BDF" w:rsidRPr="00E93BDF" w:rsidRDefault="00E93BDF" w:rsidP="00E93BDF">
            <w:pPr>
              <w:kinsoku w:val="0"/>
              <w:overflowPunct w:val="0"/>
              <w:autoSpaceDE w:val="0"/>
              <w:autoSpaceDN w:val="0"/>
              <w:adjustRightInd w:val="0"/>
              <w:spacing w:after="0" w:line="210" w:lineRule="exact"/>
              <w:ind w:left="57" w:right="81"/>
              <w:jc w:val="center"/>
              <w:rPr>
                <w:szCs w:val="20"/>
              </w:rPr>
            </w:pPr>
            <w:r w:rsidRPr="00E93BDF">
              <w:rPr>
                <w:szCs w:val="20"/>
              </w:rPr>
              <w:t>OCT 2023</w:t>
            </w:r>
          </w:p>
        </w:tc>
      </w:tr>
      <w:tr w:rsidR="00E93BDF" w:rsidRPr="00E93BDF" w14:paraId="635E2E62" w14:textId="77777777">
        <w:trPr>
          <w:trHeight w:val="229"/>
        </w:trPr>
        <w:tc>
          <w:tcPr>
            <w:tcW w:w="1458" w:type="dxa"/>
            <w:tcBorders>
              <w:top w:val="none" w:sz="6" w:space="0" w:color="auto"/>
              <w:left w:val="none" w:sz="6" w:space="0" w:color="auto"/>
              <w:bottom w:val="none" w:sz="6" w:space="0" w:color="auto"/>
              <w:right w:val="none" w:sz="6" w:space="0" w:color="auto"/>
            </w:tcBorders>
          </w:tcPr>
          <w:p w14:paraId="6CE104EF" w14:textId="77777777" w:rsidR="00E93BDF" w:rsidRPr="00E93BDF" w:rsidRDefault="00E93BDF" w:rsidP="00E93BDF">
            <w:pPr>
              <w:kinsoku w:val="0"/>
              <w:overflowPunct w:val="0"/>
              <w:autoSpaceDE w:val="0"/>
              <w:autoSpaceDN w:val="0"/>
              <w:adjustRightInd w:val="0"/>
              <w:spacing w:after="0" w:line="209" w:lineRule="exact"/>
              <w:ind w:left="50"/>
              <w:rPr>
                <w:spacing w:val="-2"/>
                <w:szCs w:val="20"/>
              </w:rPr>
            </w:pPr>
            <w:r w:rsidRPr="00E93BDF">
              <w:rPr>
                <w:spacing w:val="-2"/>
                <w:szCs w:val="20"/>
              </w:rPr>
              <w:t>252.225-7048</w:t>
            </w:r>
          </w:p>
        </w:tc>
        <w:tc>
          <w:tcPr>
            <w:tcW w:w="5209" w:type="dxa"/>
            <w:tcBorders>
              <w:top w:val="none" w:sz="6" w:space="0" w:color="auto"/>
              <w:left w:val="none" w:sz="6" w:space="0" w:color="auto"/>
              <w:bottom w:val="none" w:sz="6" w:space="0" w:color="auto"/>
              <w:right w:val="none" w:sz="6" w:space="0" w:color="auto"/>
            </w:tcBorders>
          </w:tcPr>
          <w:p w14:paraId="0F872F00" w14:textId="77777777" w:rsidR="00E93BDF" w:rsidRPr="00E93BDF" w:rsidRDefault="00E93BDF" w:rsidP="00E93BDF">
            <w:pPr>
              <w:kinsoku w:val="0"/>
              <w:overflowPunct w:val="0"/>
              <w:autoSpaceDE w:val="0"/>
              <w:autoSpaceDN w:val="0"/>
              <w:adjustRightInd w:val="0"/>
              <w:spacing w:after="0" w:line="209" w:lineRule="exact"/>
              <w:ind w:left="291"/>
              <w:rPr>
                <w:szCs w:val="20"/>
              </w:rPr>
            </w:pPr>
            <w:r w:rsidRPr="00E93BDF">
              <w:rPr>
                <w:szCs w:val="20"/>
              </w:rPr>
              <w:t>Export-Controlled Items</w:t>
            </w:r>
          </w:p>
        </w:tc>
        <w:tc>
          <w:tcPr>
            <w:tcW w:w="1041" w:type="dxa"/>
            <w:tcBorders>
              <w:top w:val="none" w:sz="6" w:space="0" w:color="auto"/>
              <w:left w:val="none" w:sz="6" w:space="0" w:color="auto"/>
              <w:bottom w:val="none" w:sz="6" w:space="0" w:color="auto"/>
              <w:right w:val="none" w:sz="6" w:space="0" w:color="auto"/>
            </w:tcBorders>
          </w:tcPr>
          <w:p w14:paraId="5022D550" w14:textId="77777777" w:rsidR="00E93BDF" w:rsidRPr="00E93BDF" w:rsidRDefault="00E93BDF" w:rsidP="00E93BDF">
            <w:pPr>
              <w:kinsoku w:val="0"/>
              <w:overflowPunct w:val="0"/>
              <w:autoSpaceDE w:val="0"/>
              <w:autoSpaceDN w:val="0"/>
              <w:adjustRightInd w:val="0"/>
              <w:spacing w:after="0" w:line="209" w:lineRule="exact"/>
              <w:ind w:right="53"/>
              <w:jc w:val="center"/>
              <w:rPr>
                <w:szCs w:val="20"/>
              </w:rPr>
            </w:pPr>
            <w:r w:rsidRPr="00E93BDF">
              <w:rPr>
                <w:szCs w:val="20"/>
              </w:rPr>
              <w:t>JUN 2013</w:t>
            </w:r>
          </w:p>
        </w:tc>
      </w:tr>
      <w:tr w:rsidR="00E93BDF" w:rsidRPr="00E93BDF" w14:paraId="47ED089D" w14:textId="77777777">
        <w:trPr>
          <w:trHeight w:val="459"/>
        </w:trPr>
        <w:tc>
          <w:tcPr>
            <w:tcW w:w="1458" w:type="dxa"/>
            <w:tcBorders>
              <w:top w:val="none" w:sz="6" w:space="0" w:color="auto"/>
              <w:left w:val="none" w:sz="6" w:space="0" w:color="auto"/>
              <w:bottom w:val="none" w:sz="6" w:space="0" w:color="auto"/>
              <w:right w:val="none" w:sz="6" w:space="0" w:color="auto"/>
            </w:tcBorders>
          </w:tcPr>
          <w:p w14:paraId="2F265B04" w14:textId="77777777" w:rsidR="00E93BDF" w:rsidRPr="00E93BDF" w:rsidRDefault="00E93BDF" w:rsidP="00E93BDF">
            <w:pPr>
              <w:kinsoku w:val="0"/>
              <w:overflowPunct w:val="0"/>
              <w:autoSpaceDE w:val="0"/>
              <w:autoSpaceDN w:val="0"/>
              <w:adjustRightInd w:val="0"/>
              <w:spacing w:after="0" w:line="224" w:lineRule="exact"/>
              <w:ind w:left="50"/>
              <w:rPr>
                <w:spacing w:val="-2"/>
                <w:szCs w:val="20"/>
              </w:rPr>
            </w:pPr>
            <w:r w:rsidRPr="00E93BDF">
              <w:rPr>
                <w:spacing w:val="-2"/>
                <w:szCs w:val="20"/>
              </w:rPr>
              <w:t>252.232-7003</w:t>
            </w:r>
          </w:p>
        </w:tc>
        <w:tc>
          <w:tcPr>
            <w:tcW w:w="5209" w:type="dxa"/>
            <w:tcBorders>
              <w:top w:val="none" w:sz="6" w:space="0" w:color="auto"/>
              <w:left w:val="none" w:sz="6" w:space="0" w:color="auto"/>
              <w:bottom w:val="none" w:sz="6" w:space="0" w:color="auto"/>
              <w:right w:val="none" w:sz="6" w:space="0" w:color="auto"/>
            </w:tcBorders>
          </w:tcPr>
          <w:p w14:paraId="6D7E7421" w14:textId="77777777" w:rsidR="00E93BDF" w:rsidRPr="00E93BDF" w:rsidRDefault="00E93BDF" w:rsidP="00E93BDF">
            <w:pPr>
              <w:kinsoku w:val="0"/>
              <w:overflowPunct w:val="0"/>
              <w:autoSpaceDE w:val="0"/>
              <w:autoSpaceDN w:val="0"/>
              <w:adjustRightInd w:val="0"/>
              <w:spacing w:after="0" w:line="224" w:lineRule="exact"/>
              <w:ind w:left="291"/>
              <w:rPr>
                <w:szCs w:val="20"/>
              </w:rPr>
            </w:pPr>
            <w:r w:rsidRPr="00E93BDF">
              <w:rPr>
                <w:szCs w:val="20"/>
              </w:rPr>
              <w:t>Electronic Submission of Payment Requests and Receiving</w:t>
            </w:r>
          </w:p>
          <w:p w14:paraId="273A015D" w14:textId="77777777" w:rsidR="00E93BDF" w:rsidRPr="00E93BDF" w:rsidRDefault="00E93BDF" w:rsidP="00E93BDF">
            <w:pPr>
              <w:kinsoku w:val="0"/>
              <w:overflowPunct w:val="0"/>
              <w:autoSpaceDE w:val="0"/>
              <w:autoSpaceDN w:val="0"/>
              <w:adjustRightInd w:val="0"/>
              <w:spacing w:after="0" w:line="215" w:lineRule="exact"/>
              <w:ind w:left="291"/>
              <w:rPr>
                <w:spacing w:val="-2"/>
                <w:szCs w:val="20"/>
              </w:rPr>
            </w:pPr>
            <w:r w:rsidRPr="00E93BDF">
              <w:rPr>
                <w:spacing w:val="-2"/>
                <w:szCs w:val="20"/>
              </w:rPr>
              <w:t>Reports</w:t>
            </w:r>
          </w:p>
        </w:tc>
        <w:tc>
          <w:tcPr>
            <w:tcW w:w="1041" w:type="dxa"/>
            <w:tcBorders>
              <w:top w:val="none" w:sz="6" w:space="0" w:color="auto"/>
              <w:left w:val="none" w:sz="6" w:space="0" w:color="auto"/>
              <w:bottom w:val="none" w:sz="6" w:space="0" w:color="auto"/>
              <w:right w:val="none" w:sz="6" w:space="0" w:color="auto"/>
            </w:tcBorders>
          </w:tcPr>
          <w:p w14:paraId="77530B7F" w14:textId="77777777" w:rsidR="00E93BDF" w:rsidRPr="00E93BDF" w:rsidRDefault="00E93BDF" w:rsidP="00E93BDF">
            <w:pPr>
              <w:kinsoku w:val="0"/>
              <w:overflowPunct w:val="0"/>
              <w:autoSpaceDE w:val="0"/>
              <w:autoSpaceDN w:val="0"/>
              <w:adjustRightInd w:val="0"/>
              <w:spacing w:after="0" w:line="224" w:lineRule="exact"/>
              <w:ind w:left="62" w:right="81"/>
              <w:jc w:val="center"/>
              <w:rPr>
                <w:szCs w:val="20"/>
              </w:rPr>
            </w:pPr>
            <w:r w:rsidRPr="00E93BDF">
              <w:rPr>
                <w:szCs w:val="20"/>
              </w:rPr>
              <w:t>DEC 2018</w:t>
            </w:r>
          </w:p>
        </w:tc>
      </w:tr>
      <w:tr w:rsidR="00E93BDF" w:rsidRPr="00E93BDF" w14:paraId="65DF5ABD" w14:textId="77777777">
        <w:trPr>
          <w:trHeight w:val="230"/>
        </w:trPr>
        <w:tc>
          <w:tcPr>
            <w:tcW w:w="1458" w:type="dxa"/>
            <w:tcBorders>
              <w:top w:val="none" w:sz="6" w:space="0" w:color="auto"/>
              <w:left w:val="none" w:sz="6" w:space="0" w:color="auto"/>
              <w:bottom w:val="none" w:sz="6" w:space="0" w:color="auto"/>
              <w:right w:val="none" w:sz="6" w:space="0" w:color="auto"/>
            </w:tcBorders>
          </w:tcPr>
          <w:p w14:paraId="6B704414" w14:textId="77777777" w:rsidR="00E93BDF" w:rsidRPr="00E93BDF" w:rsidRDefault="00E93BDF" w:rsidP="00E93BDF">
            <w:pPr>
              <w:kinsoku w:val="0"/>
              <w:overflowPunct w:val="0"/>
              <w:autoSpaceDE w:val="0"/>
              <w:autoSpaceDN w:val="0"/>
              <w:adjustRightInd w:val="0"/>
              <w:spacing w:after="0" w:line="210" w:lineRule="exact"/>
              <w:ind w:left="50"/>
              <w:rPr>
                <w:spacing w:val="-2"/>
                <w:szCs w:val="20"/>
              </w:rPr>
            </w:pPr>
            <w:r w:rsidRPr="00E93BDF">
              <w:rPr>
                <w:spacing w:val="-2"/>
                <w:szCs w:val="20"/>
              </w:rPr>
              <w:t>252.232-7010</w:t>
            </w:r>
          </w:p>
        </w:tc>
        <w:tc>
          <w:tcPr>
            <w:tcW w:w="5209" w:type="dxa"/>
            <w:tcBorders>
              <w:top w:val="none" w:sz="6" w:space="0" w:color="auto"/>
              <w:left w:val="none" w:sz="6" w:space="0" w:color="auto"/>
              <w:bottom w:val="none" w:sz="6" w:space="0" w:color="auto"/>
              <w:right w:val="none" w:sz="6" w:space="0" w:color="auto"/>
            </w:tcBorders>
          </w:tcPr>
          <w:p w14:paraId="4CF09353" w14:textId="77777777" w:rsidR="00E93BDF" w:rsidRPr="00E93BDF" w:rsidRDefault="00E93BDF" w:rsidP="00E93BDF">
            <w:pPr>
              <w:kinsoku w:val="0"/>
              <w:overflowPunct w:val="0"/>
              <w:autoSpaceDE w:val="0"/>
              <w:autoSpaceDN w:val="0"/>
              <w:adjustRightInd w:val="0"/>
              <w:spacing w:after="0" w:line="210" w:lineRule="exact"/>
              <w:ind w:left="291"/>
              <w:rPr>
                <w:szCs w:val="20"/>
              </w:rPr>
            </w:pPr>
            <w:r w:rsidRPr="00E93BDF">
              <w:rPr>
                <w:szCs w:val="20"/>
              </w:rPr>
              <w:t>Levies on Contract Payments</w:t>
            </w:r>
          </w:p>
        </w:tc>
        <w:tc>
          <w:tcPr>
            <w:tcW w:w="1041" w:type="dxa"/>
            <w:tcBorders>
              <w:top w:val="none" w:sz="6" w:space="0" w:color="auto"/>
              <w:left w:val="none" w:sz="6" w:space="0" w:color="auto"/>
              <w:bottom w:val="none" w:sz="6" w:space="0" w:color="auto"/>
              <w:right w:val="none" w:sz="6" w:space="0" w:color="auto"/>
            </w:tcBorders>
          </w:tcPr>
          <w:p w14:paraId="4450ABE5" w14:textId="77777777" w:rsidR="00E93BDF" w:rsidRPr="00E93BDF" w:rsidRDefault="00E93BDF" w:rsidP="00E93BDF">
            <w:pPr>
              <w:kinsoku w:val="0"/>
              <w:overflowPunct w:val="0"/>
              <w:autoSpaceDE w:val="0"/>
              <w:autoSpaceDN w:val="0"/>
              <w:adjustRightInd w:val="0"/>
              <w:spacing w:after="0" w:line="210" w:lineRule="exact"/>
              <w:ind w:left="62" w:right="81"/>
              <w:jc w:val="center"/>
              <w:rPr>
                <w:szCs w:val="20"/>
              </w:rPr>
            </w:pPr>
            <w:r w:rsidRPr="00E93BDF">
              <w:rPr>
                <w:szCs w:val="20"/>
              </w:rPr>
              <w:t>DEC 2006</w:t>
            </w:r>
          </w:p>
        </w:tc>
      </w:tr>
      <w:tr w:rsidR="00614E4A" w:rsidRPr="00E93BDF" w14:paraId="213A6AC9" w14:textId="77777777" w:rsidTr="00490D9D">
        <w:trPr>
          <w:trHeight w:val="230"/>
        </w:trPr>
        <w:tc>
          <w:tcPr>
            <w:tcW w:w="1458" w:type="dxa"/>
            <w:tcBorders>
              <w:top w:val="nil"/>
              <w:left w:val="nil"/>
              <w:bottom w:val="nil"/>
              <w:right w:val="nil"/>
            </w:tcBorders>
          </w:tcPr>
          <w:p w14:paraId="6AB40237" w14:textId="044B5E3D" w:rsidR="00614E4A" w:rsidRPr="00E93BDF" w:rsidRDefault="00614E4A" w:rsidP="00614E4A">
            <w:pPr>
              <w:kinsoku w:val="0"/>
              <w:overflowPunct w:val="0"/>
              <w:autoSpaceDE w:val="0"/>
              <w:autoSpaceDN w:val="0"/>
              <w:adjustRightInd w:val="0"/>
              <w:spacing w:after="0" w:line="210" w:lineRule="exact"/>
              <w:ind w:left="50"/>
              <w:rPr>
                <w:spacing w:val="-2"/>
                <w:szCs w:val="20"/>
              </w:rPr>
            </w:pPr>
            <w:r w:rsidRPr="00614E4A">
              <w:rPr>
                <w:spacing w:val="-2"/>
                <w:szCs w:val="20"/>
              </w:rPr>
              <w:t>252.232-7998</w:t>
            </w:r>
          </w:p>
        </w:tc>
        <w:tc>
          <w:tcPr>
            <w:tcW w:w="5209" w:type="dxa"/>
            <w:tcBorders>
              <w:top w:val="nil"/>
              <w:left w:val="nil"/>
              <w:bottom w:val="nil"/>
              <w:right w:val="nil"/>
            </w:tcBorders>
          </w:tcPr>
          <w:p w14:paraId="16C5EA79" w14:textId="5A6AF3F8" w:rsidR="00614E4A" w:rsidRPr="00E93BDF" w:rsidRDefault="00614E4A" w:rsidP="00614E4A">
            <w:pPr>
              <w:kinsoku w:val="0"/>
              <w:overflowPunct w:val="0"/>
              <w:autoSpaceDE w:val="0"/>
              <w:autoSpaceDN w:val="0"/>
              <w:adjustRightInd w:val="0"/>
              <w:spacing w:after="0" w:line="210" w:lineRule="exact"/>
              <w:ind w:left="291"/>
              <w:rPr>
                <w:szCs w:val="20"/>
              </w:rPr>
            </w:pPr>
            <w:r w:rsidRPr="00614E4A">
              <w:rPr>
                <w:szCs w:val="20"/>
              </w:rPr>
              <w:t>Obligations in Advance of Fiscal Year 2026 Funding (DEVIATION 2026-O0001)</w:t>
            </w:r>
          </w:p>
        </w:tc>
        <w:tc>
          <w:tcPr>
            <w:tcW w:w="1041" w:type="dxa"/>
            <w:tcBorders>
              <w:top w:val="nil"/>
              <w:left w:val="nil"/>
              <w:bottom w:val="nil"/>
              <w:right w:val="nil"/>
            </w:tcBorders>
          </w:tcPr>
          <w:p w14:paraId="41C0EC6A" w14:textId="541E5892" w:rsidR="00614E4A" w:rsidRPr="00E93BDF" w:rsidRDefault="00614E4A" w:rsidP="00614E4A">
            <w:pPr>
              <w:kinsoku w:val="0"/>
              <w:overflowPunct w:val="0"/>
              <w:autoSpaceDE w:val="0"/>
              <w:autoSpaceDN w:val="0"/>
              <w:adjustRightInd w:val="0"/>
              <w:spacing w:after="0" w:line="210" w:lineRule="exact"/>
              <w:ind w:left="62" w:right="81"/>
              <w:jc w:val="center"/>
              <w:rPr>
                <w:szCs w:val="20"/>
              </w:rPr>
            </w:pPr>
            <w:r>
              <w:rPr>
                <w:szCs w:val="20"/>
              </w:rPr>
              <w:t>OCT 2025</w:t>
            </w:r>
          </w:p>
        </w:tc>
      </w:tr>
      <w:tr w:rsidR="006A6EA4" w:rsidRPr="00E93BDF" w14:paraId="470D7210" w14:textId="77777777" w:rsidTr="00490D9D">
        <w:trPr>
          <w:trHeight w:val="230"/>
        </w:trPr>
        <w:tc>
          <w:tcPr>
            <w:tcW w:w="1458" w:type="dxa"/>
            <w:tcBorders>
              <w:top w:val="nil"/>
              <w:left w:val="nil"/>
              <w:bottom w:val="nil"/>
              <w:right w:val="nil"/>
            </w:tcBorders>
          </w:tcPr>
          <w:p w14:paraId="18F0D67F" w14:textId="56C590BD" w:rsidR="006A6EA4" w:rsidRPr="00614E4A" w:rsidRDefault="006A6EA4" w:rsidP="006A6EA4">
            <w:pPr>
              <w:kinsoku w:val="0"/>
              <w:overflowPunct w:val="0"/>
              <w:autoSpaceDE w:val="0"/>
              <w:autoSpaceDN w:val="0"/>
              <w:adjustRightInd w:val="0"/>
              <w:spacing w:after="0" w:line="210" w:lineRule="exact"/>
              <w:ind w:left="50"/>
              <w:rPr>
                <w:spacing w:val="-2"/>
                <w:szCs w:val="20"/>
              </w:rPr>
            </w:pPr>
            <w:r>
              <w:t xml:space="preserve">252.243-7001 </w:t>
            </w:r>
          </w:p>
        </w:tc>
        <w:tc>
          <w:tcPr>
            <w:tcW w:w="5209" w:type="dxa"/>
            <w:tcBorders>
              <w:top w:val="nil"/>
              <w:left w:val="nil"/>
              <w:bottom w:val="nil"/>
              <w:right w:val="nil"/>
            </w:tcBorders>
          </w:tcPr>
          <w:p w14:paraId="6A619256" w14:textId="744E93E0" w:rsidR="006A6EA4" w:rsidRPr="00614E4A" w:rsidRDefault="006A6EA4" w:rsidP="006A6EA4">
            <w:pPr>
              <w:kinsoku w:val="0"/>
              <w:overflowPunct w:val="0"/>
              <w:autoSpaceDE w:val="0"/>
              <w:autoSpaceDN w:val="0"/>
              <w:adjustRightInd w:val="0"/>
              <w:spacing w:after="0" w:line="210" w:lineRule="exact"/>
              <w:ind w:left="291"/>
              <w:rPr>
                <w:szCs w:val="20"/>
              </w:rPr>
            </w:pPr>
            <w:r>
              <w:t xml:space="preserve">Pricing Of Contract Modifications </w:t>
            </w:r>
          </w:p>
        </w:tc>
        <w:tc>
          <w:tcPr>
            <w:tcW w:w="1041" w:type="dxa"/>
            <w:tcBorders>
              <w:top w:val="nil"/>
              <w:left w:val="nil"/>
              <w:bottom w:val="nil"/>
              <w:right w:val="nil"/>
            </w:tcBorders>
          </w:tcPr>
          <w:p w14:paraId="3C37E308" w14:textId="058BE3D3" w:rsidR="006A6EA4" w:rsidRDefault="006A6EA4" w:rsidP="006A6EA4">
            <w:pPr>
              <w:kinsoku w:val="0"/>
              <w:overflowPunct w:val="0"/>
              <w:autoSpaceDE w:val="0"/>
              <w:autoSpaceDN w:val="0"/>
              <w:adjustRightInd w:val="0"/>
              <w:spacing w:after="0" w:line="210" w:lineRule="exact"/>
              <w:ind w:left="62" w:right="81"/>
              <w:jc w:val="center"/>
              <w:rPr>
                <w:szCs w:val="20"/>
              </w:rPr>
            </w:pPr>
            <w:r>
              <w:t xml:space="preserve">DEC 1991 </w:t>
            </w:r>
          </w:p>
        </w:tc>
      </w:tr>
      <w:tr w:rsidR="00E93BDF" w:rsidRPr="00E93BDF" w14:paraId="11F5A68D" w14:textId="77777777">
        <w:trPr>
          <w:trHeight w:val="461"/>
        </w:trPr>
        <w:tc>
          <w:tcPr>
            <w:tcW w:w="1458" w:type="dxa"/>
            <w:tcBorders>
              <w:top w:val="none" w:sz="6" w:space="0" w:color="auto"/>
              <w:left w:val="none" w:sz="6" w:space="0" w:color="auto"/>
              <w:bottom w:val="none" w:sz="6" w:space="0" w:color="auto"/>
              <w:right w:val="none" w:sz="6" w:space="0" w:color="auto"/>
            </w:tcBorders>
          </w:tcPr>
          <w:p w14:paraId="44A8E9BD" w14:textId="77777777" w:rsidR="00E93BDF" w:rsidRPr="00E93BDF" w:rsidRDefault="00E93BDF" w:rsidP="00E93BDF">
            <w:pPr>
              <w:kinsoku w:val="0"/>
              <w:overflowPunct w:val="0"/>
              <w:autoSpaceDE w:val="0"/>
              <w:autoSpaceDN w:val="0"/>
              <w:adjustRightInd w:val="0"/>
              <w:spacing w:after="0" w:line="226" w:lineRule="exact"/>
              <w:ind w:left="50"/>
              <w:rPr>
                <w:spacing w:val="-2"/>
                <w:szCs w:val="20"/>
              </w:rPr>
            </w:pPr>
            <w:r w:rsidRPr="00E93BDF">
              <w:rPr>
                <w:spacing w:val="-2"/>
                <w:szCs w:val="20"/>
              </w:rPr>
              <w:t>252.244-7000</w:t>
            </w:r>
          </w:p>
        </w:tc>
        <w:tc>
          <w:tcPr>
            <w:tcW w:w="5209" w:type="dxa"/>
            <w:tcBorders>
              <w:top w:val="none" w:sz="6" w:space="0" w:color="auto"/>
              <w:left w:val="none" w:sz="6" w:space="0" w:color="auto"/>
              <w:bottom w:val="none" w:sz="6" w:space="0" w:color="auto"/>
              <w:right w:val="none" w:sz="6" w:space="0" w:color="auto"/>
            </w:tcBorders>
          </w:tcPr>
          <w:p w14:paraId="1F1BD2C6" w14:textId="77777777" w:rsidR="00E93BDF" w:rsidRPr="00E93BDF" w:rsidRDefault="00E93BDF" w:rsidP="00E93BDF">
            <w:pPr>
              <w:kinsoku w:val="0"/>
              <w:overflowPunct w:val="0"/>
              <w:autoSpaceDE w:val="0"/>
              <w:autoSpaceDN w:val="0"/>
              <w:adjustRightInd w:val="0"/>
              <w:spacing w:after="0" w:line="226" w:lineRule="exact"/>
              <w:ind w:left="291"/>
              <w:rPr>
                <w:szCs w:val="20"/>
              </w:rPr>
            </w:pPr>
            <w:r w:rsidRPr="00E93BDF">
              <w:rPr>
                <w:szCs w:val="20"/>
              </w:rPr>
              <w:t>Subcontracts for Commercial Products or Commercial</w:t>
            </w:r>
          </w:p>
          <w:p w14:paraId="0971CAFA" w14:textId="77777777" w:rsidR="00E93BDF" w:rsidRPr="00E93BDF" w:rsidRDefault="00E93BDF" w:rsidP="00E93BDF">
            <w:pPr>
              <w:kinsoku w:val="0"/>
              <w:overflowPunct w:val="0"/>
              <w:autoSpaceDE w:val="0"/>
              <w:autoSpaceDN w:val="0"/>
              <w:adjustRightInd w:val="0"/>
              <w:spacing w:before="1" w:after="0" w:line="215" w:lineRule="exact"/>
              <w:ind w:left="291"/>
              <w:rPr>
                <w:spacing w:val="-2"/>
                <w:szCs w:val="20"/>
              </w:rPr>
            </w:pPr>
            <w:r w:rsidRPr="00E93BDF">
              <w:rPr>
                <w:spacing w:val="-2"/>
                <w:szCs w:val="20"/>
              </w:rPr>
              <w:t>Services</w:t>
            </w:r>
          </w:p>
        </w:tc>
        <w:tc>
          <w:tcPr>
            <w:tcW w:w="1041" w:type="dxa"/>
            <w:tcBorders>
              <w:top w:val="none" w:sz="6" w:space="0" w:color="auto"/>
              <w:left w:val="none" w:sz="6" w:space="0" w:color="auto"/>
              <w:bottom w:val="none" w:sz="6" w:space="0" w:color="auto"/>
              <w:right w:val="none" w:sz="6" w:space="0" w:color="auto"/>
            </w:tcBorders>
          </w:tcPr>
          <w:p w14:paraId="6D849283" w14:textId="77777777" w:rsidR="00E93BDF" w:rsidRPr="00E93BDF" w:rsidRDefault="00E93BDF" w:rsidP="00E93BDF">
            <w:pPr>
              <w:kinsoku w:val="0"/>
              <w:overflowPunct w:val="0"/>
              <w:autoSpaceDE w:val="0"/>
              <w:autoSpaceDN w:val="0"/>
              <w:adjustRightInd w:val="0"/>
              <w:spacing w:after="0" w:line="226" w:lineRule="exact"/>
              <w:ind w:left="33" w:right="26"/>
              <w:jc w:val="center"/>
              <w:rPr>
                <w:szCs w:val="20"/>
              </w:rPr>
            </w:pPr>
            <w:r w:rsidRPr="00E93BDF">
              <w:rPr>
                <w:szCs w:val="20"/>
              </w:rPr>
              <w:t>NOV</w:t>
            </w:r>
            <w:r w:rsidRPr="00E93BDF">
              <w:rPr>
                <w:spacing w:val="-1"/>
                <w:szCs w:val="20"/>
              </w:rPr>
              <w:t xml:space="preserve"> </w:t>
            </w:r>
            <w:r w:rsidRPr="00E93BDF">
              <w:rPr>
                <w:szCs w:val="20"/>
              </w:rPr>
              <w:t>2023</w:t>
            </w:r>
          </w:p>
        </w:tc>
      </w:tr>
      <w:tr w:rsidR="00E93BDF" w:rsidRPr="00E93BDF" w14:paraId="3C35A8CD" w14:textId="77777777">
        <w:trPr>
          <w:trHeight w:val="229"/>
        </w:trPr>
        <w:tc>
          <w:tcPr>
            <w:tcW w:w="1458" w:type="dxa"/>
            <w:tcBorders>
              <w:top w:val="none" w:sz="6" w:space="0" w:color="auto"/>
              <w:left w:val="none" w:sz="6" w:space="0" w:color="auto"/>
              <w:bottom w:val="none" w:sz="6" w:space="0" w:color="auto"/>
              <w:right w:val="none" w:sz="6" w:space="0" w:color="auto"/>
            </w:tcBorders>
          </w:tcPr>
          <w:p w14:paraId="1803258C" w14:textId="77777777" w:rsidR="00E93BDF" w:rsidRPr="00E93BDF" w:rsidRDefault="00E93BDF" w:rsidP="00E93BDF">
            <w:pPr>
              <w:kinsoku w:val="0"/>
              <w:overflowPunct w:val="0"/>
              <w:autoSpaceDE w:val="0"/>
              <w:autoSpaceDN w:val="0"/>
              <w:adjustRightInd w:val="0"/>
              <w:spacing w:after="0" w:line="209" w:lineRule="exact"/>
              <w:ind w:left="50"/>
              <w:rPr>
                <w:spacing w:val="-2"/>
                <w:szCs w:val="20"/>
              </w:rPr>
            </w:pPr>
            <w:r w:rsidRPr="00E93BDF">
              <w:rPr>
                <w:spacing w:val="-2"/>
                <w:szCs w:val="20"/>
              </w:rPr>
              <w:t>252.246-7006</w:t>
            </w:r>
          </w:p>
        </w:tc>
        <w:tc>
          <w:tcPr>
            <w:tcW w:w="5209" w:type="dxa"/>
            <w:tcBorders>
              <w:top w:val="none" w:sz="6" w:space="0" w:color="auto"/>
              <w:left w:val="none" w:sz="6" w:space="0" w:color="auto"/>
              <w:bottom w:val="none" w:sz="6" w:space="0" w:color="auto"/>
              <w:right w:val="none" w:sz="6" w:space="0" w:color="auto"/>
            </w:tcBorders>
          </w:tcPr>
          <w:p w14:paraId="4BC439C9" w14:textId="77777777" w:rsidR="00E93BDF" w:rsidRPr="00E93BDF" w:rsidRDefault="00E93BDF" w:rsidP="00E93BDF">
            <w:pPr>
              <w:kinsoku w:val="0"/>
              <w:overflowPunct w:val="0"/>
              <w:autoSpaceDE w:val="0"/>
              <w:autoSpaceDN w:val="0"/>
              <w:adjustRightInd w:val="0"/>
              <w:spacing w:after="0" w:line="209" w:lineRule="exact"/>
              <w:ind w:left="291"/>
              <w:rPr>
                <w:szCs w:val="20"/>
              </w:rPr>
            </w:pPr>
            <w:r w:rsidRPr="00E93BDF">
              <w:rPr>
                <w:szCs w:val="20"/>
              </w:rPr>
              <w:t>Warranty Tracking of Serialized Items</w:t>
            </w:r>
          </w:p>
        </w:tc>
        <w:tc>
          <w:tcPr>
            <w:tcW w:w="1041" w:type="dxa"/>
            <w:tcBorders>
              <w:top w:val="none" w:sz="6" w:space="0" w:color="auto"/>
              <w:left w:val="none" w:sz="6" w:space="0" w:color="auto"/>
              <w:bottom w:val="none" w:sz="6" w:space="0" w:color="auto"/>
              <w:right w:val="none" w:sz="6" w:space="0" w:color="auto"/>
            </w:tcBorders>
          </w:tcPr>
          <w:p w14:paraId="41E9AA43" w14:textId="77777777" w:rsidR="00E93BDF" w:rsidRPr="00E93BDF" w:rsidRDefault="00E93BDF" w:rsidP="00E93BDF">
            <w:pPr>
              <w:kinsoku w:val="0"/>
              <w:overflowPunct w:val="0"/>
              <w:autoSpaceDE w:val="0"/>
              <w:autoSpaceDN w:val="0"/>
              <w:adjustRightInd w:val="0"/>
              <w:spacing w:after="0" w:line="209" w:lineRule="exact"/>
              <w:ind w:left="33"/>
              <w:jc w:val="center"/>
              <w:rPr>
                <w:szCs w:val="20"/>
              </w:rPr>
            </w:pPr>
            <w:r w:rsidRPr="00E93BDF">
              <w:rPr>
                <w:szCs w:val="20"/>
              </w:rPr>
              <w:t>MAR 2016</w:t>
            </w:r>
          </w:p>
        </w:tc>
      </w:tr>
      <w:tr w:rsidR="00E93BDF" w:rsidRPr="00E93BDF" w14:paraId="72BAEE2A" w14:textId="77777777">
        <w:trPr>
          <w:trHeight w:val="229"/>
        </w:trPr>
        <w:tc>
          <w:tcPr>
            <w:tcW w:w="1458" w:type="dxa"/>
            <w:tcBorders>
              <w:top w:val="none" w:sz="6" w:space="0" w:color="auto"/>
              <w:left w:val="none" w:sz="6" w:space="0" w:color="auto"/>
              <w:bottom w:val="none" w:sz="6" w:space="0" w:color="auto"/>
              <w:right w:val="none" w:sz="6" w:space="0" w:color="auto"/>
            </w:tcBorders>
          </w:tcPr>
          <w:p w14:paraId="71999FDB" w14:textId="77777777" w:rsidR="00E93BDF" w:rsidRPr="00E93BDF" w:rsidRDefault="00E93BDF" w:rsidP="00E93BDF">
            <w:pPr>
              <w:kinsoku w:val="0"/>
              <w:overflowPunct w:val="0"/>
              <w:autoSpaceDE w:val="0"/>
              <w:autoSpaceDN w:val="0"/>
              <w:adjustRightInd w:val="0"/>
              <w:spacing w:after="0" w:line="209" w:lineRule="exact"/>
              <w:ind w:left="50"/>
              <w:rPr>
                <w:spacing w:val="-2"/>
                <w:szCs w:val="20"/>
              </w:rPr>
            </w:pPr>
            <w:r w:rsidRPr="00E93BDF">
              <w:rPr>
                <w:spacing w:val="-2"/>
                <w:szCs w:val="20"/>
              </w:rPr>
              <w:t>252.246-7008</w:t>
            </w:r>
          </w:p>
        </w:tc>
        <w:tc>
          <w:tcPr>
            <w:tcW w:w="5209" w:type="dxa"/>
            <w:tcBorders>
              <w:top w:val="none" w:sz="6" w:space="0" w:color="auto"/>
              <w:left w:val="none" w:sz="6" w:space="0" w:color="auto"/>
              <w:bottom w:val="none" w:sz="6" w:space="0" w:color="auto"/>
              <w:right w:val="none" w:sz="6" w:space="0" w:color="auto"/>
            </w:tcBorders>
          </w:tcPr>
          <w:p w14:paraId="2D96772A" w14:textId="77777777" w:rsidR="00E93BDF" w:rsidRPr="00E93BDF" w:rsidRDefault="00E93BDF" w:rsidP="00E93BDF">
            <w:pPr>
              <w:kinsoku w:val="0"/>
              <w:overflowPunct w:val="0"/>
              <w:autoSpaceDE w:val="0"/>
              <w:autoSpaceDN w:val="0"/>
              <w:adjustRightInd w:val="0"/>
              <w:spacing w:after="0" w:line="209" w:lineRule="exact"/>
              <w:ind w:left="291"/>
              <w:rPr>
                <w:szCs w:val="20"/>
              </w:rPr>
            </w:pPr>
            <w:r w:rsidRPr="00E93BDF">
              <w:rPr>
                <w:szCs w:val="20"/>
              </w:rPr>
              <w:t>Sources of Electronic Parts</w:t>
            </w:r>
          </w:p>
        </w:tc>
        <w:tc>
          <w:tcPr>
            <w:tcW w:w="1041" w:type="dxa"/>
            <w:tcBorders>
              <w:top w:val="none" w:sz="6" w:space="0" w:color="auto"/>
              <w:left w:val="none" w:sz="6" w:space="0" w:color="auto"/>
              <w:bottom w:val="none" w:sz="6" w:space="0" w:color="auto"/>
              <w:right w:val="none" w:sz="6" w:space="0" w:color="auto"/>
            </w:tcBorders>
          </w:tcPr>
          <w:p w14:paraId="00666199" w14:textId="77777777" w:rsidR="00E93BDF" w:rsidRPr="00E93BDF" w:rsidRDefault="00E93BDF" w:rsidP="00E93BDF">
            <w:pPr>
              <w:kinsoku w:val="0"/>
              <w:overflowPunct w:val="0"/>
              <w:autoSpaceDE w:val="0"/>
              <w:autoSpaceDN w:val="0"/>
              <w:adjustRightInd w:val="0"/>
              <w:spacing w:after="0" w:line="209" w:lineRule="exact"/>
              <w:ind w:right="53"/>
              <w:jc w:val="center"/>
              <w:rPr>
                <w:szCs w:val="20"/>
              </w:rPr>
            </w:pPr>
            <w:r w:rsidRPr="00E93BDF">
              <w:rPr>
                <w:szCs w:val="20"/>
              </w:rPr>
              <w:t>JAN 2023</w:t>
            </w:r>
          </w:p>
        </w:tc>
      </w:tr>
      <w:tr w:rsidR="00E93BDF" w:rsidRPr="00E93BDF" w14:paraId="5FC6572D" w14:textId="77777777">
        <w:trPr>
          <w:trHeight w:val="225"/>
        </w:trPr>
        <w:tc>
          <w:tcPr>
            <w:tcW w:w="1458" w:type="dxa"/>
            <w:tcBorders>
              <w:top w:val="none" w:sz="6" w:space="0" w:color="auto"/>
              <w:left w:val="none" w:sz="6" w:space="0" w:color="auto"/>
              <w:bottom w:val="none" w:sz="6" w:space="0" w:color="auto"/>
              <w:right w:val="none" w:sz="6" w:space="0" w:color="auto"/>
            </w:tcBorders>
          </w:tcPr>
          <w:p w14:paraId="084FBB52" w14:textId="77777777" w:rsidR="00E93BDF" w:rsidRPr="00E93BDF" w:rsidRDefault="00E93BDF" w:rsidP="00E93BDF">
            <w:pPr>
              <w:kinsoku w:val="0"/>
              <w:overflowPunct w:val="0"/>
              <w:autoSpaceDE w:val="0"/>
              <w:autoSpaceDN w:val="0"/>
              <w:adjustRightInd w:val="0"/>
              <w:spacing w:after="0" w:line="205" w:lineRule="exact"/>
              <w:ind w:left="50"/>
              <w:rPr>
                <w:spacing w:val="-2"/>
                <w:szCs w:val="20"/>
              </w:rPr>
            </w:pPr>
            <w:r w:rsidRPr="00E93BDF">
              <w:rPr>
                <w:spacing w:val="-2"/>
                <w:szCs w:val="20"/>
              </w:rPr>
              <w:t>252.247-7023</w:t>
            </w:r>
          </w:p>
        </w:tc>
        <w:tc>
          <w:tcPr>
            <w:tcW w:w="5209" w:type="dxa"/>
            <w:tcBorders>
              <w:top w:val="none" w:sz="6" w:space="0" w:color="auto"/>
              <w:left w:val="none" w:sz="6" w:space="0" w:color="auto"/>
              <w:bottom w:val="none" w:sz="6" w:space="0" w:color="auto"/>
              <w:right w:val="none" w:sz="6" w:space="0" w:color="auto"/>
            </w:tcBorders>
          </w:tcPr>
          <w:p w14:paraId="75D1F69A" w14:textId="77777777" w:rsidR="00E93BDF" w:rsidRPr="00E93BDF" w:rsidRDefault="00E93BDF" w:rsidP="00E93BDF">
            <w:pPr>
              <w:kinsoku w:val="0"/>
              <w:overflowPunct w:val="0"/>
              <w:autoSpaceDE w:val="0"/>
              <w:autoSpaceDN w:val="0"/>
              <w:adjustRightInd w:val="0"/>
              <w:spacing w:after="0" w:line="205" w:lineRule="exact"/>
              <w:ind w:left="291"/>
              <w:rPr>
                <w:szCs w:val="20"/>
              </w:rPr>
            </w:pPr>
            <w:r w:rsidRPr="00E93BDF">
              <w:rPr>
                <w:szCs w:val="20"/>
              </w:rPr>
              <w:t>Transportation of Supplies by Sea</w:t>
            </w:r>
          </w:p>
        </w:tc>
        <w:tc>
          <w:tcPr>
            <w:tcW w:w="1041" w:type="dxa"/>
            <w:tcBorders>
              <w:top w:val="none" w:sz="6" w:space="0" w:color="auto"/>
              <w:left w:val="none" w:sz="6" w:space="0" w:color="auto"/>
              <w:bottom w:val="none" w:sz="6" w:space="0" w:color="auto"/>
              <w:right w:val="none" w:sz="6" w:space="0" w:color="auto"/>
            </w:tcBorders>
          </w:tcPr>
          <w:p w14:paraId="12EE6C88" w14:textId="77777777" w:rsidR="00E93BDF" w:rsidRPr="00E93BDF" w:rsidRDefault="00E93BDF" w:rsidP="00E93BDF">
            <w:pPr>
              <w:kinsoku w:val="0"/>
              <w:overflowPunct w:val="0"/>
              <w:autoSpaceDE w:val="0"/>
              <w:autoSpaceDN w:val="0"/>
              <w:adjustRightInd w:val="0"/>
              <w:spacing w:after="0" w:line="205" w:lineRule="exact"/>
              <w:ind w:right="53"/>
              <w:jc w:val="center"/>
              <w:rPr>
                <w:szCs w:val="20"/>
              </w:rPr>
            </w:pPr>
            <w:r w:rsidRPr="00E93BDF">
              <w:rPr>
                <w:szCs w:val="20"/>
              </w:rPr>
              <w:t>JAN 2023</w:t>
            </w:r>
          </w:p>
        </w:tc>
      </w:tr>
    </w:tbl>
    <w:p w14:paraId="2A1381BF" w14:textId="77777777" w:rsidR="00E93BDF" w:rsidRDefault="00E93BDF" w:rsidP="008077F1">
      <w:pPr>
        <w:spacing w:after="0" w:line="240" w:lineRule="auto"/>
      </w:pPr>
    </w:p>
    <w:p w14:paraId="6618B145" w14:textId="77777777" w:rsidR="008077F1" w:rsidRDefault="008077F1" w:rsidP="008077F1">
      <w:pPr>
        <w:spacing w:after="0" w:line="240" w:lineRule="auto"/>
      </w:pPr>
    </w:p>
    <w:p w14:paraId="5C5584B9" w14:textId="77777777" w:rsidR="008077F1" w:rsidRPr="001C69DE"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bookmarkStart w:id="14" w:name="PD000024"/>
      <w:bookmarkEnd w:id="14"/>
      <w:r>
        <w:rPr>
          <w:szCs w:val="20"/>
        </w:rPr>
        <w:t xml:space="preserve">52.204-24  </w:t>
      </w:r>
      <w:r w:rsidRPr="001C69DE">
        <w:rPr>
          <w:caps/>
          <w:szCs w:val="20"/>
        </w:rPr>
        <w:t>Representation Regarding Certain Telecommunications and Video Surveillance Services or Equipment</w:t>
      </w:r>
      <w:r w:rsidRPr="001C69DE">
        <w:rPr>
          <w:szCs w:val="20"/>
        </w:rPr>
        <w:t xml:space="preserve"> (</w:t>
      </w:r>
      <w:r>
        <w:rPr>
          <w:szCs w:val="20"/>
        </w:rPr>
        <w:t>NOV 2021</w:t>
      </w:r>
      <w:r w:rsidRPr="001C69DE">
        <w:rPr>
          <w:szCs w:val="20"/>
        </w:rPr>
        <w:t>)</w:t>
      </w:r>
    </w:p>
    <w:p w14:paraId="57D1932F" w14:textId="77777777" w:rsidR="008077F1" w:rsidRPr="001C69DE"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1E085415" w14:textId="77777777" w:rsidR="008077F1" w:rsidRPr="000620A2"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620A2">
        <w:rPr>
          <w:szCs w:val="20"/>
        </w:rPr>
        <w:t xml:space="preserve">The Offeror shall not complete the representation at paragraph (d)(1) of this provision if the Offeror has represented that it </w:t>
      </w:r>
      <w:r>
        <w:rPr>
          <w:szCs w:val="20"/>
        </w:rPr>
        <w:t>"</w:t>
      </w:r>
      <w:r w:rsidRPr="000620A2">
        <w:rPr>
          <w:szCs w:val="20"/>
        </w:rPr>
        <w:t>does not provide covered telecommunications equipment or services as a part of its offered products or services to the Government in the performance of any contract, subcontract, or other contractual instrument</w:t>
      </w:r>
      <w:r>
        <w:rPr>
          <w:szCs w:val="20"/>
        </w:rPr>
        <w:t>"</w:t>
      </w:r>
      <w:r w:rsidRPr="000620A2">
        <w:rPr>
          <w:szCs w:val="20"/>
        </w:rPr>
        <w:t xml:space="preserve"> in paragraph (c)(1) in the provision at 52.204-26, Covered Telecommunications Equipment or Services--Representation, or in paragraph (v)(2)(i) of the provision at 52.212-3, Offeror Representations and Certifications-</w:t>
      </w:r>
      <w:r w:rsidRPr="007B1C50">
        <w:rPr>
          <w:szCs w:val="20"/>
        </w:rPr>
        <w:t>Commercial Products and Commercial Services</w:t>
      </w:r>
      <w:r w:rsidRPr="000620A2">
        <w:rPr>
          <w:szCs w:val="20"/>
        </w:rPr>
        <w:t xml:space="preserve">. The Offeror shall not complete the representation in paragraph (d)(2) of this provision if the Offeror has represented that it </w:t>
      </w:r>
      <w:r>
        <w:rPr>
          <w:szCs w:val="20"/>
        </w:rPr>
        <w:t>"</w:t>
      </w:r>
      <w:r w:rsidRPr="000620A2">
        <w:rPr>
          <w:szCs w:val="20"/>
        </w:rPr>
        <w:t>does not use covered telecommunications equipment or services, or any equipment, system, or service that uses covered telecommunications equipment or services</w:t>
      </w:r>
      <w:r>
        <w:rPr>
          <w:szCs w:val="20"/>
        </w:rPr>
        <w:t>"</w:t>
      </w:r>
      <w:r w:rsidRPr="000620A2">
        <w:rPr>
          <w:szCs w:val="20"/>
        </w:rPr>
        <w:t xml:space="preserve"> in paragraph (c)(2) of the provision at 52.204-26, or in paragraph (v)(2)(ii) of the provision at 52.212-3.</w:t>
      </w:r>
    </w:p>
    <w:p w14:paraId="408E7395"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33F4FFAF"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(a) Definitions. As used in this provision-</w:t>
      </w:r>
    </w:p>
    <w:p w14:paraId="5901AD45"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306121F5"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lastRenderedPageBreak/>
        <w:t>Backhaul, covered telecommunications equipment or services, critical technology, interconnection arrangements, reasonable inquiry, roaming, and substantial or essential component have the meanings provided in the clause 52.204-25, Prohibition on Contracting for Certain Telecommunications and Video Surveillance Services or Equipment.</w:t>
      </w:r>
    </w:p>
    <w:p w14:paraId="19609171"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28B862EF"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 xml:space="preserve">(b) Prohibition. </w:t>
      </w:r>
    </w:p>
    <w:p w14:paraId="44B83E38"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6B37CA8D"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566265C1"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17E6718F"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 Prohibit the head of an executive agency from procuring with an entity to provide a service that connects to the facilities of a third-party, such as backhaul, roaming, or interconnection arrangements; or</w:t>
      </w:r>
    </w:p>
    <w:p w14:paraId="7E9F499F"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3FD84E53"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(ii) Cover telecommunications equipment that cannot route or redirect user data traffic or cannot permit visibility into any user data or packets that such equipment transmits or otherwise handles.</w:t>
      </w:r>
    </w:p>
    <w:p w14:paraId="68419FD7"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389DE534"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1C6EDD86"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64352B27"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 Prohibit the head of an executive agency from procuring with an entity to provide a service that connects to the facilities of a third-party, such as backhaul, roaming, or interconnection arrangements; or</w:t>
      </w:r>
    </w:p>
    <w:p w14:paraId="66C57053"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3F731557"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(ii) Cover telecommunications equipment that cannot route or redirect user data traffic or cannot permit visibility into any user data or packets that such equipment transmits or otherwise handles.</w:t>
      </w:r>
    </w:p>
    <w:p w14:paraId="3D0687BE"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3E925565"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(c) Procedures. The Offeror shall review the list of excluded parties in the System for Award Management (SAM) (https://www.sam.gov) for entities excluded from receiving federal awards for "covered telecommunications equipment or services."</w:t>
      </w:r>
    </w:p>
    <w:p w14:paraId="0EE2E793"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31DAAAC0"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(d) Representations. The Offeror represents that--</w:t>
      </w:r>
    </w:p>
    <w:p w14:paraId="2CD55201"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0EB7CA6E"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(1) 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FF1BFA">
        <w:rPr>
          <w:szCs w:val="20"/>
        </w:rPr>
        <w:t xml:space="preserve">] will, </w:t>
      </w:r>
      <w:r>
        <w:rPr>
          <w:szCs w:val="20"/>
        </w:rPr>
        <w:t>[</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FF1BFA">
        <w:rPr>
          <w:szCs w:val="20"/>
        </w:rPr>
        <w:t>]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3BDD9E2D"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4009F160"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(2) After conducting a reasonable inquiry, for purposes of this representation, the Offeror represents that--</w:t>
      </w:r>
    </w:p>
    <w:p w14:paraId="587DBF39"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6B1DD541"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FF1BFA">
        <w:rPr>
          <w:szCs w:val="20"/>
        </w:rPr>
        <w:t>] does,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FF1BFA">
        <w:rPr>
          <w:szCs w:val="20"/>
        </w:rPr>
        <w:t>]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728B1FDD"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5E5247DC"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 xml:space="preserve">(e) Disclosures. </w:t>
      </w:r>
    </w:p>
    <w:p w14:paraId="159BB664"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11B0CA49"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(1) Disclosure for the representation in paragraph (d)(1) of this provision. If the Offeror has responded "will" in the representation in paragraph (d)(1) of this provision, the Offeror shall provide the following information as part of the offer:</w:t>
      </w:r>
    </w:p>
    <w:p w14:paraId="464D0F96"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155BC8C2"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 For covered equipment--</w:t>
      </w:r>
    </w:p>
    <w:p w14:paraId="7D317717"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6DB2AB88"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(A) The entity that produced the covered telecommunications equipment (include entity name, unique entity identifier, CAGE code, and whether the entity was the original equipment manufacturer (OEM) or a distributor, if known);</w:t>
      </w:r>
    </w:p>
    <w:p w14:paraId="7A6B7C1C"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08853A2F"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(B) A description of all covered telecommunications equipment offered (include brand; model number, such as OEM number, manufacturer part number, or wholesaler number; and item description, as applicable); and</w:t>
      </w:r>
    </w:p>
    <w:p w14:paraId="7A15C1DC"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2FBB1C3E"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(C) Explanation of the proposed use of covered telecommunications equipment and any factors relevant to determining if such use would be permissible under the prohibition in paragraph (b)(1) of this provision.</w:t>
      </w:r>
    </w:p>
    <w:p w14:paraId="38375229"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3D57CE5B"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(ii) For covered services--</w:t>
      </w:r>
    </w:p>
    <w:p w14:paraId="6C943C44"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0DD8FA49"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(A) If the service is related to item maintenance: A description of all covered</w:t>
      </w:r>
      <w:r>
        <w:rPr>
          <w:szCs w:val="20"/>
        </w:rPr>
        <w:t xml:space="preserve"> </w:t>
      </w:r>
      <w:r w:rsidRPr="00FF1BFA">
        <w:rPr>
          <w:szCs w:val="20"/>
        </w:rPr>
        <w:t>telecommunications services offered (include on the item being maintained: Brand; model number, such as OEM number, manufacturer part number, or wholesaler number; and item description, as applicable); or</w:t>
      </w:r>
    </w:p>
    <w:p w14:paraId="5806867A"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0D61ECDC"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00C8750A"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253EAE31"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(2) Disclosure for the representation in paragraph (d)(2) of this provision. If the Offeror has responded "does" in the representation in paragraph (d)(2) of this provision, the Offeror shall provide the following information as part of the offer:</w:t>
      </w:r>
    </w:p>
    <w:p w14:paraId="70AD520F"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443200FF"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 For covered equipment--</w:t>
      </w:r>
    </w:p>
    <w:p w14:paraId="4D5D1C50"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08141590"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(A) The entity that produced the covered telecommunications equipment (include entity name, unique entity identifier, CAGE code, and whether the entity was the OEM or a distributor, if known);</w:t>
      </w:r>
    </w:p>
    <w:p w14:paraId="058BE964"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63855E05"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(B) A description of all covered telecommunications equipment offered (include brand; model number, such as OEM number, manufacturer part number, or wholesaler number; and item description, as applicable); and</w:t>
      </w:r>
    </w:p>
    <w:p w14:paraId="0E74C49B"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30A7192B"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(C) Explanation of the proposed use of covered telecommunications equipment and any factors relevant to determining if such use would be permissible under the prohibition in paragraph (b)(2) of this provision.</w:t>
      </w:r>
    </w:p>
    <w:p w14:paraId="157D5C91"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0554E745"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(ii) For covered services--</w:t>
      </w:r>
    </w:p>
    <w:p w14:paraId="2538E536"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12BE035D"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1E93C9D9"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26B3531D"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48884BBD" w14:textId="77777777" w:rsidR="008077F1" w:rsidRPr="00FF1BF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1888F593" w14:textId="31021D69" w:rsidR="008077F1" w:rsidRDefault="008077F1" w:rsidP="003B0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FF1BFA">
        <w:rPr>
          <w:szCs w:val="20"/>
        </w:rPr>
        <w:t>(End of provision)</w:t>
      </w:r>
    </w:p>
    <w:p w14:paraId="5941C8EA" w14:textId="77777777" w:rsidR="008077F1" w:rsidRDefault="008077F1" w:rsidP="008077F1">
      <w:pPr>
        <w:spacing w:after="0" w:line="240" w:lineRule="auto"/>
      </w:pPr>
    </w:p>
    <w:p w14:paraId="4BC5A1E8" w14:textId="77777777" w:rsidR="008077F1" w:rsidRDefault="008077F1" w:rsidP="008077F1">
      <w:pPr>
        <w:spacing w:after="0" w:line="240" w:lineRule="auto"/>
      </w:pPr>
    </w:p>
    <w:p w14:paraId="77E12682" w14:textId="77777777" w:rsidR="008077F1" w:rsidRPr="00516FAF"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aps/>
          <w:szCs w:val="20"/>
        </w:rPr>
      </w:pPr>
      <w:bookmarkStart w:id="15" w:name="PD000076"/>
      <w:bookmarkEnd w:id="15"/>
      <w:r>
        <w:rPr>
          <w:caps/>
          <w:szCs w:val="20"/>
        </w:rPr>
        <w:t xml:space="preserve">52.204-26  </w:t>
      </w:r>
      <w:r w:rsidRPr="00516FAF">
        <w:rPr>
          <w:caps/>
          <w:szCs w:val="20"/>
        </w:rPr>
        <w:t>Covered Telecommunications Equipment or Services--Representation (</w:t>
      </w:r>
      <w:r>
        <w:rPr>
          <w:caps/>
          <w:szCs w:val="20"/>
        </w:rPr>
        <w:t>OCT</w:t>
      </w:r>
      <w:r w:rsidRPr="00516FAF">
        <w:rPr>
          <w:caps/>
          <w:szCs w:val="20"/>
        </w:rPr>
        <w:t xml:space="preserve"> </w:t>
      </w:r>
    </w:p>
    <w:p w14:paraId="138F3247" w14:textId="77777777" w:rsidR="008077F1" w:rsidRPr="00AB6E56"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aps/>
          <w:szCs w:val="20"/>
        </w:rPr>
      </w:pPr>
      <w:r w:rsidRPr="00AB6E56">
        <w:rPr>
          <w:caps/>
          <w:szCs w:val="20"/>
        </w:rPr>
        <w:t>2020)</w:t>
      </w:r>
    </w:p>
    <w:p w14:paraId="77889ABE" w14:textId="77777777" w:rsidR="008077F1" w:rsidRPr="00AB6E56"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4EA559C4" w14:textId="77777777" w:rsidR="008077F1" w:rsidRPr="00AB6E56"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AB6E56">
        <w:rPr>
          <w:szCs w:val="20"/>
        </w:rPr>
        <w:lastRenderedPageBreak/>
        <w:t xml:space="preserve">(a) Definitions. As used in this provision, “covered telecommunications equipment or services” and </w:t>
      </w:r>
      <w:r>
        <w:rPr>
          <w:szCs w:val="20"/>
        </w:rPr>
        <w:t>"</w:t>
      </w:r>
      <w:r w:rsidRPr="00AB6E56">
        <w:rPr>
          <w:szCs w:val="20"/>
        </w:rPr>
        <w:t>reasonable inquiry</w:t>
      </w:r>
      <w:r>
        <w:rPr>
          <w:szCs w:val="20"/>
        </w:rPr>
        <w:t>"</w:t>
      </w:r>
      <w:r w:rsidRPr="00AB6E56">
        <w:rPr>
          <w:szCs w:val="20"/>
        </w:rPr>
        <w:t xml:space="preserve"> have the meaning provided in the clause 52.204-25, Prohibition on Contracting for Certain Telecommunications and Video Surveillance Services or Equipment.</w:t>
      </w:r>
    </w:p>
    <w:p w14:paraId="3871A007"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516FAF">
        <w:rPr>
          <w:szCs w:val="20"/>
        </w:rPr>
        <w:t xml:space="preserve">    </w:t>
      </w:r>
    </w:p>
    <w:p w14:paraId="7A14EEA0"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516FAF">
        <w:rPr>
          <w:szCs w:val="20"/>
        </w:rPr>
        <w:t>(b) Procedures. The Offeror shall review the list of excluded parties in the System for Award Management (SAM) (</w:t>
      </w:r>
      <w:hyperlink r:id="rId15" w:history="1">
        <w:r w:rsidRPr="00516FAF">
          <w:rPr>
            <w:rStyle w:val="Hyperlink"/>
            <w:szCs w:val="20"/>
          </w:rPr>
          <w:t>https://www.sam.gov</w:t>
        </w:r>
      </w:hyperlink>
      <w:r w:rsidRPr="00516FAF">
        <w:rPr>
          <w:szCs w:val="20"/>
        </w:rPr>
        <w:t xml:space="preserve">) for entities excluded from receiving federal awards for </w:t>
      </w:r>
      <w:r>
        <w:rPr>
          <w:szCs w:val="20"/>
        </w:rPr>
        <w:t>“</w:t>
      </w:r>
      <w:r w:rsidRPr="00516FAF">
        <w:rPr>
          <w:szCs w:val="20"/>
        </w:rPr>
        <w:t>covered telecommunications equipment or services</w:t>
      </w:r>
      <w:r>
        <w:rPr>
          <w:szCs w:val="20"/>
        </w:rPr>
        <w:t>”</w:t>
      </w:r>
      <w:r w:rsidRPr="00516FAF">
        <w:rPr>
          <w:szCs w:val="20"/>
        </w:rPr>
        <w:t>.</w:t>
      </w:r>
    </w:p>
    <w:p w14:paraId="10137846"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55F9CA8E"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AB6E56">
        <w:rPr>
          <w:szCs w:val="20"/>
        </w:rPr>
        <w:t xml:space="preserve">(c) Representations. </w:t>
      </w:r>
    </w:p>
    <w:p w14:paraId="6ADC7B1B"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276BACA0" w14:textId="77777777" w:rsidR="008077F1" w:rsidRPr="00AB6E56"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AB6E56">
        <w:rPr>
          <w:szCs w:val="20"/>
        </w:rPr>
        <w:t>(1) The Offeror represents that 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AB6E56">
        <w:rPr>
          <w:szCs w:val="20"/>
        </w:rPr>
        <w:t xml:space="preserve"> ] does,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AB6E56">
        <w:rPr>
          <w:szCs w:val="20"/>
        </w:rPr>
        <w:t xml:space="preserve"> ] does not provide covered telecommunications equipment or services as a part of its offered products or services to the Government in the performance of any contract, subcontract, or other contractual instrument.</w:t>
      </w:r>
    </w:p>
    <w:p w14:paraId="68CA4CAA" w14:textId="77777777" w:rsidR="008077F1" w:rsidRPr="00AB6E56"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AB6E56">
        <w:rPr>
          <w:szCs w:val="20"/>
        </w:rPr>
        <w:t xml:space="preserve">    </w:t>
      </w:r>
    </w:p>
    <w:p w14:paraId="33EC0E18" w14:textId="77777777" w:rsidR="008077F1" w:rsidRPr="00AB6E56"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AB6E56">
        <w:rPr>
          <w:szCs w:val="20"/>
        </w:rPr>
        <w:t>(2) After conducting a reasonable inquiry for purposes of this representation, the offeror represents that 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AB6E56">
        <w:rPr>
          <w:szCs w:val="20"/>
        </w:rPr>
        <w:t xml:space="preserve"> ] does,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AB6E56">
        <w:rPr>
          <w:szCs w:val="20"/>
        </w:rPr>
        <w:t xml:space="preserve"> ] does not use covered telecommunications equipment or services, or any equipment, system, or service that uses covered telecommunications equipment or services.</w:t>
      </w:r>
    </w:p>
    <w:p w14:paraId="01E57D9F"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12AFF7CC" w14:textId="5E51ABE6" w:rsidR="008077F1" w:rsidRDefault="008077F1" w:rsidP="003B0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16FAF">
        <w:rPr>
          <w:szCs w:val="20"/>
        </w:rPr>
        <w:t>(End of provision)</w:t>
      </w:r>
    </w:p>
    <w:p w14:paraId="03C1F8DF" w14:textId="77777777" w:rsidR="008077F1" w:rsidRDefault="008077F1" w:rsidP="008077F1">
      <w:pPr>
        <w:spacing w:after="0" w:line="240" w:lineRule="auto"/>
      </w:pPr>
    </w:p>
    <w:p w14:paraId="4375397C" w14:textId="77777777" w:rsidR="008077F1" w:rsidRDefault="008077F1" w:rsidP="008077F1">
      <w:pPr>
        <w:spacing w:after="0" w:line="240" w:lineRule="auto"/>
      </w:pPr>
    </w:p>
    <w:p w14:paraId="032B25EA" w14:textId="77777777" w:rsidR="008077F1" w:rsidRDefault="008077F1" w:rsidP="008077F1">
      <w:pPr>
        <w:spacing w:after="0" w:line="240" w:lineRule="auto"/>
        <w:rPr>
          <w:szCs w:val="20"/>
        </w:rPr>
      </w:pPr>
      <w:bookmarkStart w:id="16" w:name="PD000022"/>
      <w:bookmarkEnd w:id="16"/>
      <w:r>
        <w:rPr>
          <w:szCs w:val="20"/>
        </w:rPr>
        <w:t xml:space="preserve">52.212-3 </w:t>
      </w:r>
      <w:r>
        <w:rPr>
          <w:caps/>
          <w:szCs w:val="20"/>
        </w:rPr>
        <w:t>Offeror Representations and Certifications - Commercial Products and Commercial Services</w:t>
      </w:r>
      <w:r>
        <w:rPr>
          <w:szCs w:val="20"/>
        </w:rPr>
        <w:t xml:space="preserve">  (DEVIATION 2023-O0002)  (DEC 2022)  ALTERNATE I (OCT 2014)</w:t>
      </w:r>
    </w:p>
    <w:p w14:paraId="295A29A6" w14:textId="77777777" w:rsidR="008077F1" w:rsidRDefault="008077F1" w:rsidP="008077F1">
      <w:pPr>
        <w:spacing w:after="0" w:line="240" w:lineRule="auto"/>
        <w:rPr>
          <w:szCs w:val="20"/>
        </w:rPr>
      </w:pPr>
      <w:r>
        <w:rPr>
          <w:szCs w:val="20"/>
        </w:rPr>
        <w:t xml:space="preserve">The Offeror shall complete only paragraph (b) of this provision if the Offeror has completed the annual representations and certification electronically in the System for Award Management (SAM) accessed through https://www.sam.gov. If the Offeror has not completed the annual representations and certifications electronically, the Offeror shall complete only paragraphs (c) through (v) of this provision. </w:t>
      </w:r>
    </w:p>
    <w:p w14:paraId="02FC7C29" w14:textId="77777777" w:rsidR="008077F1" w:rsidRDefault="008077F1" w:rsidP="008077F1">
      <w:pPr>
        <w:spacing w:after="0" w:line="240" w:lineRule="auto"/>
        <w:rPr>
          <w:szCs w:val="20"/>
        </w:rPr>
      </w:pPr>
      <w:r>
        <w:rPr>
          <w:szCs w:val="20"/>
        </w:rPr>
        <w:t xml:space="preserve">(a) Definitions. As used in this provision - </w:t>
      </w:r>
    </w:p>
    <w:p w14:paraId="2B33D383" w14:textId="77777777" w:rsidR="008077F1" w:rsidRDefault="008077F1" w:rsidP="008077F1">
      <w:pPr>
        <w:spacing w:after="0" w:line="240" w:lineRule="auto"/>
        <w:rPr>
          <w:szCs w:val="20"/>
        </w:rPr>
      </w:pPr>
      <w:r>
        <w:rPr>
          <w:szCs w:val="20"/>
        </w:rPr>
        <w:t xml:space="preserve">Covered telecommunications equipment or services has the meaning provided in the clause 52.204-25, Prohibition on Contracting for Certain Telecommunications and Video Surveillance Services or Equipment. </w:t>
      </w:r>
    </w:p>
    <w:p w14:paraId="7E461F48" w14:textId="77777777" w:rsidR="008077F1" w:rsidRDefault="008077F1" w:rsidP="008077F1">
      <w:pPr>
        <w:spacing w:after="0" w:line="240" w:lineRule="auto"/>
        <w:rPr>
          <w:szCs w:val="20"/>
        </w:rPr>
      </w:pPr>
      <w:r>
        <w:rPr>
          <w:szCs w:val="20"/>
        </w:rPr>
        <w:t xml:space="preserve">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eligible under the WOSB Program. </w:t>
      </w:r>
    </w:p>
    <w:p w14:paraId="632B0411" w14:textId="77777777" w:rsidR="008077F1" w:rsidRDefault="008077F1" w:rsidP="008077F1">
      <w:pPr>
        <w:spacing w:after="0" w:line="240" w:lineRule="auto"/>
        <w:rPr>
          <w:szCs w:val="20"/>
        </w:rPr>
      </w:pPr>
      <w:r>
        <w:rPr>
          <w:szCs w:val="20"/>
        </w:rPr>
        <w:t xml:space="preserve">Forced or indentured child labor means all work or service - </w:t>
      </w:r>
    </w:p>
    <w:p w14:paraId="0447E436" w14:textId="77777777" w:rsidR="008077F1" w:rsidRDefault="008077F1" w:rsidP="008077F1">
      <w:pPr>
        <w:spacing w:after="0" w:line="240" w:lineRule="auto"/>
        <w:rPr>
          <w:szCs w:val="20"/>
        </w:rPr>
      </w:pPr>
      <w:r>
        <w:rPr>
          <w:szCs w:val="20"/>
        </w:rPr>
        <w:t xml:space="preserve">(1) Exacted from any person under the age of 18 under the menace of any penalty for its nonperformance and for which the worker does not offer himself voluntarily; or </w:t>
      </w:r>
    </w:p>
    <w:p w14:paraId="550A8B89" w14:textId="77777777" w:rsidR="008077F1" w:rsidRDefault="008077F1" w:rsidP="008077F1">
      <w:pPr>
        <w:spacing w:after="0" w:line="240" w:lineRule="auto"/>
        <w:rPr>
          <w:szCs w:val="20"/>
        </w:rPr>
      </w:pPr>
      <w:r>
        <w:rPr>
          <w:szCs w:val="20"/>
        </w:rPr>
        <w:t xml:space="preserve">(2) Performed by any person under the age of 18 pursuant to a contract the enforcement of which can be accomplished by process or penalties. </w:t>
      </w:r>
    </w:p>
    <w:p w14:paraId="1097EF26" w14:textId="77777777" w:rsidR="008077F1" w:rsidRDefault="008077F1" w:rsidP="008077F1">
      <w:pPr>
        <w:spacing w:after="0" w:line="240" w:lineRule="auto"/>
        <w:rPr>
          <w:szCs w:val="20"/>
        </w:rPr>
      </w:pPr>
      <w:r>
        <w:rPr>
          <w:szCs w:val="20"/>
        </w:rPr>
        <w:t xml:space="preserve">Highest-level owner means the entity that owns or controls an immediate owner of the offeror, or that owns or controls one or more entities that control an immediate owner of the offeror. No entity owns or exercises control of the highest level owner. </w:t>
      </w:r>
    </w:p>
    <w:p w14:paraId="2FBE3941" w14:textId="77777777" w:rsidR="008077F1" w:rsidRDefault="008077F1" w:rsidP="008077F1">
      <w:pPr>
        <w:spacing w:after="0" w:line="240" w:lineRule="auto"/>
        <w:rPr>
          <w:szCs w:val="20"/>
        </w:rPr>
      </w:pPr>
      <w:r>
        <w:rPr>
          <w:szCs w:val="20"/>
        </w:rPr>
        <w:t xml:space="preserve">Immediate owner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 </w:t>
      </w:r>
    </w:p>
    <w:p w14:paraId="2FA75226" w14:textId="77777777" w:rsidR="008077F1" w:rsidRDefault="008077F1" w:rsidP="008077F1">
      <w:pPr>
        <w:spacing w:after="0" w:line="240" w:lineRule="auto"/>
        <w:rPr>
          <w:szCs w:val="20"/>
        </w:rPr>
      </w:pPr>
      <w:r>
        <w:rPr>
          <w:szCs w:val="20"/>
        </w:rPr>
        <w:t xml:space="preserve">Inverted domestic corporation means a foreign incorporated entity that meets the definition of an inverted domestic corporation under 6 U.S.C. 395(b), applied in accordance with the rules and definitions of 6 U.S.C. 395(c). </w:t>
      </w:r>
    </w:p>
    <w:p w14:paraId="410745FC" w14:textId="77777777" w:rsidR="008077F1" w:rsidRDefault="008077F1" w:rsidP="008077F1">
      <w:pPr>
        <w:spacing w:after="0" w:line="240" w:lineRule="auto"/>
        <w:rPr>
          <w:szCs w:val="20"/>
        </w:rPr>
      </w:pPr>
      <w:r>
        <w:rPr>
          <w:szCs w:val="20"/>
        </w:rPr>
        <w:t xml:space="preserve">Manufactured end product means any end product in product and service codes (PSCs) 1000-9999, except - </w:t>
      </w:r>
    </w:p>
    <w:p w14:paraId="4F14A7A4" w14:textId="77777777" w:rsidR="008077F1" w:rsidRDefault="008077F1" w:rsidP="008077F1">
      <w:pPr>
        <w:spacing w:after="0" w:line="240" w:lineRule="auto"/>
        <w:rPr>
          <w:szCs w:val="20"/>
        </w:rPr>
      </w:pPr>
      <w:r>
        <w:rPr>
          <w:szCs w:val="20"/>
        </w:rPr>
        <w:t xml:space="preserve">(1) PSC 5510, Lumber and Related Basic Wood Materials; </w:t>
      </w:r>
    </w:p>
    <w:p w14:paraId="66702946" w14:textId="77777777" w:rsidR="008077F1" w:rsidRDefault="008077F1" w:rsidP="008077F1">
      <w:pPr>
        <w:spacing w:after="0" w:line="240" w:lineRule="auto"/>
        <w:rPr>
          <w:szCs w:val="20"/>
        </w:rPr>
      </w:pPr>
      <w:r>
        <w:rPr>
          <w:szCs w:val="20"/>
        </w:rPr>
        <w:t xml:space="preserve">(2) Product or Service Group (PSG) 87, Agricultural Supplies; </w:t>
      </w:r>
    </w:p>
    <w:p w14:paraId="77EC5571" w14:textId="77777777" w:rsidR="008077F1" w:rsidRDefault="008077F1" w:rsidP="008077F1">
      <w:pPr>
        <w:spacing w:after="0" w:line="240" w:lineRule="auto"/>
        <w:rPr>
          <w:szCs w:val="20"/>
        </w:rPr>
      </w:pPr>
      <w:r>
        <w:rPr>
          <w:szCs w:val="20"/>
        </w:rPr>
        <w:t xml:space="preserve">(3) PSG 88, Live Animals; </w:t>
      </w:r>
    </w:p>
    <w:p w14:paraId="4096C949" w14:textId="77777777" w:rsidR="008077F1" w:rsidRDefault="008077F1" w:rsidP="008077F1">
      <w:pPr>
        <w:spacing w:after="0" w:line="240" w:lineRule="auto"/>
        <w:rPr>
          <w:szCs w:val="20"/>
        </w:rPr>
      </w:pPr>
      <w:r>
        <w:rPr>
          <w:szCs w:val="20"/>
        </w:rPr>
        <w:t xml:space="preserve">(4) PSG 89, Subsistence; </w:t>
      </w:r>
    </w:p>
    <w:p w14:paraId="73B4CB76" w14:textId="77777777" w:rsidR="008077F1" w:rsidRDefault="008077F1" w:rsidP="008077F1">
      <w:pPr>
        <w:spacing w:after="0" w:line="240" w:lineRule="auto"/>
        <w:rPr>
          <w:szCs w:val="20"/>
        </w:rPr>
      </w:pPr>
      <w:r>
        <w:rPr>
          <w:szCs w:val="20"/>
        </w:rPr>
        <w:t xml:space="preserve">(5) PSC 9410, Crude Grades of Plant Materials; </w:t>
      </w:r>
    </w:p>
    <w:p w14:paraId="79EE54D1" w14:textId="77777777" w:rsidR="008077F1" w:rsidRDefault="008077F1" w:rsidP="008077F1">
      <w:pPr>
        <w:spacing w:after="0" w:line="240" w:lineRule="auto"/>
        <w:rPr>
          <w:szCs w:val="20"/>
        </w:rPr>
      </w:pPr>
      <w:r>
        <w:rPr>
          <w:szCs w:val="20"/>
        </w:rPr>
        <w:t xml:space="preserve">(6) PSC 9430, Miscellaneous Crude Animal Products, Inedible; </w:t>
      </w:r>
    </w:p>
    <w:p w14:paraId="4738C5F2" w14:textId="77777777" w:rsidR="008077F1" w:rsidRDefault="008077F1" w:rsidP="008077F1">
      <w:pPr>
        <w:spacing w:after="0" w:line="240" w:lineRule="auto"/>
        <w:rPr>
          <w:szCs w:val="20"/>
        </w:rPr>
      </w:pPr>
      <w:r>
        <w:rPr>
          <w:szCs w:val="20"/>
        </w:rPr>
        <w:lastRenderedPageBreak/>
        <w:t xml:space="preserve">(7) PSC 9440, Miscellaneous Crude Agricultural and Forestry Products; </w:t>
      </w:r>
    </w:p>
    <w:p w14:paraId="680E9DAB" w14:textId="77777777" w:rsidR="008077F1" w:rsidRDefault="008077F1" w:rsidP="008077F1">
      <w:pPr>
        <w:spacing w:after="0" w:line="240" w:lineRule="auto"/>
        <w:rPr>
          <w:szCs w:val="20"/>
        </w:rPr>
      </w:pPr>
      <w:r>
        <w:rPr>
          <w:szCs w:val="20"/>
        </w:rPr>
        <w:t xml:space="preserve">(8) PSC 9610, Ores; </w:t>
      </w:r>
    </w:p>
    <w:p w14:paraId="13C39146" w14:textId="77777777" w:rsidR="008077F1" w:rsidRDefault="008077F1" w:rsidP="008077F1">
      <w:pPr>
        <w:spacing w:after="0" w:line="240" w:lineRule="auto"/>
        <w:rPr>
          <w:szCs w:val="20"/>
        </w:rPr>
      </w:pPr>
      <w:r>
        <w:rPr>
          <w:szCs w:val="20"/>
        </w:rPr>
        <w:t xml:space="preserve">(9) PSC 9620, Minerals, Natural and Synthetic; and </w:t>
      </w:r>
    </w:p>
    <w:p w14:paraId="50A8F056" w14:textId="77777777" w:rsidR="008077F1" w:rsidRDefault="008077F1" w:rsidP="008077F1">
      <w:pPr>
        <w:spacing w:after="0" w:line="240" w:lineRule="auto"/>
        <w:rPr>
          <w:szCs w:val="20"/>
        </w:rPr>
      </w:pPr>
      <w:r>
        <w:rPr>
          <w:szCs w:val="20"/>
        </w:rPr>
        <w:t xml:space="preserve">(10) PSC 9630, Additive Metal Materials. </w:t>
      </w:r>
    </w:p>
    <w:p w14:paraId="7C18FF23" w14:textId="77777777" w:rsidR="008077F1" w:rsidRDefault="008077F1" w:rsidP="008077F1">
      <w:pPr>
        <w:spacing w:after="0" w:line="240" w:lineRule="auto"/>
        <w:rPr>
          <w:szCs w:val="20"/>
        </w:rPr>
      </w:pPr>
      <w:r>
        <w:rPr>
          <w:szCs w:val="20"/>
        </w:rPr>
        <w:t xml:space="preserve">Place of manufacture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 </w:t>
      </w:r>
    </w:p>
    <w:p w14:paraId="6600D122" w14:textId="77777777" w:rsidR="008077F1" w:rsidRDefault="008077F1" w:rsidP="008077F1">
      <w:pPr>
        <w:spacing w:after="0" w:line="240" w:lineRule="auto"/>
        <w:rPr>
          <w:szCs w:val="20"/>
        </w:rPr>
      </w:pPr>
      <w:r>
        <w:rPr>
          <w:szCs w:val="20"/>
        </w:rPr>
        <w:t xml:space="preserve">Predecessor means an entity that is replaced by a successor and includes any predecessors of the predecessor. </w:t>
      </w:r>
    </w:p>
    <w:p w14:paraId="4863E316" w14:textId="77777777" w:rsidR="008077F1" w:rsidRDefault="008077F1" w:rsidP="008077F1">
      <w:pPr>
        <w:spacing w:after="0" w:line="240" w:lineRule="auto"/>
        <w:rPr>
          <w:szCs w:val="20"/>
        </w:rPr>
      </w:pPr>
      <w:r>
        <w:rPr>
          <w:szCs w:val="20"/>
        </w:rPr>
        <w:t xml:space="preserve">Reasonable inquiry has the meaning provided in the clause 52.204-25, Prohibition on Contracting for Certain Telecommunications and Video Surveillance Services or Equipment. </w:t>
      </w:r>
    </w:p>
    <w:p w14:paraId="3B0BA5C0" w14:textId="77777777" w:rsidR="008077F1" w:rsidRDefault="008077F1" w:rsidP="008077F1">
      <w:pPr>
        <w:spacing w:after="0" w:line="240" w:lineRule="auto"/>
        <w:rPr>
          <w:szCs w:val="20"/>
        </w:rPr>
      </w:pPr>
      <w:r>
        <w:rPr>
          <w:szCs w:val="20"/>
        </w:rPr>
        <w:t xml:space="preserve">Restricted business operations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 - </w:t>
      </w:r>
    </w:p>
    <w:p w14:paraId="48E279A9" w14:textId="77777777" w:rsidR="008077F1" w:rsidRDefault="008077F1" w:rsidP="008077F1">
      <w:pPr>
        <w:spacing w:after="0" w:line="240" w:lineRule="auto"/>
        <w:rPr>
          <w:szCs w:val="20"/>
        </w:rPr>
      </w:pPr>
      <w:r>
        <w:rPr>
          <w:szCs w:val="20"/>
        </w:rPr>
        <w:t xml:space="preserve">(1) Are conducted under contract directly and exclusively with the regional government of southern Sudan; </w:t>
      </w:r>
    </w:p>
    <w:p w14:paraId="33622A1A" w14:textId="77777777" w:rsidR="008077F1" w:rsidRDefault="008077F1" w:rsidP="008077F1">
      <w:pPr>
        <w:spacing w:after="0" w:line="240" w:lineRule="auto"/>
        <w:rPr>
          <w:szCs w:val="20"/>
        </w:rPr>
      </w:pPr>
      <w:r>
        <w:rPr>
          <w:szCs w:val="20"/>
        </w:rPr>
        <w:t xml:space="preserve">(2) Are conducted pursuant to specific authorization from the Office of Foreign Assets Control in the Department of the Treasury, or are expressly exempted under Federal law from the requirement to be conducted under such authorization; </w:t>
      </w:r>
    </w:p>
    <w:p w14:paraId="57F5FBE3" w14:textId="77777777" w:rsidR="008077F1" w:rsidRDefault="008077F1" w:rsidP="008077F1">
      <w:pPr>
        <w:spacing w:after="0" w:line="240" w:lineRule="auto"/>
        <w:rPr>
          <w:szCs w:val="20"/>
        </w:rPr>
      </w:pPr>
      <w:r>
        <w:rPr>
          <w:szCs w:val="20"/>
        </w:rPr>
        <w:t xml:space="preserve">(3) Consist of providing goods or services to marginalized populations of Sudan; </w:t>
      </w:r>
    </w:p>
    <w:p w14:paraId="12CD2882" w14:textId="77777777" w:rsidR="008077F1" w:rsidRDefault="008077F1" w:rsidP="008077F1">
      <w:pPr>
        <w:spacing w:after="0" w:line="240" w:lineRule="auto"/>
        <w:rPr>
          <w:szCs w:val="20"/>
        </w:rPr>
      </w:pPr>
      <w:r>
        <w:rPr>
          <w:szCs w:val="20"/>
        </w:rPr>
        <w:t xml:space="preserve">(4) Consist of providing goods or services to an internationally recognized peacekeeping force or humanitarian organization; </w:t>
      </w:r>
    </w:p>
    <w:p w14:paraId="6397AC10" w14:textId="77777777" w:rsidR="008077F1" w:rsidRDefault="008077F1" w:rsidP="008077F1">
      <w:pPr>
        <w:spacing w:after="0" w:line="240" w:lineRule="auto"/>
        <w:rPr>
          <w:szCs w:val="20"/>
        </w:rPr>
      </w:pPr>
      <w:r>
        <w:rPr>
          <w:szCs w:val="20"/>
        </w:rPr>
        <w:t xml:space="preserve">(5) Consist of providing goods or services that are used only to promote health or education; or </w:t>
      </w:r>
    </w:p>
    <w:p w14:paraId="4CB0BB6D" w14:textId="77777777" w:rsidR="008077F1" w:rsidRDefault="008077F1" w:rsidP="008077F1">
      <w:pPr>
        <w:spacing w:after="0" w:line="240" w:lineRule="auto"/>
        <w:rPr>
          <w:szCs w:val="20"/>
        </w:rPr>
      </w:pPr>
      <w:r>
        <w:rPr>
          <w:szCs w:val="20"/>
        </w:rPr>
        <w:t xml:space="preserve">(6) Have been voluntarily suspended. </w:t>
      </w:r>
    </w:p>
    <w:p w14:paraId="331327BB" w14:textId="77777777" w:rsidR="008077F1" w:rsidRDefault="008077F1" w:rsidP="008077F1">
      <w:pPr>
        <w:spacing w:after="0" w:line="240" w:lineRule="auto"/>
        <w:rPr>
          <w:szCs w:val="20"/>
        </w:rPr>
      </w:pPr>
      <w:r>
        <w:rPr>
          <w:szCs w:val="20"/>
        </w:rPr>
        <w:t xml:space="preserve">Sensitive technology - </w:t>
      </w:r>
    </w:p>
    <w:p w14:paraId="00E7F054" w14:textId="77777777" w:rsidR="008077F1" w:rsidRDefault="008077F1" w:rsidP="008077F1">
      <w:pPr>
        <w:spacing w:after="0" w:line="240" w:lineRule="auto"/>
        <w:rPr>
          <w:szCs w:val="20"/>
        </w:rPr>
      </w:pPr>
      <w:r>
        <w:rPr>
          <w:szCs w:val="20"/>
        </w:rPr>
        <w:t xml:space="preserve">(1) Means hardware, software, telecommunications equipment, or any other technology that is to be used specifically - </w:t>
      </w:r>
    </w:p>
    <w:p w14:paraId="5CFB6D41" w14:textId="77777777" w:rsidR="008077F1" w:rsidRDefault="008077F1" w:rsidP="008077F1">
      <w:pPr>
        <w:spacing w:after="0" w:line="240" w:lineRule="auto"/>
        <w:rPr>
          <w:szCs w:val="20"/>
        </w:rPr>
      </w:pPr>
      <w:r>
        <w:rPr>
          <w:szCs w:val="20"/>
        </w:rPr>
        <w:t xml:space="preserve">(i) To restrict the free flow of unbiased information in Iran; or </w:t>
      </w:r>
    </w:p>
    <w:p w14:paraId="349B2CEF" w14:textId="77777777" w:rsidR="008077F1" w:rsidRDefault="008077F1" w:rsidP="008077F1">
      <w:pPr>
        <w:spacing w:after="0" w:line="240" w:lineRule="auto"/>
        <w:rPr>
          <w:szCs w:val="20"/>
        </w:rPr>
      </w:pPr>
      <w:r>
        <w:rPr>
          <w:szCs w:val="20"/>
        </w:rPr>
        <w:t xml:space="preserve">(ii) To disrupt, monitor, or otherwise restrict speech of the people of Iran; and </w:t>
      </w:r>
    </w:p>
    <w:p w14:paraId="4017955B" w14:textId="77777777" w:rsidR="008077F1" w:rsidRDefault="008077F1" w:rsidP="008077F1">
      <w:pPr>
        <w:spacing w:after="0" w:line="240" w:lineRule="auto"/>
        <w:rPr>
          <w:szCs w:val="20"/>
        </w:rPr>
      </w:pPr>
      <w:r>
        <w:rPr>
          <w:szCs w:val="20"/>
        </w:rPr>
        <w:t xml:space="preserve">(2) Does not include information or informational materials the export of which the President does not have the authority to regulate or prohibit pursuant to section 203(b)(3) of the International Emergency Economic Powers Act (50 U.S.C. 1702(b)(3)). </w:t>
      </w:r>
    </w:p>
    <w:p w14:paraId="63C9974D" w14:textId="77777777" w:rsidR="008077F1" w:rsidRDefault="008077F1" w:rsidP="008077F1">
      <w:pPr>
        <w:spacing w:after="0" w:line="240" w:lineRule="auto"/>
        <w:rPr>
          <w:szCs w:val="20"/>
        </w:rPr>
      </w:pPr>
      <w:r>
        <w:rPr>
          <w:szCs w:val="20"/>
        </w:rPr>
        <w:t xml:space="preserve">Service-disabled veteran-owned small business concern - </w:t>
      </w:r>
    </w:p>
    <w:p w14:paraId="47BE5D9B" w14:textId="77777777" w:rsidR="008077F1" w:rsidRDefault="008077F1" w:rsidP="008077F1">
      <w:pPr>
        <w:spacing w:after="0" w:line="240" w:lineRule="auto"/>
        <w:rPr>
          <w:szCs w:val="20"/>
        </w:rPr>
      </w:pPr>
      <w:r>
        <w:rPr>
          <w:szCs w:val="20"/>
        </w:rPr>
        <w:t xml:space="preserve">(1) Means a small business concern - </w:t>
      </w:r>
    </w:p>
    <w:p w14:paraId="6D19EE14" w14:textId="77777777" w:rsidR="008077F1" w:rsidRDefault="008077F1" w:rsidP="008077F1">
      <w:pPr>
        <w:spacing w:after="0" w:line="240" w:lineRule="auto"/>
        <w:rPr>
          <w:szCs w:val="20"/>
        </w:rPr>
      </w:pPr>
      <w:r>
        <w:rPr>
          <w:szCs w:val="20"/>
        </w:rPr>
        <w:t xml:space="preserve">(i) Not less than 51 percent of which is owned by one or more service - disabled veterans or, in the case of any publicly owned business, not less than 51 percent of the stock of which is owned by one or more service-disabled veterans; and </w:t>
      </w:r>
    </w:p>
    <w:p w14:paraId="16CF6F40" w14:textId="77777777" w:rsidR="008077F1" w:rsidRDefault="008077F1" w:rsidP="008077F1">
      <w:pPr>
        <w:spacing w:after="0" w:line="240" w:lineRule="auto"/>
        <w:rPr>
          <w:szCs w:val="20"/>
        </w:rPr>
      </w:pPr>
      <w:r>
        <w:rPr>
          <w:szCs w:val="20"/>
        </w:rPr>
        <w:t xml:space="preserve">(ii) The management and daily business operations of which are controlled by one or more service-disabled veterans or, in the case of a service-disabled veteran with permanent and severe disability, the spouse or permanent caregiver of such veteran. </w:t>
      </w:r>
    </w:p>
    <w:p w14:paraId="2EEBB900" w14:textId="77777777" w:rsidR="008077F1" w:rsidRDefault="008077F1" w:rsidP="008077F1">
      <w:pPr>
        <w:spacing w:after="0" w:line="240" w:lineRule="auto"/>
        <w:rPr>
          <w:szCs w:val="20"/>
        </w:rPr>
      </w:pPr>
      <w:r>
        <w:rPr>
          <w:szCs w:val="20"/>
        </w:rPr>
        <w:t xml:space="preserve">(2) Service-disabled veteran means a veteran, as defined in 38 U.S.C. 101(2), with a disability that is service-connected, as defined in 38 U.S.C. 101(16). </w:t>
      </w:r>
    </w:p>
    <w:p w14:paraId="24250B2B" w14:textId="77777777" w:rsidR="008077F1" w:rsidRDefault="008077F1" w:rsidP="008077F1">
      <w:pPr>
        <w:spacing w:after="0" w:line="240" w:lineRule="auto"/>
        <w:rPr>
          <w:szCs w:val="20"/>
        </w:rPr>
      </w:pPr>
      <w:r>
        <w:rPr>
          <w:szCs w:val="20"/>
        </w:rPr>
        <w:t xml:space="preserve">Small business concern – </w:t>
      </w:r>
    </w:p>
    <w:p w14:paraId="3C2A461D" w14:textId="77777777" w:rsidR="008077F1" w:rsidRDefault="008077F1" w:rsidP="008077F1">
      <w:pPr>
        <w:spacing w:after="0" w:line="240" w:lineRule="auto"/>
        <w:rPr>
          <w:szCs w:val="20"/>
        </w:rPr>
      </w:pPr>
      <w:r>
        <w:rPr>
          <w:szCs w:val="20"/>
        </w:rPr>
        <w:t xml:space="preserve">(1) Means a concern, including its affiliates, that is independently owned and operated, not dominant in its field of operation, and qualified as a small business under the criteria in 13 CFR part 121 and size standards in this solicitation. </w:t>
      </w:r>
    </w:p>
    <w:p w14:paraId="3CD0AA0A" w14:textId="77777777" w:rsidR="008077F1" w:rsidRDefault="008077F1" w:rsidP="008077F1">
      <w:pPr>
        <w:spacing w:after="0" w:line="240" w:lineRule="auto"/>
        <w:rPr>
          <w:szCs w:val="20"/>
        </w:rPr>
      </w:pPr>
      <w:r>
        <w:rPr>
          <w:szCs w:val="20"/>
        </w:rPr>
        <w:t xml:space="preserve">(2) Affiliates,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 </w:t>
      </w:r>
    </w:p>
    <w:p w14:paraId="2C1823DE" w14:textId="77777777" w:rsidR="008077F1" w:rsidRDefault="008077F1" w:rsidP="008077F1">
      <w:pPr>
        <w:spacing w:after="0" w:line="240" w:lineRule="auto"/>
        <w:rPr>
          <w:szCs w:val="20"/>
        </w:rPr>
      </w:pPr>
      <w:r>
        <w:rPr>
          <w:szCs w:val="20"/>
        </w:rPr>
        <w:t xml:space="preserve">Small disadvantaged business concern, consistent with 13 CFR 124.1002, means a small business concern under the size standard applicable to the acquisition, that - </w:t>
      </w:r>
    </w:p>
    <w:p w14:paraId="3524B425" w14:textId="77777777" w:rsidR="008077F1" w:rsidRDefault="008077F1" w:rsidP="008077F1">
      <w:pPr>
        <w:spacing w:after="0" w:line="240" w:lineRule="auto"/>
        <w:rPr>
          <w:szCs w:val="20"/>
        </w:rPr>
      </w:pPr>
      <w:r>
        <w:rPr>
          <w:szCs w:val="20"/>
        </w:rPr>
        <w:t xml:space="preserve">(1) Is at least 51 percent unconditionally and directly owned (as defined at 13 CFR 124.105) by - </w:t>
      </w:r>
    </w:p>
    <w:p w14:paraId="5C1FC7A1" w14:textId="77777777" w:rsidR="008077F1" w:rsidRDefault="008077F1" w:rsidP="008077F1">
      <w:pPr>
        <w:spacing w:after="0" w:line="240" w:lineRule="auto"/>
        <w:rPr>
          <w:szCs w:val="20"/>
        </w:rPr>
      </w:pPr>
      <w:r>
        <w:rPr>
          <w:szCs w:val="20"/>
        </w:rPr>
        <w:t xml:space="preserve">(i) One or more socially disadvantaged (as defined at 13 CFR 124.103) and economically disadvantaged (as defined at 13 CFR 124.104) individuals who are citizens of the United States; and </w:t>
      </w:r>
    </w:p>
    <w:p w14:paraId="4A3A63AC" w14:textId="77777777" w:rsidR="008077F1" w:rsidRDefault="008077F1" w:rsidP="008077F1">
      <w:pPr>
        <w:spacing w:after="0" w:line="240" w:lineRule="auto"/>
        <w:rPr>
          <w:szCs w:val="20"/>
        </w:rPr>
      </w:pPr>
      <w:r>
        <w:rPr>
          <w:szCs w:val="20"/>
        </w:rPr>
        <w:lastRenderedPageBreak/>
        <w:t xml:space="preserve">(ii) Each individual claiming economic disadvantage has a net worth not exceeding $850,000  after taking into account the applicable exclusions set forth at 13 CFR 124.104(c)(2); and </w:t>
      </w:r>
    </w:p>
    <w:p w14:paraId="3D0EA4D0" w14:textId="77777777" w:rsidR="008077F1" w:rsidRDefault="008077F1" w:rsidP="008077F1">
      <w:pPr>
        <w:spacing w:after="0" w:line="240" w:lineRule="auto"/>
        <w:rPr>
          <w:szCs w:val="20"/>
        </w:rPr>
      </w:pPr>
      <w:r>
        <w:rPr>
          <w:szCs w:val="20"/>
        </w:rPr>
        <w:t xml:space="preserve">(2) The management and daily business operations of which are controlled (as defined at 13.CFR 124.106) by individuals, who meet the criteria in paragraphs (1)(i) and (ii) of this definition. </w:t>
      </w:r>
    </w:p>
    <w:p w14:paraId="75D5858B" w14:textId="77777777" w:rsidR="008077F1" w:rsidRDefault="008077F1" w:rsidP="008077F1">
      <w:pPr>
        <w:spacing w:after="0" w:line="240" w:lineRule="auto"/>
        <w:rPr>
          <w:szCs w:val="20"/>
        </w:rPr>
      </w:pPr>
      <w:r>
        <w:rPr>
          <w:szCs w:val="20"/>
        </w:rPr>
        <w:t xml:space="preserve">Subsidiary means an entity in which more than 50 percent of the entity is owned - </w:t>
      </w:r>
    </w:p>
    <w:p w14:paraId="1B71185D" w14:textId="77777777" w:rsidR="008077F1" w:rsidRDefault="008077F1" w:rsidP="008077F1">
      <w:pPr>
        <w:spacing w:after="0" w:line="240" w:lineRule="auto"/>
        <w:rPr>
          <w:szCs w:val="20"/>
        </w:rPr>
      </w:pPr>
      <w:r>
        <w:rPr>
          <w:szCs w:val="20"/>
        </w:rPr>
        <w:t xml:space="preserve">(1) Directly by a parent corporation; or </w:t>
      </w:r>
    </w:p>
    <w:p w14:paraId="5CC06CCB" w14:textId="77777777" w:rsidR="008077F1" w:rsidRDefault="008077F1" w:rsidP="008077F1">
      <w:pPr>
        <w:spacing w:after="0" w:line="240" w:lineRule="auto"/>
        <w:rPr>
          <w:szCs w:val="20"/>
        </w:rPr>
      </w:pPr>
      <w:r>
        <w:rPr>
          <w:szCs w:val="20"/>
        </w:rPr>
        <w:t xml:space="preserve">(2) Through another subsidiary of a parent corporation. </w:t>
      </w:r>
    </w:p>
    <w:p w14:paraId="5D1A8CBF" w14:textId="77777777" w:rsidR="008077F1" w:rsidRDefault="008077F1" w:rsidP="008077F1">
      <w:pPr>
        <w:spacing w:after="0" w:line="240" w:lineRule="auto"/>
        <w:rPr>
          <w:szCs w:val="20"/>
        </w:rPr>
      </w:pPr>
      <w:r>
        <w:rPr>
          <w:szCs w:val="20"/>
        </w:rPr>
        <w:t xml:space="preserve">Successor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 </w:t>
      </w:r>
    </w:p>
    <w:p w14:paraId="5E9675E5" w14:textId="77777777" w:rsidR="008077F1" w:rsidRDefault="008077F1" w:rsidP="008077F1">
      <w:pPr>
        <w:spacing w:after="0" w:line="240" w:lineRule="auto"/>
        <w:rPr>
          <w:szCs w:val="20"/>
        </w:rPr>
      </w:pPr>
      <w:r>
        <w:rPr>
          <w:szCs w:val="20"/>
        </w:rPr>
        <w:t xml:space="preserve">Veteran-owned small business concern means a small business concern - </w:t>
      </w:r>
    </w:p>
    <w:p w14:paraId="4D35AB5B" w14:textId="77777777" w:rsidR="008077F1" w:rsidRDefault="008077F1" w:rsidP="008077F1">
      <w:pPr>
        <w:spacing w:after="0" w:line="240" w:lineRule="auto"/>
        <w:rPr>
          <w:szCs w:val="20"/>
        </w:rPr>
      </w:pPr>
      <w:r>
        <w:rPr>
          <w:szCs w:val="20"/>
        </w:rPr>
        <w:t xml:space="preserve">(1) Not less than 51 percent of which is owned by one or more veterans (as defined at 38 U.S.C. 101(2)) or, in the case of any publicly owned business, not less than 51 percent of the stock of which is owned by one or more veterans; and </w:t>
      </w:r>
    </w:p>
    <w:p w14:paraId="1EFBA1BF" w14:textId="77777777" w:rsidR="008077F1" w:rsidRDefault="008077F1" w:rsidP="008077F1">
      <w:pPr>
        <w:spacing w:after="0" w:line="240" w:lineRule="auto"/>
        <w:rPr>
          <w:szCs w:val="20"/>
        </w:rPr>
      </w:pPr>
      <w:r>
        <w:rPr>
          <w:szCs w:val="20"/>
        </w:rPr>
        <w:t xml:space="preserve">(2) The management and daily business operations of which are controlled by one or more veterans. </w:t>
      </w:r>
    </w:p>
    <w:p w14:paraId="3678CE24" w14:textId="77777777" w:rsidR="008077F1" w:rsidRDefault="008077F1" w:rsidP="008077F1">
      <w:pPr>
        <w:spacing w:after="0" w:line="240" w:lineRule="auto"/>
        <w:rPr>
          <w:szCs w:val="20"/>
        </w:rPr>
      </w:pPr>
      <w:r>
        <w:rPr>
          <w:szCs w:val="20"/>
        </w:rPr>
        <w:t xml:space="preserve">Women-owned business concern means a concern which is at least 51 percent owned by one or more women; or in the case of any publicly owned business, at least 51 percent of its stock is owned by one or more women; and whose management and daily business operations are controlled by one or more women. </w:t>
      </w:r>
    </w:p>
    <w:p w14:paraId="538905EE" w14:textId="77777777" w:rsidR="008077F1" w:rsidRDefault="008077F1" w:rsidP="008077F1">
      <w:pPr>
        <w:spacing w:after="0" w:line="240" w:lineRule="auto"/>
        <w:rPr>
          <w:szCs w:val="20"/>
        </w:rPr>
      </w:pPr>
      <w:r>
        <w:rPr>
          <w:szCs w:val="20"/>
        </w:rPr>
        <w:t xml:space="preserve">Women-owned small business concern means a small business concern - </w:t>
      </w:r>
    </w:p>
    <w:p w14:paraId="4AB566E8" w14:textId="77777777" w:rsidR="008077F1" w:rsidRDefault="008077F1" w:rsidP="008077F1">
      <w:pPr>
        <w:spacing w:after="0" w:line="240" w:lineRule="auto"/>
        <w:rPr>
          <w:szCs w:val="20"/>
        </w:rPr>
      </w:pPr>
      <w:r>
        <w:rPr>
          <w:szCs w:val="20"/>
        </w:rPr>
        <w:t xml:space="preserve">(1) That is at least 51 percent owned by one or more women; or, in the case of any publicly owned business, at least 51 percent of the stock of which is owned by one or more women; and </w:t>
      </w:r>
    </w:p>
    <w:p w14:paraId="2C39BE41" w14:textId="77777777" w:rsidR="008077F1" w:rsidRDefault="008077F1" w:rsidP="008077F1">
      <w:pPr>
        <w:spacing w:after="0" w:line="240" w:lineRule="auto"/>
        <w:rPr>
          <w:szCs w:val="20"/>
        </w:rPr>
      </w:pPr>
      <w:r>
        <w:rPr>
          <w:szCs w:val="20"/>
        </w:rPr>
        <w:t xml:space="preserve">(2) Whose management and daily business operations are controlled by one or more women. </w:t>
      </w:r>
    </w:p>
    <w:p w14:paraId="3E4493A3" w14:textId="77777777" w:rsidR="008077F1" w:rsidRDefault="008077F1" w:rsidP="008077F1">
      <w:pPr>
        <w:spacing w:after="0" w:line="240" w:lineRule="auto"/>
        <w:rPr>
          <w:szCs w:val="20"/>
        </w:rPr>
      </w:pPr>
      <w:r>
        <w:rPr>
          <w:szCs w:val="20"/>
        </w:rPr>
        <w:t xml:space="preserve">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 </w:t>
      </w:r>
    </w:p>
    <w:p w14:paraId="67E0ADC1" w14:textId="77777777" w:rsidR="008077F1" w:rsidRDefault="008077F1" w:rsidP="008077F1">
      <w:pPr>
        <w:spacing w:after="0" w:line="240" w:lineRule="auto"/>
        <w:rPr>
          <w:szCs w:val="20"/>
        </w:rPr>
      </w:pPr>
      <w:r>
        <w:rPr>
          <w:szCs w:val="20"/>
        </w:rPr>
        <w:t xml:space="preserve">(b)(1) Annual Representations and Certifications. Any changes provided by the Offeror in paragraph (b)(2) of this provision do not automatically change the representations and certifications in SAM. </w:t>
      </w:r>
    </w:p>
    <w:p w14:paraId="3176A147" w14:textId="77777777" w:rsidR="008077F1" w:rsidRDefault="008077F1" w:rsidP="008077F1">
      <w:pPr>
        <w:spacing w:after="0" w:line="240" w:lineRule="auto"/>
        <w:rPr>
          <w:szCs w:val="20"/>
        </w:rPr>
      </w:pPr>
      <w:r>
        <w:rPr>
          <w:szCs w:val="20"/>
        </w:rPr>
        <w:t xml:space="preserve">(2) The offeror has completed the annual representations and certifications electronically in SAM accessed through http://www.sam.gov. After reviewing SAM information, the Offeror verifies by submission of this offer that the representations and certifications currently posted electronically at FAR 52.212-3, Offeror Representations and Certifications - 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w:t>
      </w:r>
    </w:p>
    <w:p w14:paraId="2F15E44E" w14:textId="77777777" w:rsidR="008077F1" w:rsidRDefault="008077F1" w:rsidP="008077F1">
      <w:pPr>
        <w:spacing w:after="0" w:line="240" w:lineRule="auto"/>
        <w:rPr>
          <w:szCs w:val="20"/>
        </w:rPr>
      </w:pPr>
      <w:r>
        <w:rPr>
          <w:szCs w:val="20"/>
        </w:rPr>
        <w:t xml:space="preserve">[Offeror to identify the applicable paragraphs at (c) through (v) of this provision that the offeror has completed for the purposes of this solicitation only, if any. </w:t>
      </w:r>
    </w:p>
    <w:p w14:paraId="75E4510F" w14:textId="77777777" w:rsidR="008077F1" w:rsidRDefault="008077F1" w:rsidP="008077F1">
      <w:pPr>
        <w:spacing w:after="0" w:line="240" w:lineRule="auto"/>
        <w:rPr>
          <w:szCs w:val="20"/>
        </w:rPr>
      </w:pPr>
      <w:r>
        <w:rPr>
          <w:szCs w:val="20"/>
        </w:rPr>
        <w:t xml:space="preserve">These amended representation(s) and/or certification(s) are also incorporated in this offer and are current, accurate, and complete as of the date of this offer. </w:t>
      </w:r>
    </w:p>
    <w:p w14:paraId="5306ACA7" w14:textId="77777777" w:rsidR="008077F1" w:rsidRDefault="008077F1" w:rsidP="008077F1">
      <w:pPr>
        <w:spacing w:after="0" w:line="240" w:lineRule="auto"/>
        <w:rPr>
          <w:szCs w:val="20"/>
        </w:rPr>
      </w:pPr>
      <w:r>
        <w:rPr>
          <w:szCs w:val="20"/>
        </w:rPr>
        <w:t xml:space="preserve">Any changes provided by the offeror are applicable to this solicitation only, and do not result in an update to the representations and certifications posted electronically on SAM.] </w:t>
      </w:r>
    </w:p>
    <w:p w14:paraId="421A546A" w14:textId="77777777" w:rsidR="008077F1" w:rsidRDefault="008077F1" w:rsidP="008077F1">
      <w:pPr>
        <w:spacing w:after="0" w:line="240" w:lineRule="auto"/>
        <w:rPr>
          <w:szCs w:val="20"/>
        </w:rPr>
      </w:pPr>
      <w:r>
        <w:rPr>
          <w:szCs w:val="20"/>
        </w:rPr>
        <w:t xml:space="preserve">(c)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 </w:t>
      </w:r>
    </w:p>
    <w:p w14:paraId="072546DF" w14:textId="77777777" w:rsidR="008077F1" w:rsidRDefault="008077F1" w:rsidP="008077F1">
      <w:pPr>
        <w:spacing w:after="0" w:line="240" w:lineRule="auto"/>
        <w:rPr>
          <w:szCs w:val="20"/>
        </w:rPr>
      </w:pPr>
      <w:r>
        <w:rPr>
          <w:szCs w:val="20"/>
        </w:rPr>
        <w:t xml:space="preserve">(1) Small business concern. The offeror represents as part of its offer that - </w:t>
      </w:r>
    </w:p>
    <w:p w14:paraId="3C1C7CC1" w14:textId="77777777" w:rsidR="008077F1" w:rsidRDefault="008077F1" w:rsidP="008077F1">
      <w:pPr>
        <w:spacing w:after="0" w:line="240" w:lineRule="auto"/>
        <w:rPr>
          <w:szCs w:val="20"/>
        </w:rPr>
      </w:pPr>
      <w:r>
        <w:rPr>
          <w:szCs w:val="20"/>
        </w:rPr>
        <w:t xml:space="preserve">(i) It </w:t>
      </w:r>
      <w:r>
        <w:rPr>
          <w:color w:val="000000"/>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color w:val="000000"/>
          <w:szCs w:val="20"/>
        </w:rPr>
        <w:t xml:space="preserve">] </w:t>
      </w:r>
      <w:r>
        <w:rPr>
          <w:szCs w:val="20"/>
        </w:rPr>
        <w:t xml:space="preserve"> is, </w:t>
      </w:r>
      <w:r>
        <w:rPr>
          <w:color w:val="000000"/>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color w:val="000000"/>
          <w:szCs w:val="20"/>
        </w:rPr>
        <w:t xml:space="preserve">] </w:t>
      </w:r>
      <w:r>
        <w:rPr>
          <w:szCs w:val="20"/>
        </w:rPr>
        <w:t xml:space="preserve"> is not a small business concern; or </w:t>
      </w:r>
    </w:p>
    <w:p w14:paraId="2BEAC43E" w14:textId="77777777" w:rsidR="008077F1" w:rsidRDefault="008077F1" w:rsidP="008077F1">
      <w:pPr>
        <w:spacing w:after="0" w:line="240" w:lineRule="auto"/>
        <w:rPr>
          <w:szCs w:val="20"/>
        </w:rPr>
      </w:pPr>
      <w:r>
        <w:rPr>
          <w:szCs w:val="20"/>
        </w:rPr>
        <w:t xml:space="preserve">(ii) It </w:t>
      </w:r>
      <w:r>
        <w:rPr>
          <w:color w:val="000000"/>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color w:val="000000"/>
          <w:szCs w:val="20"/>
        </w:rPr>
        <w:t xml:space="preserve">] </w:t>
      </w:r>
      <w:r>
        <w:rPr>
          <w:szCs w:val="20"/>
        </w:rPr>
        <w:t xml:space="preserve"> is, </w:t>
      </w:r>
      <w:r>
        <w:rPr>
          <w:color w:val="000000"/>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color w:val="000000"/>
          <w:szCs w:val="20"/>
        </w:rPr>
        <w:t xml:space="preserve">] </w:t>
      </w:r>
      <w:r>
        <w:rPr>
          <w:szCs w:val="20"/>
        </w:rPr>
        <w:t xml:space="preserve"> is not a small business joint venture that complies with the requirements of 13 CFR 121.103(h) and 13 CFR 125.8(a) and (b). [The offeror shall enter the name and unique entity identifier of each party to the joint venture: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w:t>
      </w:r>
    </w:p>
    <w:p w14:paraId="687746FA" w14:textId="77777777" w:rsidR="008077F1" w:rsidRDefault="008077F1" w:rsidP="008077F1">
      <w:pPr>
        <w:spacing w:after="0" w:line="240" w:lineRule="auto"/>
        <w:rPr>
          <w:szCs w:val="20"/>
        </w:rPr>
      </w:pPr>
      <w:r>
        <w:rPr>
          <w:szCs w:val="20"/>
        </w:rPr>
        <w:t>(2) Veteran-owned small business concern. [Complete only if the offeror represented itself as a small business concern in paragraph (c)(1) of this provision.] The offeror represents as part of its offer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not a veteran-owned small business concern. </w:t>
      </w:r>
    </w:p>
    <w:p w14:paraId="42EAD776" w14:textId="77777777" w:rsidR="008077F1" w:rsidRDefault="008077F1" w:rsidP="008077F1">
      <w:pPr>
        <w:spacing w:after="0" w:line="240" w:lineRule="auto"/>
        <w:rPr>
          <w:szCs w:val="20"/>
        </w:rPr>
      </w:pPr>
      <w:r>
        <w:rPr>
          <w:szCs w:val="20"/>
        </w:rPr>
        <w:lastRenderedPageBreak/>
        <w:t xml:space="preserve">(3) Service-disabled veteran-owned small business concern. [Complete only if the offeror represented itself as a veteran-owned small business concern in paragraph (c)(2) of this provision.] The offeror represents as part of its offer that - </w:t>
      </w:r>
    </w:p>
    <w:p w14:paraId="4658A042" w14:textId="77777777" w:rsidR="008077F1" w:rsidRDefault="008077F1" w:rsidP="008077F1">
      <w:pPr>
        <w:spacing w:after="0" w:line="240" w:lineRule="auto"/>
        <w:rPr>
          <w:szCs w:val="20"/>
        </w:rPr>
      </w:pPr>
      <w:r>
        <w:rPr>
          <w:szCs w:val="20"/>
        </w:rPr>
        <w:t>(i)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not a service-disabled veteran-owned small business concern; or </w:t>
      </w:r>
    </w:p>
    <w:p w14:paraId="5108EE60" w14:textId="77777777" w:rsidR="008077F1" w:rsidRDefault="008077F1" w:rsidP="008077F1">
      <w:pPr>
        <w:spacing w:after="0" w:line="240" w:lineRule="auto"/>
        <w:rPr>
          <w:szCs w:val="20"/>
        </w:rPr>
      </w:pPr>
      <w:r>
        <w:rPr>
          <w:szCs w:val="20"/>
        </w:rPr>
        <w:t>(ii)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not a joint venture that complies with the requirements of 13 CFR 125.18(b)(1) and (2). [The offeror shall enter the name and unique entity identifier of each party to the joint venture: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Each service-disabled veteran-owned small business concern participating in the joint venture shall provide representation of its service-disabled veteran-owned small business concern status. </w:t>
      </w:r>
    </w:p>
    <w:p w14:paraId="5EADB004" w14:textId="77777777" w:rsidR="008077F1" w:rsidRDefault="008077F1" w:rsidP="008077F1">
      <w:pPr>
        <w:spacing w:after="0" w:line="240" w:lineRule="auto"/>
        <w:rPr>
          <w:szCs w:val="20"/>
        </w:rPr>
      </w:pPr>
      <w:r>
        <w:rPr>
          <w:szCs w:val="20"/>
        </w:rPr>
        <w:t>(4) Small disadvantaged business concern. [Complete only if the offeror represented itself as a small business concern in paragraph (c)(1) of this provision.] The offeror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not a small disadvantaged business concern as defined in 13 CFR 124.1002. </w:t>
      </w:r>
    </w:p>
    <w:p w14:paraId="48466CCF" w14:textId="77777777" w:rsidR="008077F1" w:rsidRDefault="008077F1" w:rsidP="008077F1">
      <w:pPr>
        <w:spacing w:after="0" w:line="240" w:lineRule="auto"/>
        <w:rPr>
          <w:szCs w:val="20"/>
        </w:rPr>
      </w:pPr>
      <w:r>
        <w:rPr>
          <w:szCs w:val="20"/>
        </w:rPr>
        <w:t>(5) Women-owned small business concern. [Complete only if the offeror represented itself as a small business concern in paragraph (c)(1) of this provision.] The offeror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not a women-owned small business concern. </w:t>
      </w:r>
    </w:p>
    <w:p w14:paraId="50C9157E" w14:textId="77777777" w:rsidR="008077F1" w:rsidRDefault="008077F1" w:rsidP="008077F1">
      <w:pPr>
        <w:spacing w:after="0" w:line="240" w:lineRule="auto"/>
        <w:rPr>
          <w:szCs w:val="20"/>
        </w:rPr>
      </w:pPr>
      <w:r>
        <w:rPr>
          <w:szCs w:val="20"/>
        </w:rPr>
        <w:t>(6) WOSB joint venture eligible under the WOSB Program. The offeror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not a joint venture that complies with the requirements of 13 CFR 127.506(a) through (c). [The offeror shall enter the name and unique entity identifier of each party to the joint venture: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w:t>
      </w:r>
    </w:p>
    <w:p w14:paraId="4D4A69E0" w14:textId="77777777" w:rsidR="008077F1" w:rsidRDefault="008077F1" w:rsidP="008077F1">
      <w:pPr>
        <w:spacing w:after="0" w:line="240" w:lineRule="auto"/>
        <w:rPr>
          <w:szCs w:val="20"/>
        </w:rPr>
      </w:pPr>
      <w:r>
        <w:rPr>
          <w:szCs w:val="20"/>
        </w:rPr>
        <w:t>(7) Economically disadvantaged women-owned small business (EDWOSB) joint venture. The offeror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not a joint venture that complies with the requirements of 13 CFR 127.506(a) through (c). [The offeror shall enter the name and unique entity identifier of each party to the joint venture: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w:t>
      </w:r>
    </w:p>
    <w:p w14:paraId="3ACC8DD1" w14:textId="77777777" w:rsidR="008077F1" w:rsidRDefault="008077F1" w:rsidP="008077F1">
      <w:pPr>
        <w:spacing w:after="0" w:line="240" w:lineRule="auto"/>
        <w:rPr>
          <w:szCs w:val="20"/>
        </w:rPr>
      </w:pPr>
      <w:r>
        <w:rPr>
          <w:szCs w:val="20"/>
        </w:rPr>
        <w:t>Note to paragraphs (c)(8) and (9):</w:t>
      </w:r>
    </w:p>
    <w:p w14:paraId="546963CA" w14:textId="77777777" w:rsidR="008077F1" w:rsidRDefault="008077F1" w:rsidP="008077F1">
      <w:pPr>
        <w:spacing w:after="0" w:line="240" w:lineRule="auto"/>
        <w:rPr>
          <w:szCs w:val="20"/>
        </w:rPr>
      </w:pPr>
      <w:r>
        <w:rPr>
          <w:szCs w:val="20"/>
        </w:rPr>
        <w:t>Complete paragraphs (c)(8) and (9) only if this solicitation is expected to exceed the simplified acquisition threshold.</w:t>
      </w:r>
    </w:p>
    <w:p w14:paraId="6A26268E" w14:textId="77777777" w:rsidR="008077F1" w:rsidRDefault="008077F1" w:rsidP="008077F1">
      <w:pPr>
        <w:spacing w:after="0" w:line="240" w:lineRule="auto"/>
        <w:rPr>
          <w:szCs w:val="20"/>
        </w:rPr>
      </w:pPr>
      <w:r>
        <w:rPr>
          <w:szCs w:val="20"/>
        </w:rPr>
        <w:t>(8) Women-owned business concern (other than small business concern). [Complete only if the offeror is a women-owned business concern and did not represent itself as a small business concern in paragraph (c)(1) of this provision.] The offeror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a women-owned business concern. </w:t>
      </w:r>
    </w:p>
    <w:p w14:paraId="54A1FE2F" w14:textId="77777777" w:rsidR="008077F1" w:rsidRDefault="008077F1" w:rsidP="008077F1">
      <w:pPr>
        <w:spacing w:after="0" w:line="240" w:lineRule="auto"/>
        <w:rPr>
          <w:szCs w:val="20"/>
        </w:rPr>
      </w:pPr>
      <w:r>
        <w:rPr>
          <w:szCs w:val="20"/>
        </w:rPr>
        <w:t xml:space="preserve">(9) Tie bid priority for labor surplus area concerns. If this is an invitation for bid, small business offerors may identify the labor surplus areas in which costs to be incurred on account of manufacturing or production (by offeror or first-tier subcontractors) amount to more than 50 percent of the contract price: </w:t>
      </w:r>
    </w:p>
    <w:p w14:paraId="65A140CA" w14:textId="77777777" w:rsidR="008077F1" w:rsidRDefault="008077F1" w:rsidP="008077F1">
      <w:pPr>
        <w:spacing w:after="0" w:line="240" w:lineRule="auto"/>
        <w:rPr>
          <w:szCs w:val="20"/>
        </w:rPr>
      </w:pPr>
      <w:r>
        <w:rPr>
          <w:szCs w:val="20"/>
        </w:rPr>
        <w:t xml:space="preserve">(10) HUBZone small business concern. [Complete only if the offeror represented itself as a small business concern in paragraph (c)(1) of this provision.] The offeror represents, as part of its offer, that - </w:t>
      </w:r>
    </w:p>
    <w:p w14:paraId="763F7EEA" w14:textId="77777777" w:rsidR="008077F1" w:rsidRDefault="008077F1" w:rsidP="008077F1">
      <w:pPr>
        <w:spacing w:after="0" w:line="240" w:lineRule="auto"/>
        <w:rPr>
          <w:szCs w:val="20"/>
        </w:rPr>
      </w:pPr>
      <w:r>
        <w:rPr>
          <w:szCs w:val="20"/>
        </w:rPr>
        <w:t>(i)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 </w:t>
      </w:r>
    </w:p>
    <w:p w14:paraId="7CF4C8AC" w14:textId="77777777" w:rsidR="008077F1" w:rsidRDefault="008077F1" w:rsidP="008077F1">
      <w:pPr>
        <w:spacing w:after="0" w:line="240" w:lineRule="auto"/>
        <w:rPr>
          <w:szCs w:val="20"/>
        </w:rPr>
      </w:pPr>
      <w:r>
        <w:rPr>
          <w:szCs w:val="20"/>
        </w:rPr>
        <w:t>(ii)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not a HUBZone joint venture that complies with the requirements of 13 CFR 126.616(a) through (c). [The offeror shall enter the name and unique entity identifier of each party to the joint venture: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Each HUBZone small business concern participating in the HUBZone joint venture shall provide representation of its HUBZone status. </w:t>
      </w:r>
    </w:p>
    <w:p w14:paraId="55C35D74" w14:textId="77777777" w:rsidR="008077F1" w:rsidRPr="00885C61" w:rsidRDefault="008077F1" w:rsidP="008077F1">
      <w:pPr>
        <w:spacing w:after="0" w:line="240" w:lineRule="auto"/>
        <w:rPr>
          <w:szCs w:val="20"/>
        </w:rPr>
      </w:pPr>
      <w:r w:rsidRPr="00885C61">
        <w:rPr>
          <w:szCs w:val="20"/>
        </w:rPr>
        <w:t xml:space="preserve">(11) (Complete if the offeror has represented itself as disadvantaged in paragraph (c)(4) of this provision.) </w:t>
      </w:r>
    </w:p>
    <w:p w14:paraId="42E5056E" w14:textId="77777777" w:rsidR="008077F1" w:rsidRPr="00885C6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w:t>
      </w:r>
      <w:r w:rsidRPr="00885C61">
        <w:rPr>
          <w:szCs w:val="20"/>
        </w:rPr>
        <w:t xml:space="preserve"> Black American. </w:t>
      </w:r>
    </w:p>
    <w:p w14:paraId="670E2214" w14:textId="77777777" w:rsidR="008077F1" w:rsidRPr="00885C6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w:t>
      </w:r>
      <w:r w:rsidRPr="00885C61">
        <w:rPr>
          <w:szCs w:val="20"/>
        </w:rPr>
        <w:t xml:space="preserve"> Hispanic American. </w:t>
      </w:r>
    </w:p>
    <w:p w14:paraId="243E404B" w14:textId="77777777" w:rsidR="008077F1" w:rsidRPr="00885C6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w:t>
      </w:r>
      <w:r w:rsidRPr="00885C61">
        <w:rPr>
          <w:szCs w:val="20"/>
        </w:rPr>
        <w:t xml:space="preserve"> Native American (American Indians, Eskimos, Aleuts, or Native Hawaiians). </w:t>
      </w:r>
    </w:p>
    <w:p w14:paraId="03354DB9" w14:textId="77777777" w:rsidR="008077F1" w:rsidRPr="00885C6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w:t>
      </w:r>
      <w:r w:rsidRPr="00885C61">
        <w:rPr>
          <w:szCs w:val="20"/>
        </w:rPr>
        <w:t xml:space="preserve">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 </w:t>
      </w:r>
    </w:p>
    <w:p w14:paraId="2EF368D5" w14:textId="77777777" w:rsidR="008077F1" w:rsidRPr="00885C6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w:t>
      </w:r>
      <w:r w:rsidRPr="00885C61">
        <w:rPr>
          <w:szCs w:val="20"/>
        </w:rPr>
        <w:t xml:space="preserve"> Subcontinent Asian (Asian-Indian) American (persons with origins from India, Pakistan, Bangladesh, Sri Lanka, Bhutan, the Maldives Islands, or Nepal). </w:t>
      </w:r>
    </w:p>
    <w:p w14:paraId="4B0976D1"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w:t>
      </w:r>
      <w:r w:rsidRPr="00885C61">
        <w:rPr>
          <w:szCs w:val="20"/>
        </w:rPr>
        <w:t xml:space="preserve"> Individual/concern, other than one of the preceding.</w:t>
      </w:r>
    </w:p>
    <w:p w14:paraId="45200CB0" w14:textId="77777777" w:rsidR="008077F1" w:rsidRDefault="008077F1" w:rsidP="008077F1">
      <w:pPr>
        <w:spacing w:after="0" w:line="240" w:lineRule="auto"/>
        <w:rPr>
          <w:szCs w:val="20"/>
        </w:rPr>
      </w:pPr>
      <w:r>
        <w:rPr>
          <w:szCs w:val="20"/>
        </w:rPr>
        <w:t xml:space="preserve">(d) Representations required to implement provisions of Executive Order 11246 - </w:t>
      </w:r>
    </w:p>
    <w:p w14:paraId="799390D4" w14:textId="77777777" w:rsidR="008077F1" w:rsidRDefault="008077F1" w:rsidP="008077F1">
      <w:pPr>
        <w:spacing w:after="0" w:line="240" w:lineRule="auto"/>
        <w:rPr>
          <w:szCs w:val="20"/>
        </w:rPr>
      </w:pPr>
      <w:r>
        <w:rPr>
          <w:szCs w:val="20"/>
        </w:rPr>
        <w:t xml:space="preserve">(1) Previous contracts and compliance. The offeror represents that - </w:t>
      </w:r>
    </w:p>
    <w:p w14:paraId="2D280D80" w14:textId="77777777" w:rsidR="008077F1" w:rsidRDefault="008077F1" w:rsidP="008077F1">
      <w:pPr>
        <w:spacing w:after="0" w:line="240" w:lineRule="auto"/>
        <w:rPr>
          <w:szCs w:val="20"/>
        </w:rPr>
      </w:pPr>
      <w:r>
        <w:rPr>
          <w:szCs w:val="20"/>
        </w:rPr>
        <w:t>(i)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has,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has not participated in a previous contract or subcontract subject to the Equal Opportunity clause of this solicitation; and </w:t>
      </w:r>
    </w:p>
    <w:p w14:paraId="749AC455" w14:textId="77777777" w:rsidR="008077F1" w:rsidRDefault="008077F1" w:rsidP="008077F1">
      <w:pPr>
        <w:spacing w:after="0" w:line="240" w:lineRule="auto"/>
        <w:rPr>
          <w:szCs w:val="20"/>
        </w:rPr>
      </w:pPr>
      <w:r>
        <w:rPr>
          <w:szCs w:val="20"/>
        </w:rPr>
        <w:t>(ii)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has,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has not filed all required compliance reports. </w:t>
      </w:r>
    </w:p>
    <w:p w14:paraId="706AF31A" w14:textId="77777777" w:rsidR="008077F1" w:rsidRDefault="008077F1" w:rsidP="008077F1">
      <w:pPr>
        <w:spacing w:after="0" w:line="240" w:lineRule="auto"/>
        <w:rPr>
          <w:szCs w:val="20"/>
        </w:rPr>
      </w:pPr>
      <w:r>
        <w:rPr>
          <w:szCs w:val="20"/>
        </w:rPr>
        <w:t xml:space="preserve">(2) Affirmative Action Compliance. The offeror represents that - </w:t>
      </w:r>
    </w:p>
    <w:p w14:paraId="51FD20F5" w14:textId="77777777" w:rsidR="008077F1" w:rsidRDefault="008077F1" w:rsidP="008077F1">
      <w:pPr>
        <w:spacing w:after="0" w:line="240" w:lineRule="auto"/>
        <w:rPr>
          <w:szCs w:val="20"/>
        </w:rPr>
      </w:pPr>
      <w:r>
        <w:rPr>
          <w:szCs w:val="20"/>
        </w:rPr>
        <w:lastRenderedPageBreak/>
        <w:t>(i)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has developed and has on file,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has not developed and does not have on file, at each establishment, affirmative action programs required by rules and regulations of the Secretary of Labor (41 CFR parts 60-1 and 60-2), or </w:t>
      </w:r>
    </w:p>
    <w:p w14:paraId="76E64239" w14:textId="77777777" w:rsidR="008077F1" w:rsidRDefault="008077F1" w:rsidP="008077F1">
      <w:pPr>
        <w:spacing w:after="0" w:line="240" w:lineRule="auto"/>
        <w:rPr>
          <w:szCs w:val="20"/>
        </w:rPr>
      </w:pPr>
      <w:r>
        <w:rPr>
          <w:szCs w:val="20"/>
        </w:rPr>
        <w:t>(ii)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has not previously had contracts subject to the written affirmative action programs requirement of the rules and regulations of the Secretary of Labor. </w:t>
      </w:r>
    </w:p>
    <w:p w14:paraId="7A878222" w14:textId="77777777" w:rsidR="008077F1" w:rsidRDefault="008077F1" w:rsidP="008077F1">
      <w:pPr>
        <w:spacing w:after="0" w:line="240" w:lineRule="auto"/>
        <w:rPr>
          <w:szCs w:val="20"/>
        </w:rPr>
      </w:pPr>
      <w:r>
        <w:rPr>
          <w:szCs w:val="20"/>
        </w:rPr>
        <w:t xml:space="preserve">(e) Certification Regarding Payments to Influence Federal Transactions (31 U.S.C. 1352).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 </w:t>
      </w:r>
    </w:p>
    <w:p w14:paraId="3B985540" w14:textId="77777777" w:rsidR="008077F1" w:rsidRDefault="008077F1" w:rsidP="008077F1">
      <w:pPr>
        <w:spacing w:after="0" w:line="240" w:lineRule="auto"/>
        <w:rPr>
          <w:szCs w:val="20"/>
        </w:rPr>
      </w:pPr>
      <w:r>
        <w:rPr>
          <w:szCs w:val="20"/>
        </w:rPr>
        <w:t xml:space="preserve">(f) Buy American Certificate. (Applies only if the clause at Federal Acquisition Regulation (FAR) 52.225-1, Buy American - Supplies, is included in this solicitation.) </w:t>
      </w:r>
    </w:p>
    <w:p w14:paraId="5E0B5EAD" w14:textId="77777777" w:rsidR="008077F1" w:rsidRDefault="008077F1" w:rsidP="008077F1">
      <w:pPr>
        <w:spacing w:after="0" w:line="240" w:lineRule="auto"/>
        <w:rPr>
          <w:szCs w:val="20"/>
        </w:rPr>
      </w:pPr>
      <w:r>
        <w:rPr>
          <w:szCs w:val="20"/>
        </w:rPr>
        <w:t xml:space="preserve">(1)(i) The Offeror certifies that each end product, except those listed in paragraph (f)(2) of this provision, is a domestic end product and that each domestic end product listed in paragraph (f)(3) of this provision contains a critical component. </w:t>
      </w:r>
    </w:p>
    <w:p w14:paraId="753BF84C" w14:textId="77777777" w:rsidR="008077F1" w:rsidRDefault="008077F1" w:rsidP="008077F1">
      <w:pPr>
        <w:spacing w:after="0" w:line="240" w:lineRule="auto"/>
        <w:rPr>
          <w:szCs w:val="20"/>
        </w:rPr>
      </w:pPr>
      <w:r>
        <w:rPr>
          <w:szCs w:val="20"/>
        </w:rPr>
        <w:t xml:space="preserve">(ii)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 </w:t>
      </w:r>
    </w:p>
    <w:p w14:paraId="18B17991" w14:textId="77777777" w:rsidR="008077F1" w:rsidRDefault="008077F1" w:rsidP="008077F1">
      <w:pPr>
        <w:spacing w:after="0" w:line="240" w:lineRule="auto"/>
        <w:rPr>
          <w:szCs w:val="20"/>
        </w:rPr>
      </w:pPr>
      <w:r>
        <w:rPr>
          <w:szCs w:val="20"/>
        </w:rPr>
        <w:t xml:space="preserve">(iii) The Offeror shall separately list the line item numbers of domestic end products that contain a critical component (see FAR 25.105). </w:t>
      </w:r>
    </w:p>
    <w:p w14:paraId="6B917030" w14:textId="77777777" w:rsidR="008077F1" w:rsidRDefault="008077F1" w:rsidP="008077F1">
      <w:pPr>
        <w:spacing w:after="0" w:line="240" w:lineRule="auto"/>
        <w:rPr>
          <w:szCs w:val="20"/>
        </w:rPr>
      </w:pPr>
      <w:r>
        <w:rPr>
          <w:szCs w:val="20"/>
        </w:rPr>
        <w:t xml:space="preserve">(iv) The terms “commercially available off-the-shelf (COTS) item,” “critical component,” “domestic end product,” “end product,” “foreign end product,” and “United States” are defined in the clause of this solicitation entitled “Buy American-Supplies.” </w:t>
      </w:r>
    </w:p>
    <w:p w14:paraId="4589CA56" w14:textId="77777777" w:rsidR="008077F1" w:rsidRDefault="008077F1" w:rsidP="008077F1">
      <w:pPr>
        <w:spacing w:after="0" w:line="240" w:lineRule="auto"/>
        <w:rPr>
          <w:szCs w:val="20"/>
        </w:rPr>
      </w:pPr>
      <w:r>
        <w:rPr>
          <w:szCs w:val="20"/>
        </w:rPr>
        <w:t xml:space="preserve">(2) Foreign End Products: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49"/>
        <w:gridCol w:w="1665"/>
        <w:gridCol w:w="1764"/>
      </w:tblGrid>
      <w:tr w:rsidR="008077F1" w14:paraId="38C8DDD5" w14:textId="77777777" w:rsidTr="00885C61">
        <w:trPr>
          <w:tblCellSpacing w:w="0" w:type="dxa"/>
        </w:trPr>
        <w:tc>
          <w:tcPr>
            <w:tcW w:w="0" w:type="auto"/>
            <w:tcBorders>
              <w:top w:val="outset" w:sz="6" w:space="0" w:color="auto"/>
              <w:left w:val="nil"/>
              <w:bottom w:val="outset" w:sz="6" w:space="0" w:color="auto"/>
              <w:right w:val="outset" w:sz="6" w:space="0" w:color="auto"/>
            </w:tcBorders>
            <w:shd w:val="clear" w:color="auto" w:fill="CCCCCC"/>
            <w:vAlign w:val="center"/>
            <w:hideMark/>
          </w:tcPr>
          <w:p w14:paraId="52242A78" w14:textId="77777777" w:rsidR="008077F1" w:rsidRDefault="008077F1" w:rsidP="008077F1">
            <w:pPr>
              <w:autoSpaceDN w:val="0"/>
              <w:spacing w:after="0" w:line="240" w:lineRule="auto"/>
              <w:jc w:val="center"/>
              <w:rPr>
                <w:b/>
                <w:bCs/>
                <w:szCs w:val="20"/>
              </w:rPr>
            </w:pPr>
            <w:r>
              <w:rPr>
                <w:b/>
                <w:bCs/>
                <w:szCs w:val="20"/>
              </w:rPr>
              <w:t>Line Item No.</w:t>
            </w:r>
          </w:p>
        </w:tc>
        <w:tc>
          <w:tcPr>
            <w:tcW w:w="0" w:type="auto"/>
            <w:tcBorders>
              <w:top w:val="outset" w:sz="6" w:space="0" w:color="auto"/>
              <w:left w:val="outset" w:sz="6" w:space="0" w:color="auto"/>
              <w:bottom w:val="outset" w:sz="6" w:space="0" w:color="auto"/>
              <w:right w:val="nil"/>
            </w:tcBorders>
            <w:shd w:val="clear" w:color="auto" w:fill="CCCCCC"/>
            <w:vAlign w:val="center"/>
            <w:hideMark/>
          </w:tcPr>
          <w:p w14:paraId="507E26A4" w14:textId="77777777" w:rsidR="008077F1" w:rsidRDefault="008077F1" w:rsidP="008077F1">
            <w:pPr>
              <w:autoSpaceDN w:val="0"/>
              <w:spacing w:after="0" w:line="240" w:lineRule="auto"/>
              <w:jc w:val="center"/>
              <w:rPr>
                <w:b/>
                <w:bCs/>
                <w:szCs w:val="20"/>
              </w:rPr>
            </w:pPr>
            <w:r>
              <w:rPr>
                <w:b/>
                <w:bCs/>
                <w:szCs w:val="20"/>
              </w:rPr>
              <w:t>Country of origin</w:t>
            </w:r>
          </w:p>
        </w:tc>
        <w:tc>
          <w:tcPr>
            <w:tcW w:w="1764" w:type="dxa"/>
            <w:tcBorders>
              <w:top w:val="outset" w:sz="6" w:space="0" w:color="auto"/>
              <w:left w:val="outset" w:sz="6" w:space="0" w:color="auto"/>
              <w:bottom w:val="outset" w:sz="6" w:space="0" w:color="auto"/>
              <w:right w:val="nil"/>
            </w:tcBorders>
            <w:shd w:val="clear" w:color="auto" w:fill="CCCCCC"/>
            <w:vAlign w:val="center"/>
            <w:hideMark/>
          </w:tcPr>
          <w:p w14:paraId="129D54BF" w14:textId="77777777" w:rsidR="008077F1" w:rsidRDefault="008077F1" w:rsidP="008077F1">
            <w:pPr>
              <w:autoSpaceDN w:val="0"/>
              <w:spacing w:after="0" w:line="240" w:lineRule="auto"/>
              <w:jc w:val="center"/>
              <w:rPr>
                <w:b/>
                <w:bCs/>
                <w:szCs w:val="20"/>
              </w:rPr>
            </w:pPr>
            <w:r>
              <w:rPr>
                <w:b/>
                <w:bCs/>
                <w:szCs w:val="20"/>
              </w:rPr>
              <w:t>Exceeds 55% domestic content (yes/no)</w:t>
            </w:r>
          </w:p>
        </w:tc>
      </w:tr>
      <w:tr w:rsidR="008077F1" w14:paraId="354CE171"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0CF301EF"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0" w:type="auto"/>
            <w:tcBorders>
              <w:top w:val="outset" w:sz="6" w:space="0" w:color="auto"/>
              <w:left w:val="outset" w:sz="6" w:space="0" w:color="auto"/>
              <w:bottom w:val="outset" w:sz="6" w:space="0" w:color="auto"/>
              <w:right w:val="nil"/>
            </w:tcBorders>
            <w:vAlign w:val="center"/>
            <w:hideMark/>
          </w:tcPr>
          <w:p w14:paraId="619DE139"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1764" w:type="dxa"/>
            <w:tcBorders>
              <w:top w:val="outset" w:sz="6" w:space="0" w:color="auto"/>
              <w:left w:val="outset" w:sz="6" w:space="0" w:color="auto"/>
              <w:bottom w:val="outset" w:sz="6" w:space="0" w:color="auto"/>
              <w:right w:val="nil"/>
            </w:tcBorders>
            <w:vAlign w:val="center"/>
            <w:hideMark/>
          </w:tcPr>
          <w:p w14:paraId="00D638C7"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086FE6E5"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617179E7"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0" w:type="auto"/>
            <w:tcBorders>
              <w:top w:val="outset" w:sz="6" w:space="0" w:color="auto"/>
              <w:left w:val="outset" w:sz="6" w:space="0" w:color="auto"/>
              <w:bottom w:val="outset" w:sz="6" w:space="0" w:color="auto"/>
              <w:right w:val="nil"/>
            </w:tcBorders>
            <w:vAlign w:val="center"/>
            <w:hideMark/>
          </w:tcPr>
          <w:p w14:paraId="595E6DB1"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1764" w:type="dxa"/>
            <w:tcBorders>
              <w:top w:val="outset" w:sz="6" w:space="0" w:color="auto"/>
              <w:left w:val="outset" w:sz="6" w:space="0" w:color="auto"/>
              <w:bottom w:val="outset" w:sz="6" w:space="0" w:color="auto"/>
              <w:right w:val="nil"/>
            </w:tcBorders>
            <w:vAlign w:val="center"/>
            <w:hideMark/>
          </w:tcPr>
          <w:p w14:paraId="16A30E7F"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158387AC"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47F9A0FA"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0" w:type="auto"/>
            <w:tcBorders>
              <w:top w:val="outset" w:sz="6" w:space="0" w:color="auto"/>
              <w:left w:val="outset" w:sz="6" w:space="0" w:color="auto"/>
              <w:bottom w:val="outset" w:sz="6" w:space="0" w:color="auto"/>
              <w:right w:val="nil"/>
            </w:tcBorders>
            <w:vAlign w:val="center"/>
            <w:hideMark/>
          </w:tcPr>
          <w:p w14:paraId="4EA18317"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1764" w:type="dxa"/>
            <w:tcBorders>
              <w:top w:val="outset" w:sz="6" w:space="0" w:color="auto"/>
              <w:left w:val="outset" w:sz="6" w:space="0" w:color="auto"/>
              <w:bottom w:val="outset" w:sz="6" w:space="0" w:color="auto"/>
              <w:right w:val="nil"/>
            </w:tcBorders>
            <w:vAlign w:val="center"/>
            <w:hideMark/>
          </w:tcPr>
          <w:p w14:paraId="252EF541"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bl>
    <w:p w14:paraId="71F888C7" w14:textId="77777777" w:rsidR="008077F1" w:rsidRDefault="008077F1" w:rsidP="008077F1">
      <w:pPr>
        <w:spacing w:after="0" w:line="240" w:lineRule="auto"/>
        <w:rPr>
          <w:szCs w:val="20"/>
        </w:rPr>
      </w:pPr>
    </w:p>
    <w:p w14:paraId="66A43C71" w14:textId="77777777" w:rsidR="008077F1" w:rsidRDefault="008077F1" w:rsidP="008077F1">
      <w:pPr>
        <w:spacing w:after="0" w:line="240" w:lineRule="auto"/>
        <w:rPr>
          <w:szCs w:val="20"/>
        </w:rPr>
      </w:pPr>
      <w:r>
        <w:rPr>
          <w:szCs w:val="20"/>
        </w:rPr>
        <w:t xml:space="preserve">[List as necessary] </w:t>
      </w:r>
    </w:p>
    <w:p w14:paraId="45AFA885" w14:textId="77777777" w:rsidR="008077F1" w:rsidRDefault="008077F1" w:rsidP="008077F1">
      <w:pPr>
        <w:spacing w:after="0" w:line="240" w:lineRule="auto"/>
        <w:rPr>
          <w:szCs w:val="20"/>
        </w:rPr>
      </w:pPr>
      <w:r>
        <w:rPr>
          <w:szCs w:val="20"/>
        </w:rPr>
        <w:t xml:space="preserve">(3) Domestic end products containing a critical component: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34"/>
      </w:tblGrid>
      <w:tr w:rsidR="008077F1" w14:paraId="13C9273F" w14:textId="77777777" w:rsidTr="00885C61">
        <w:trPr>
          <w:tblCellSpacing w:w="0" w:type="dxa"/>
        </w:trPr>
        <w:tc>
          <w:tcPr>
            <w:tcW w:w="0" w:type="auto"/>
            <w:tcBorders>
              <w:top w:val="outset" w:sz="6" w:space="0" w:color="auto"/>
              <w:left w:val="nil"/>
              <w:bottom w:val="outset" w:sz="6" w:space="0" w:color="auto"/>
              <w:right w:val="nil"/>
            </w:tcBorders>
            <w:shd w:val="clear" w:color="auto" w:fill="CCCCCC"/>
            <w:vAlign w:val="center"/>
            <w:hideMark/>
          </w:tcPr>
          <w:p w14:paraId="7EE0DE9D" w14:textId="77777777" w:rsidR="008077F1" w:rsidRDefault="008077F1" w:rsidP="008077F1">
            <w:pPr>
              <w:autoSpaceDN w:val="0"/>
              <w:spacing w:after="0" w:line="240" w:lineRule="auto"/>
              <w:jc w:val="center"/>
              <w:rPr>
                <w:b/>
                <w:bCs/>
                <w:szCs w:val="20"/>
              </w:rPr>
            </w:pPr>
            <w:r>
              <w:rPr>
                <w:b/>
                <w:bCs/>
                <w:szCs w:val="20"/>
              </w:rPr>
              <w:t>Line Item No.</w:t>
            </w:r>
          </w:p>
        </w:tc>
      </w:tr>
      <w:tr w:rsidR="008077F1" w14:paraId="60B3E362" w14:textId="77777777" w:rsidTr="00885C61">
        <w:trPr>
          <w:tblCellSpacing w:w="0" w:type="dxa"/>
        </w:trPr>
        <w:tc>
          <w:tcPr>
            <w:tcW w:w="0" w:type="auto"/>
            <w:tcBorders>
              <w:top w:val="outset" w:sz="6" w:space="0" w:color="auto"/>
              <w:left w:val="nil"/>
              <w:bottom w:val="outset" w:sz="6" w:space="0" w:color="auto"/>
              <w:right w:val="nil"/>
            </w:tcBorders>
            <w:vAlign w:val="center"/>
            <w:hideMark/>
          </w:tcPr>
          <w:p w14:paraId="26F35941"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27EECB2F" w14:textId="77777777" w:rsidTr="00885C61">
        <w:trPr>
          <w:tblCellSpacing w:w="0" w:type="dxa"/>
        </w:trPr>
        <w:tc>
          <w:tcPr>
            <w:tcW w:w="0" w:type="auto"/>
            <w:tcBorders>
              <w:top w:val="outset" w:sz="6" w:space="0" w:color="auto"/>
              <w:left w:val="nil"/>
              <w:bottom w:val="outset" w:sz="6" w:space="0" w:color="auto"/>
              <w:right w:val="nil"/>
            </w:tcBorders>
            <w:vAlign w:val="center"/>
            <w:hideMark/>
          </w:tcPr>
          <w:p w14:paraId="70271F75"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7DD539C0" w14:textId="77777777" w:rsidTr="00885C61">
        <w:trPr>
          <w:tblCellSpacing w:w="0" w:type="dxa"/>
        </w:trPr>
        <w:tc>
          <w:tcPr>
            <w:tcW w:w="0" w:type="auto"/>
            <w:tcBorders>
              <w:top w:val="outset" w:sz="6" w:space="0" w:color="auto"/>
              <w:left w:val="nil"/>
              <w:bottom w:val="outset" w:sz="6" w:space="0" w:color="auto"/>
              <w:right w:val="nil"/>
            </w:tcBorders>
            <w:vAlign w:val="center"/>
            <w:hideMark/>
          </w:tcPr>
          <w:p w14:paraId="0EF59156"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bl>
    <w:p w14:paraId="78156CB6" w14:textId="77777777" w:rsidR="008077F1" w:rsidRDefault="008077F1" w:rsidP="008077F1">
      <w:pPr>
        <w:spacing w:after="0" w:line="240" w:lineRule="auto"/>
        <w:rPr>
          <w:szCs w:val="20"/>
        </w:rPr>
      </w:pPr>
      <w:r>
        <w:rPr>
          <w:szCs w:val="20"/>
        </w:rPr>
        <w:t xml:space="preserve"> </w:t>
      </w:r>
    </w:p>
    <w:p w14:paraId="68F88CF5" w14:textId="77777777" w:rsidR="008077F1" w:rsidRDefault="008077F1" w:rsidP="008077F1">
      <w:pPr>
        <w:spacing w:after="0" w:line="240" w:lineRule="auto"/>
        <w:rPr>
          <w:szCs w:val="20"/>
        </w:rPr>
      </w:pPr>
      <w:r>
        <w:rPr>
          <w:szCs w:val="20"/>
        </w:rPr>
        <w:t xml:space="preserve">[List as necessary] </w:t>
      </w:r>
    </w:p>
    <w:p w14:paraId="2244832C" w14:textId="77777777" w:rsidR="008077F1" w:rsidRDefault="008077F1" w:rsidP="008077F1">
      <w:pPr>
        <w:spacing w:after="0" w:line="240" w:lineRule="auto"/>
        <w:rPr>
          <w:szCs w:val="20"/>
        </w:rPr>
      </w:pPr>
      <w:r>
        <w:rPr>
          <w:szCs w:val="20"/>
        </w:rPr>
        <w:t xml:space="preserve">(4) The Government will evaluate offers in accordance with the policies and procedures of FAR part 25. </w:t>
      </w:r>
    </w:p>
    <w:p w14:paraId="3969059A" w14:textId="77777777" w:rsidR="008077F1" w:rsidRDefault="008077F1" w:rsidP="008077F1">
      <w:pPr>
        <w:spacing w:after="0" w:line="240" w:lineRule="auto"/>
        <w:rPr>
          <w:szCs w:val="20"/>
        </w:rPr>
      </w:pPr>
      <w:r>
        <w:rPr>
          <w:szCs w:val="20"/>
        </w:rPr>
        <w:t xml:space="preserve">(g)(1) Buy American - Free Trade Agreements - Israeli Trade Act Certificate. (Applies only if the clause at FAR 52.225-3, Buy American - Free Trade Agreements - Israeli Trade Act, is included in this solicitation.) </w:t>
      </w:r>
    </w:p>
    <w:p w14:paraId="0D08BDE3" w14:textId="77777777" w:rsidR="008077F1" w:rsidRDefault="008077F1" w:rsidP="008077F1">
      <w:pPr>
        <w:spacing w:after="0" w:line="240" w:lineRule="auto"/>
        <w:rPr>
          <w:szCs w:val="20"/>
        </w:rPr>
      </w:pPr>
      <w:r>
        <w:rPr>
          <w:szCs w:val="20"/>
        </w:rPr>
        <w:lastRenderedPageBreak/>
        <w:t xml:space="preserve">(i)(A) The Offeror certifies that each end product, except those listed in paragraph (g)(1)(ii) or (iii) of this provision, is a domestic end product and that each domestic end product listed in paragraph (g)(1)(iv) of this provision contains a critical component. </w:t>
      </w:r>
    </w:p>
    <w:p w14:paraId="2369783F" w14:textId="77777777" w:rsidR="008077F1" w:rsidRDefault="008077F1" w:rsidP="008077F1">
      <w:pPr>
        <w:spacing w:after="0" w:line="240" w:lineRule="auto"/>
        <w:rPr>
          <w:szCs w:val="20"/>
        </w:rPr>
      </w:pPr>
      <w:r>
        <w:rPr>
          <w:szCs w:val="20"/>
        </w:rPr>
        <w:t xml:space="preserve">(B) The terms “Bahrainian,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 - Free Trade Agreements - Israeli Trade Act.” </w:t>
      </w:r>
    </w:p>
    <w:p w14:paraId="2036C701" w14:textId="77777777" w:rsidR="008077F1" w:rsidRDefault="008077F1" w:rsidP="008077F1">
      <w:pPr>
        <w:spacing w:after="0" w:line="240" w:lineRule="auto"/>
        <w:rPr>
          <w:szCs w:val="20"/>
        </w:rPr>
      </w:pPr>
      <w:r>
        <w:rPr>
          <w:szCs w:val="20"/>
        </w:rPr>
        <w:t xml:space="preserve">(ii) The Offeror certifies that the following supplies are Free Trade Agreement country end products (other than Bahrainian, Moroccan, Omani, Panamanian, or Peruvian end products) or Israeli end products as defined in the clause of this solicitation entitled “Buy American - Free Trade Agreements - Israeli Trade Act.” </w:t>
      </w:r>
    </w:p>
    <w:p w14:paraId="707D3B17" w14:textId="77777777" w:rsidR="008077F1" w:rsidRDefault="008077F1" w:rsidP="008077F1">
      <w:pPr>
        <w:spacing w:after="0" w:line="240" w:lineRule="auto"/>
        <w:rPr>
          <w:szCs w:val="20"/>
        </w:rPr>
      </w:pPr>
      <w:r>
        <w:rPr>
          <w:szCs w:val="20"/>
        </w:rPr>
        <w:t xml:space="preserve">Free Trade Agreement Country End Products (Other than Bahrainian, Moroccan, Omani, Panamanian, or Peruvian End Products) or Israeli End Products: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49"/>
        <w:gridCol w:w="1665"/>
      </w:tblGrid>
      <w:tr w:rsidR="008077F1" w14:paraId="1227D7E5" w14:textId="77777777" w:rsidTr="00885C61">
        <w:trPr>
          <w:tblCellSpacing w:w="0" w:type="dxa"/>
        </w:trPr>
        <w:tc>
          <w:tcPr>
            <w:tcW w:w="0" w:type="auto"/>
            <w:tcBorders>
              <w:top w:val="outset" w:sz="6" w:space="0" w:color="auto"/>
              <w:left w:val="nil"/>
              <w:bottom w:val="outset" w:sz="6" w:space="0" w:color="auto"/>
              <w:right w:val="outset" w:sz="6" w:space="0" w:color="auto"/>
            </w:tcBorders>
            <w:shd w:val="clear" w:color="auto" w:fill="CCCCCC"/>
            <w:vAlign w:val="center"/>
            <w:hideMark/>
          </w:tcPr>
          <w:p w14:paraId="0F50D75F" w14:textId="77777777" w:rsidR="008077F1" w:rsidRDefault="008077F1" w:rsidP="008077F1">
            <w:pPr>
              <w:autoSpaceDN w:val="0"/>
              <w:spacing w:after="0" w:line="240" w:lineRule="auto"/>
              <w:jc w:val="center"/>
              <w:rPr>
                <w:b/>
                <w:bCs/>
                <w:szCs w:val="20"/>
              </w:rPr>
            </w:pPr>
            <w:r>
              <w:rPr>
                <w:b/>
                <w:bCs/>
                <w:szCs w:val="20"/>
              </w:rPr>
              <w:t>Line Item No.</w:t>
            </w:r>
          </w:p>
        </w:tc>
        <w:tc>
          <w:tcPr>
            <w:tcW w:w="0" w:type="auto"/>
            <w:tcBorders>
              <w:top w:val="outset" w:sz="6" w:space="0" w:color="auto"/>
              <w:left w:val="outset" w:sz="6" w:space="0" w:color="auto"/>
              <w:bottom w:val="outset" w:sz="6" w:space="0" w:color="auto"/>
              <w:right w:val="nil"/>
            </w:tcBorders>
            <w:shd w:val="clear" w:color="auto" w:fill="CCCCCC"/>
            <w:vAlign w:val="center"/>
            <w:hideMark/>
          </w:tcPr>
          <w:p w14:paraId="2B630E49" w14:textId="77777777" w:rsidR="008077F1" w:rsidRDefault="008077F1" w:rsidP="008077F1">
            <w:pPr>
              <w:autoSpaceDN w:val="0"/>
              <w:spacing w:after="0" w:line="240" w:lineRule="auto"/>
              <w:jc w:val="center"/>
              <w:rPr>
                <w:b/>
                <w:bCs/>
                <w:szCs w:val="20"/>
              </w:rPr>
            </w:pPr>
            <w:r>
              <w:rPr>
                <w:b/>
                <w:bCs/>
                <w:szCs w:val="20"/>
              </w:rPr>
              <w:t>Country of origin</w:t>
            </w:r>
          </w:p>
        </w:tc>
      </w:tr>
      <w:tr w:rsidR="008077F1" w14:paraId="1F61167D"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1D9229B6"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0" w:type="auto"/>
            <w:tcBorders>
              <w:top w:val="outset" w:sz="6" w:space="0" w:color="auto"/>
              <w:left w:val="outset" w:sz="6" w:space="0" w:color="auto"/>
              <w:bottom w:val="outset" w:sz="6" w:space="0" w:color="auto"/>
              <w:right w:val="nil"/>
            </w:tcBorders>
            <w:vAlign w:val="center"/>
            <w:hideMark/>
          </w:tcPr>
          <w:p w14:paraId="0B56E378"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63A5DFC6"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6AA86D1C"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0" w:type="auto"/>
            <w:tcBorders>
              <w:top w:val="outset" w:sz="6" w:space="0" w:color="auto"/>
              <w:left w:val="outset" w:sz="6" w:space="0" w:color="auto"/>
              <w:bottom w:val="outset" w:sz="6" w:space="0" w:color="auto"/>
              <w:right w:val="nil"/>
            </w:tcBorders>
            <w:vAlign w:val="center"/>
            <w:hideMark/>
          </w:tcPr>
          <w:p w14:paraId="5A6EB1BF"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49BC4007"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6D86A4A4"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0" w:type="auto"/>
            <w:tcBorders>
              <w:top w:val="outset" w:sz="6" w:space="0" w:color="auto"/>
              <w:left w:val="outset" w:sz="6" w:space="0" w:color="auto"/>
              <w:bottom w:val="outset" w:sz="6" w:space="0" w:color="auto"/>
              <w:right w:val="nil"/>
            </w:tcBorders>
            <w:vAlign w:val="center"/>
            <w:hideMark/>
          </w:tcPr>
          <w:p w14:paraId="61670F21"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bl>
    <w:p w14:paraId="55F11A9E" w14:textId="77777777" w:rsidR="008077F1" w:rsidRDefault="008077F1" w:rsidP="008077F1">
      <w:pPr>
        <w:spacing w:after="0" w:line="240" w:lineRule="auto"/>
        <w:rPr>
          <w:szCs w:val="20"/>
        </w:rPr>
      </w:pPr>
      <w:r>
        <w:rPr>
          <w:szCs w:val="20"/>
        </w:rPr>
        <w:tab/>
      </w:r>
    </w:p>
    <w:p w14:paraId="1D970394" w14:textId="77777777" w:rsidR="008077F1" w:rsidRDefault="008077F1" w:rsidP="008077F1">
      <w:pPr>
        <w:spacing w:after="0" w:line="240" w:lineRule="auto"/>
        <w:rPr>
          <w:szCs w:val="20"/>
        </w:rPr>
      </w:pPr>
      <w:r>
        <w:rPr>
          <w:szCs w:val="20"/>
        </w:rPr>
        <w:t xml:space="preserve">[List as necessary] </w:t>
      </w:r>
    </w:p>
    <w:p w14:paraId="457118FC" w14:textId="77777777" w:rsidR="008077F1" w:rsidRDefault="008077F1" w:rsidP="008077F1">
      <w:pPr>
        <w:spacing w:after="0" w:line="240" w:lineRule="auto"/>
        <w:rPr>
          <w:szCs w:val="20"/>
        </w:rPr>
      </w:pPr>
      <w:r>
        <w:rPr>
          <w:szCs w:val="20"/>
        </w:rPr>
        <w:t xml:space="preserve">(iii) The Offeror shall list those supplies that are foreign end products (other than those listed in paragraph (g)(1)(ii) of this provision) as defined in the clause of this solicitation entitled “Buy American - Free Trade Agreements - 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 </w:t>
      </w:r>
    </w:p>
    <w:p w14:paraId="1ED85BAF" w14:textId="77777777" w:rsidR="008077F1" w:rsidRDefault="008077F1" w:rsidP="008077F1">
      <w:pPr>
        <w:spacing w:after="0" w:line="240" w:lineRule="auto"/>
        <w:rPr>
          <w:szCs w:val="20"/>
        </w:rPr>
      </w:pPr>
      <w:r>
        <w:rPr>
          <w:szCs w:val="20"/>
        </w:rPr>
        <w:t xml:space="preserve">Other Foreign End Products: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49"/>
        <w:gridCol w:w="1665"/>
        <w:gridCol w:w="1764"/>
      </w:tblGrid>
      <w:tr w:rsidR="008077F1" w14:paraId="2BF66464" w14:textId="77777777" w:rsidTr="00885C61">
        <w:trPr>
          <w:tblCellSpacing w:w="0" w:type="dxa"/>
        </w:trPr>
        <w:tc>
          <w:tcPr>
            <w:tcW w:w="0" w:type="auto"/>
            <w:tcBorders>
              <w:top w:val="outset" w:sz="6" w:space="0" w:color="auto"/>
              <w:left w:val="nil"/>
              <w:bottom w:val="outset" w:sz="6" w:space="0" w:color="auto"/>
              <w:right w:val="outset" w:sz="6" w:space="0" w:color="auto"/>
            </w:tcBorders>
            <w:shd w:val="clear" w:color="auto" w:fill="CCCCCC"/>
            <w:vAlign w:val="center"/>
            <w:hideMark/>
          </w:tcPr>
          <w:p w14:paraId="6D41FDC5" w14:textId="77777777" w:rsidR="008077F1" w:rsidRDefault="008077F1" w:rsidP="008077F1">
            <w:pPr>
              <w:autoSpaceDN w:val="0"/>
              <w:spacing w:after="0" w:line="240" w:lineRule="auto"/>
              <w:jc w:val="center"/>
              <w:rPr>
                <w:b/>
                <w:bCs/>
                <w:szCs w:val="20"/>
              </w:rPr>
            </w:pPr>
            <w:r>
              <w:rPr>
                <w:b/>
                <w:bCs/>
                <w:szCs w:val="20"/>
              </w:rPr>
              <w:t>Line Item No.</w:t>
            </w:r>
          </w:p>
        </w:tc>
        <w:tc>
          <w:tcPr>
            <w:tcW w:w="0" w:type="auto"/>
            <w:tcBorders>
              <w:top w:val="outset" w:sz="6" w:space="0" w:color="auto"/>
              <w:left w:val="outset" w:sz="6" w:space="0" w:color="auto"/>
              <w:bottom w:val="outset" w:sz="6" w:space="0" w:color="auto"/>
              <w:right w:val="nil"/>
            </w:tcBorders>
            <w:shd w:val="clear" w:color="auto" w:fill="CCCCCC"/>
            <w:vAlign w:val="center"/>
            <w:hideMark/>
          </w:tcPr>
          <w:p w14:paraId="17B16D6C" w14:textId="77777777" w:rsidR="008077F1" w:rsidRDefault="008077F1" w:rsidP="008077F1">
            <w:pPr>
              <w:autoSpaceDN w:val="0"/>
              <w:spacing w:after="0" w:line="240" w:lineRule="auto"/>
              <w:jc w:val="center"/>
              <w:rPr>
                <w:b/>
                <w:bCs/>
                <w:szCs w:val="20"/>
              </w:rPr>
            </w:pPr>
            <w:bookmarkStart w:id="17" w:name="BM1140732"/>
            <w:bookmarkEnd w:id="17"/>
            <w:r>
              <w:rPr>
                <w:b/>
                <w:bCs/>
                <w:szCs w:val="20"/>
              </w:rPr>
              <w:t>Country of origin</w:t>
            </w:r>
          </w:p>
        </w:tc>
        <w:tc>
          <w:tcPr>
            <w:tcW w:w="1764" w:type="dxa"/>
            <w:tcBorders>
              <w:top w:val="outset" w:sz="6" w:space="0" w:color="auto"/>
              <w:left w:val="outset" w:sz="6" w:space="0" w:color="auto"/>
              <w:bottom w:val="outset" w:sz="6" w:space="0" w:color="auto"/>
              <w:right w:val="nil"/>
            </w:tcBorders>
            <w:shd w:val="clear" w:color="auto" w:fill="CCCCCC"/>
            <w:vAlign w:val="center"/>
            <w:hideMark/>
          </w:tcPr>
          <w:p w14:paraId="0CBF8FA5" w14:textId="77777777" w:rsidR="008077F1" w:rsidRDefault="008077F1" w:rsidP="008077F1">
            <w:pPr>
              <w:autoSpaceDN w:val="0"/>
              <w:spacing w:after="0" w:line="240" w:lineRule="auto"/>
              <w:jc w:val="center"/>
              <w:rPr>
                <w:b/>
                <w:bCs/>
                <w:szCs w:val="20"/>
              </w:rPr>
            </w:pPr>
            <w:r>
              <w:rPr>
                <w:b/>
                <w:bCs/>
                <w:szCs w:val="20"/>
              </w:rPr>
              <w:t>Exceeds 55% domestic content (yes/no)</w:t>
            </w:r>
          </w:p>
        </w:tc>
      </w:tr>
      <w:bookmarkStart w:id="18" w:name="BM1140734"/>
      <w:bookmarkEnd w:id="18"/>
      <w:tr w:rsidR="008077F1" w14:paraId="4F70A99C"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267613B1"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bookmarkStart w:id="19" w:name="BM1140736"/>
        <w:bookmarkEnd w:id="19"/>
        <w:tc>
          <w:tcPr>
            <w:tcW w:w="0" w:type="auto"/>
            <w:tcBorders>
              <w:top w:val="outset" w:sz="6" w:space="0" w:color="auto"/>
              <w:left w:val="outset" w:sz="6" w:space="0" w:color="auto"/>
              <w:bottom w:val="outset" w:sz="6" w:space="0" w:color="auto"/>
              <w:right w:val="nil"/>
            </w:tcBorders>
            <w:vAlign w:val="center"/>
            <w:hideMark/>
          </w:tcPr>
          <w:p w14:paraId="1ADE2C18"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1764" w:type="dxa"/>
            <w:tcBorders>
              <w:top w:val="outset" w:sz="6" w:space="0" w:color="auto"/>
              <w:left w:val="outset" w:sz="6" w:space="0" w:color="auto"/>
              <w:bottom w:val="outset" w:sz="6" w:space="0" w:color="auto"/>
              <w:right w:val="nil"/>
            </w:tcBorders>
            <w:vAlign w:val="center"/>
            <w:hideMark/>
          </w:tcPr>
          <w:p w14:paraId="584E506F"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bookmarkStart w:id="20" w:name="BM1140738"/>
      <w:bookmarkEnd w:id="20"/>
      <w:tr w:rsidR="008077F1" w14:paraId="7AC64313"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3027A61B"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bookmarkStart w:id="21" w:name="BM1140740"/>
        <w:bookmarkEnd w:id="21"/>
        <w:tc>
          <w:tcPr>
            <w:tcW w:w="0" w:type="auto"/>
            <w:tcBorders>
              <w:top w:val="outset" w:sz="6" w:space="0" w:color="auto"/>
              <w:left w:val="outset" w:sz="6" w:space="0" w:color="auto"/>
              <w:bottom w:val="outset" w:sz="6" w:space="0" w:color="auto"/>
              <w:right w:val="nil"/>
            </w:tcBorders>
            <w:vAlign w:val="center"/>
            <w:hideMark/>
          </w:tcPr>
          <w:p w14:paraId="7C1C2AE1"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1764" w:type="dxa"/>
            <w:tcBorders>
              <w:top w:val="outset" w:sz="6" w:space="0" w:color="auto"/>
              <w:left w:val="outset" w:sz="6" w:space="0" w:color="auto"/>
              <w:bottom w:val="outset" w:sz="6" w:space="0" w:color="auto"/>
              <w:right w:val="nil"/>
            </w:tcBorders>
            <w:vAlign w:val="center"/>
            <w:hideMark/>
          </w:tcPr>
          <w:p w14:paraId="5FA5E81B"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bookmarkStart w:id="22" w:name="BM1140742"/>
      <w:bookmarkEnd w:id="22"/>
      <w:tr w:rsidR="008077F1" w14:paraId="17EDF8C2"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230825FE"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bookmarkStart w:id="23" w:name="BM1140744"/>
        <w:bookmarkEnd w:id="23"/>
        <w:tc>
          <w:tcPr>
            <w:tcW w:w="0" w:type="auto"/>
            <w:tcBorders>
              <w:top w:val="outset" w:sz="6" w:space="0" w:color="auto"/>
              <w:left w:val="outset" w:sz="6" w:space="0" w:color="auto"/>
              <w:bottom w:val="outset" w:sz="6" w:space="0" w:color="auto"/>
              <w:right w:val="nil"/>
            </w:tcBorders>
            <w:vAlign w:val="center"/>
            <w:hideMark/>
          </w:tcPr>
          <w:p w14:paraId="0AA63EF1"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1764" w:type="dxa"/>
            <w:tcBorders>
              <w:top w:val="outset" w:sz="6" w:space="0" w:color="auto"/>
              <w:left w:val="outset" w:sz="6" w:space="0" w:color="auto"/>
              <w:bottom w:val="outset" w:sz="6" w:space="0" w:color="auto"/>
              <w:right w:val="nil"/>
            </w:tcBorders>
            <w:vAlign w:val="center"/>
            <w:hideMark/>
          </w:tcPr>
          <w:p w14:paraId="26C969D6"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bl>
    <w:p w14:paraId="1F6CDEEE" w14:textId="77777777" w:rsidR="008077F1" w:rsidRDefault="008077F1" w:rsidP="008077F1">
      <w:pPr>
        <w:spacing w:after="0" w:line="240" w:lineRule="auto"/>
        <w:rPr>
          <w:szCs w:val="20"/>
        </w:rPr>
      </w:pPr>
      <w:r>
        <w:rPr>
          <w:szCs w:val="20"/>
        </w:rPr>
        <w:t xml:space="preserve"> </w:t>
      </w:r>
    </w:p>
    <w:p w14:paraId="2EB109A2" w14:textId="77777777" w:rsidR="008077F1" w:rsidRDefault="008077F1" w:rsidP="008077F1">
      <w:pPr>
        <w:spacing w:after="0" w:line="240" w:lineRule="auto"/>
        <w:rPr>
          <w:szCs w:val="20"/>
        </w:rPr>
      </w:pPr>
      <w:r>
        <w:rPr>
          <w:szCs w:val="20"/>
        </w:rPr>
        <w:t xml:space="preserve">[List as necessary] </w:t>
      </w:r>
    </w:p>
    <w:p w14:paraId="58CB5608" w14:textId="77777777" w:rsidR="008077F1" w:rsidRDefault="008077F1" w:rsidP="008077F1">
      <w:pPr>
        <w:spacing w:after="0" w:line="240" w:lineRule="auto"/>
        <w:rPr>
          <w:szCs w:val="20"/>
        </w:rPr>
      </w:pPr>
      <w:r>
        <w:rPr>
          <w:szCs w:val="20"/>
        </w:rPr>
        <w:t xml:space="preserve">(iv) The Offeror shall list the line item numbers of domestic end products that contain a critical component (see FAR 25.105).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34"/>
      </w:tblGrid>
      <w:tr w:rsidR="008077F1" w14:paraId="042D9EB4" w14:textId="77777777" w:rsidTr="00885C61">
        <w:trPr>
          <w:tblCellSpacing w:w="0" w:type="dxa"/>
        </w:trPr>
        <w:tc>
          <w:tcPr>
            <w:tcW w:w="0" w:type="auto"/>
            <w:tcBorders>
              <w:top w:val="outset" w:sz="6" w:space="0" w:color="auto"/>
              <w:left w:val="nil"/>
              <w:bottom w:val="outset" w:sz="6" w:space="0" w:color="auto"/>
              <w:right w:val="nil"/>
            </w:tcBorders>
            <w:shd w:val="clear" w:color="auto" w:fill="CCCCCC"/>
            <w:vAlign w:val="center"/>
            <w:hideMark/>
          </w:tcPr>
          <w:p w14:paraId="0BB04401" w14:textId="77777777" w:rsidR="008077F1" w:rsidRDefault="008077F1" w:rsidP="008077F1">
            <w:pPr>
              <w:autoSpaceDN w:val="0"/>
              <w:spacing w:after="0" w:line="240" w:lineRule="auto"/>
              <w:jc w:val="center"/>
              <w:rPr>
                <w:b/>
                <w:bCs/>
                <w:szCs w:val="20"/>
              </w:rPr>
            </w:pPr>
            <w:r>
              <w:rPr>
                <w:b/>
                <w:bCs/>
                <w:szCs w:val="20"/>
              </w:rPr>
              <w:t>Line Item No.</w:t>
            </w:r>
          </w:p>
        </w:tc>
      </w:tr>
      <w:tr w:rsidR="008077F1" w14:paraId="319CB715" w14:textId="77777777" w:rsidTr="00885C61">
        <w:trPr>
          <w:tblCellSpacing w:w="0" w:type="dxa"/>
        </w:trPr>
        <w:tc>
          <w:tcPr>
            <w:tcW w:w="0" w:type="auto"/>
            <w:tcBorders>
              <w:top w:val="outset" w:sz="6" w:space="0" w:color="auto"/>
              <w:left w:val="nil"/>
              <w:bottom w:val="outset" w:sz="6" w:space="0" w:color="auto"/>
              <w:right w:val="nil"/>
            </w:tcBorders>
            <w:vAlign w:val="center"/>
            <w:hideMark/>
          </w:tcPr>
          <w:p w14:paraId="652E05AD"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7F53E63F" w14:textId="77777777" w:rsidTr="00885C61">
        <w:trPr>
          <w:tblCellSpacing w:w="0" w:type="dxa"/>
        </w:trPr>
        <w:tc>
          <w:tcPr>
            <w:tcW w:w="0" w:type="auto"/>
            <w:tcBorders>
              <w:top w:val="outset" w:sz="6" w:space="0" w:color="auto"/>
              <w:left w:val="nil"/>
              <w:bottom w:val="outset" w:sz="6" w:space="0" w:color="auto"/>
              <w:right w:val="nil"/>
            </w:tcBorders>
            <w:vAlign w:val="center"/>
            <w:hideMark/>
          </w:tcPr>
          <w:p w14:paraId="6428766B"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49747512" w14:textId="77777777" w:rsidTr="00885C61">
        <w:trPr>
          <w:tblCellSpacing w:w="0" w:type="dxa"/>
        </w:trPr>
        <w:tc>
          <w:tcPr>
            <w:tcW w:w="0" w:type="auto"/>
            <w:tcBorders>
              <w:top w:val="outset" w:sz="6" w:space="0" w:color="auto"/>
              <w:left w:val="nil"/>
              <w:bottom w:val="outset" w:sz="6" w:space="0" w:color="auto"/>
              <w:right w:val="nil"/>
            </w:tcBorders>
            <w:vAlign w:val="center"/>
            <w:hideMark/>
          </w:tcPr>
          <w:p w14:paraId="50B4F6FF"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bl>
    <w:p w14:paraId="13BC049D" w14:textId="77777777" w:rsidR="008077F1" w:rsidRDefault="008077F1" w:rsidP="008077F1">
      <w:pPr>
        <w:spacing w:after="0" w:line="240" w:lineRule="auto"/>
        <w:rPr>
          <w:szCs w:val="20"/>
        </w:rPr>
      </w:pPr>
      <w:r>
        <w:rPr>
          <w:szCs w:val="20"/>
        </w:rPr>
        <w:t xml:space="preserve"> </w:t>
      </w:r>
    </w:p>
    <w:p w14:paraId="2F09C30B" w14:textId="77777777" w:rsidR="008077F1" w:rsidRDefault="008077F1" w:rsidP="008077F1">
      <w:pPr>
        <w:spacing w:after="0" w:line="240" w:lineRule="auto"/>
        <w:rPr>
          <w:szCs w:val="20"/>
        </w:rPr>
      </w:pPr>
      <w:r>
        <w:rPr>
          <w:szCs w:val="20"/>
        </w:rPr>
        <w:t xml:space="preserve">[List as necessary] </w:t>
      </w:r>
    </w:p>
    <w:p w14:paraId="248C45D4" w14:textId="77777777" w:rsidR="008077F1" w:rsidRDefault="008077F1" w:rsidP="008077F1">
      <w:pPr>
        <w:spacing w:after="0" w:line="240" w:lineRule="auto"/>
        <w:rPr>
          <w:szCs w:val="20"/>
        </w:rPr>
      </w:pPr>
      <w:r>
        <w:rPr>
          <w:szCs w:val="20"/>
        </w:rPr>
        <w:t xml:space="preserve">(v) The Government will evaluate offers in accordance with the policies and procedures of FAR part 25. </w:t>
      </w:r>
    </w:p>
    <w:p w14:paraId="345F9EC6" w14:textId="77777777" w:rsidR="008077F1" w:rsidRDefault="008077F1" w:rsidP="008077F1">
      <w:pPr>
        <w:spacing w:after="0" w:line="240" w:lineRule="auto"/>
        <w:rPr>
          <w:szCs w:val="20"/>
        </w:rPr>
      </w:pPr>
      <w:r>
        <w:rPr>
          <w:szCs w:val="20"/>
        </w:rPr>
        <w:lastRenderedPageBreak/>
        <w:t xml:space="preserve">(2) Buy American - Free Trade Agreements - Israeli Trade Act Certificate, Alternate II. If Alternate II to the clause at FAR 52.225-3 is included in this solicitation, substitute the following paragraph (g)(1)(ii) for paragraph (g)(1)(ii) of the basic provision: </w:t>
      </w:r>
    </w:p>
    <w:p w14:paraId="535AD3B7" w14:textId="77777777" w:rsidR="008077F1" w:rsidRDefault="008077F1" w:rsidP="008077F1">
      <w:pPr>
        <w:spacing w:after="0" w:line="240" w:lineRule="auto"/>
        <w:rPr>
          <w:szCs w:val="20"/>
        </w:rPr>
      </w:pPr>
      <w:r>
        <w:rPr>
          <w:szCs w:val="20"/>
        </w:rPr>
        <w:t xml:space="preserve">(g)(1)(ii) The offeror certifies that the following supplies are Israeli end products as defined in the clause of this solicitation entitled “Buy American - Free Trade Agreements - Israeli Trade Act”: </w:t>
      </w:r>
    </w:p>
    <w:p w14:paraId="5E78FFC0" w14:textId="77777777" w:rsidR="008077F1" w:rsidRDefault="008077F1" w:rsidP="008077F1">
      <w:pPr>
        <w:spacing w:after="0" w:line="240" w:lineRule="auto"/>
        <w:rPr>
          <w:szCs w:val="20"/>
        </w:rPr>
      </w:pPr>
      <w:r>
        <w:rPr>
          <w:szCs w:val="20"/>
        </w:rPr>
        <w:t xml:space="preserve">Israeli End Products: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34"/>
      </w:tblGrid>
      <w:tr w:rsidR="008077F1" w14:paraId="6BD42D5C" w14:textId="77777777" w:rsidTr="00885C61">
        <w:trPr>
          <w:tblCellSpacing w:w="0" w:type="dxa"/>
        </w:trPr>
        <w:tc>
          <w:tcPr>
            <w:tcW w:w="0" w:type="auto"/>
            <w:tcBorders>
              <w:top w:val="outset" w:sz="6" w:space="0" w:color="auto"/>
              <w:left w:val="nil"/>
              <w:bottom w:val="outset" w:sz="6" w:space="0" w:color="auto"/>
              <w:right w:val="nil"/>
            </w:tcBorders>
            <w:shd w:val="clear" w:color="auto" w:fill="CCCCCC"/>
            <w:vAlign w:val="center"/>
            <w:hideMark/>
          </w:tcPr>
          <w:p w14:paraId="62F854A5" w14:textId="77777777" w:rsidR="008077F1" w:rsidRDefault="008077F1" w:rsidP="008077F1">
            <w:pPr>
              <w:autoSpaceDN w:val="0"/>
              <w:spacing w:after="0" w:line="240" w:lineRule="auto"/>
              <w:jc w:val="center"/>
              <w:rPr>
                <w:b/>
                <w:bCs/>
                <w:szCs w:val="20"/>
              </w:rPr>
            </w:pPr>
            <w:r>
              <w:rPr>
                <w:b/>
                <w:bCs/>
                <w:szCs w:val="20"/>
              </w:rPr>
              <w:t>Line Item No.</w:t>
            </w:r>
          </w:p>
        </w:tc>
      </w:tr>
      <w:tr w:rsidR="008077F1" w14:paraId="4A590191" w14:textId="77777777" w:rsidTr="00885C61">
        <w:trPr>
          <w:tblCellSpacing w:w="0" w:type="dxa"/>
        </w:trPr>
        <w:tc>
          <w:tcPr>
            <w:tcW w:w="0" w:type="auto"/>
            <w:tcBorders>
              <w:top w:val="outset" w:sz="6" w:space="0" w:color="auto"/>
              <w:left w:val="nil"/>
              <w:bottom w:val="outset" w:sz="6" w:space="0" w:color="auto"/>
              <w:right w:val="nil"/>
            </w:tcBorders>
            <w:vAlign w:val="center"/>
            <w:hideMark/>
          </w:tcPr>
          <w:p w14:paraId="45DD0015"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6C8C4F07" w14:textId="77777777" w:rsidTr="00885C61">
        <w:trPr>
          <w:tblCellSpacing w:w="0" w:type="dxa"/>
        </w:trPr>
        <w:tc>
          <w:tcPr>
            <w:tcW w:w="0" w:type="auto"/>
            <w:tcBorders>
              <w:top w:val="outset" w:sz="6" w:space="0" w:color="auto"/>
              <w:left w:val="nil"/>
              <w:bottom w:val="outset" w:sz="6" w:space="0" w:color="auto"/>
              <w:right w:val="nil"/>
            </w:tcBorders>
            <w:vAlign w:val="center"/>
            <w:hideMark/>
          </w:tcPr>
          <w:p w14:paraId="539DECA5"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465DB600" w14:textId="77777777" w:rsidTr="00885C61">
        <w:trPr>
          <w:tblCellSpacing w:w="0" w:type="dxa"/>
        </w:trPr>
        <w:tc>
          <w:tcPr>
            <w:tcW w:w="0" w:type="auto"/>
            <w:tcBorders>
              <w:top w:val="outset" w:sz="6" w:space="0" w:color="auto"/>
              <w:left w:val="nil"/>
              <w:bottom w:val="outset" w:sz="6" w:space="0" w:color="auto"/>
              <w:right w:val="nil"/>
            </w:tcBorders>
            <w:vAlign w:val="center"/>
            <w:hideMark/>
          </w:tcPr>
          <w:p w14:paraId="5DC0BE9F"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bl>
    <w:p w14:paraId="141BE87B" w14:textId="77777777" w:rsidR="008077F1" w:rsidRDefault="008077F1" w:rsidP="008077F1">
      <w:pPr>
        <w:spacing w:after="0" w:line="240" w:lineRule="auto"/>
        <w:rPr>
          <w:szCs w:val="20"/>
        </w:rPr>
      </w:pPr>
      <w:r>
        <w:rPr>
          <w:szCs w:val="20"/>
        </w:rPr>
        <w:tab/>
      </w:r>
    </w:p>
    <w:p w14:paraId="0DB27F4B" w14:textId="77777777" w:rsidR="008077F1" w:rsidRDefault="008077F1" w:rsidP="008077F1">
      <w:pPr>
        <w:spacing w:after="0" w:line="240" w:lineRule="auto"/>
        <w:rPr>
          <w:szCs w:val="20"/>
        </w:rPr>
      </w:pPr>
      <w:r>
        <w:rPr>
          <w:szCs w:val="20"/>
        </w:rPr>
        <w:t xml:space="preserve">[List as necessary] </w:t>
      </w:r>
    </w:p>
    <w:p w14:paraId="13CA1419" w14:textId="77777777" w:rsidR="008077F1" w:rsidRDefault="008077F1" w:rsidP="008077F1">
      <w:pPr>
        <w:spacing w:after="0" w:line="240" w:lineRule="auto"/>
        <w:rPr>
          <w:szCs w:val="20"/>
        </w:rPr>
      </w:pPr>
      <w:r>
        <w:rPr>
          <w:szCs w:val="20"/>
        </w:rPr>
        <w:t xml:space="preserve">(3) Buy American - Free Trade Agreements - Israeli Trade Act Certificate, Alternate III. If Alternate III to the clause at FAR 52.225-3 is included in this solicitation, substitute the following paragraph (g)(1)(ii) for paragraph (g)(1)(ii) of the basic provision: </w:t>
      </w:r>
    </w:p>
    <w:p w14:paraId="4A71D13B" w14:textId="77777777" w:rsidR="008077F1" w:rsidRDefault="008077F1" w:rsidP="008077F1">
      <w:pPr>
        <w:spacing w:after="0" w:line="240" w:lineRule="auto"/>
        <w:rPr>
          <w:szCs w:val="20"/>
        </w:rPr>
      </w:pPr>
      <w:r>
        <w:rPr>
          <w:szCs w:val="20"/>
        </w:rPr>
        <w:t xml:space="preserve">(g)(1)(ii) The offeror certifies that the following supplies are Free Trade Agreement country end products (other than Bahrainian, Korean, Moroccan, Omani, Panamanian, or Peruvian end products) or Israeli end products as defined in the clause of this solicitation entitled “Buy American - Free Trade Agreements - Israeli Trade Act”: </w:t>
      </w:r>
    </w:p>
    <w:p w14:paraId="0B74AF96" w14:textId="77777777" w:rsidR="008077F1" w:rsidRDefault="008077F1" w:rsidP="008077F1">
      <w:pPr>
        <w:spacing w:after="0" w:line="240" w:lineRule="auto"/>
        <w:rPr>
          <w:szCs w:val="20"/>
        </w:rPr>
      </w:pPr>
      <w:r>
        <w:rPr>
          <w:szCs w:val="20"/>
        </w:rPr>
        <w:t xml:space="preserve">Free Trade Agreement Country End Products (Other than Bahrainian, Korean, Moroccan, Omani, Panamanian, or Peruvian End Products) or Israeli End Products: </w:t>
      </w:r>
    </w:p>
    <w:p w14:paraId="1680B73B" w14:textId="77777777" w:rsidR="008077F1" w:rsidRDefault="008077F1" w:rsidP="008077F1">
      <w:pPr>
        <w:spacing w:after="0" w:line="240" w:lineRule="auto"/>
        <w:rPr>
          <w:szCs w:val="20"/>
        </w:rPr>
      </w:pP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49"/>
        <w:gridCol w:w="1665"/>
      </w:tblGrid>
      <w:tr w:rsidR="008077F1" w14:paraId="5D1A0615" w14:textId="77777777" w:rsidTr="00885C61">
        <w:trPr>
          <w:tblCellSpacing w:w="0" w:type="dxa"/>
        </w:trPr>
        <w:tc>
          <w:tcPr>
            <w:tcW w:w="0" w:type="auto"/>
            <w:tcBorders>
              <w:top w:val="outset" w:sz="6" w:space="0" w:color="auto"/>
              <w:left w:val="nil"/>
              <w:bottom w:val="outset" w:sz="6" w:space="0" w:color="auto"/>
              <w:right w:val="outset" w:sz="6" w:space="0" w:color="auto"/>
            </w:tcBorders>
            <w:shd w:val="clear" w:color="auto" w:fill="CCCCCC"/>
            <w:vAlign w:val="center"/>
            <w:hideMark/>
          </w:tcPr>
          <w:p w14:paraId="63020C93" w14:textId="77777777" w:rsidR="008077F1" w:rsidRDefault="008077F1" w:rsidP="008077F1">
            <w:pPr>
              <w:autoSpaceDN w:val="0"/>
              <w:spacing w:after="0" w:line="240" w:lineRule="auto"/>
              <w:jc w:val="center"/>
              <w:rPr>
                <w:b/>
                <w:bCs/>
                <w:szCs w:val="20"/>
              </w:rPr>
            </w:pPr>
            <w:r>
              <w:rPr>
                <w:b/>
                <w:bCs/>
                <w:szCs w:val="20"/>
              </w:rPr>
              <w:t>Line Item No.</w:t>
            </w:r>
          </w:p>
        </w:tc>
        <w:tc>
          <w:tcPr>
            <w:tcW w:w="0" w:type="auto"/>
            <w:tcBorders>
              <w:top w:val="outset" w:sz="6" w:space="0" w:color="auto"/>
              <w:left w:val="outset" w:sz="6" w:space="0" w:color="auto"/>
              <w:bottom w:val="outset" w:sz="6" w:space="0" w:color="auto"/>
              <w:right w:val="nil"/>
            </w:tcBorders>
            <w:shd w:val="clear" w:color="auto" w:fill="CCCCCC"/>
            <w:vAlign w:val="center"/>
            <w:hideMark/>
          </w:tcPr>
          <w:p w14:paraId="60A961CE" w14:textId="77777777" w:rsidR="008077F1" w:rsidRDefault="008077F1" w:rsidP="008077F1">
            <w:pPr>
              <w:autoSpaceDN w:val="0"/>
              <w:spacing w:after="0" w:line="240" w:lineRule="auto"/>
              <w:jc w:val="center"/>
              <w:rPr>
                <w:b/>
                <w:bCs/>
                <w:szCs w:val="20"/>
              </w:rPr>
            </w:pPr>
            <w:r>
              <w:rPr>
                <w:b/>
                <w:bCs/>
                <w:szCs w:val="20"/>
              </w:rPr>
              <w:t>Country of origin</w:t>
            </w:r>
          </w:p>
        </w:tc>
      </w:tr>
      <w:tr w:rsidR="008077F1" w14:paraId="5B7DCC62"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4A684332"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0" w:type="auto"/>
            <w:tcBorders>
              <w:top w:val="outset" w:sz="6" w:space="0" w:color="auto"/>
              <w:left w:val="outset" w:sz="6" w:space="0" w:color="auto"/>
              <w:bottom w:val="outset" w:sz="6" w:space="0" w:color="auto"/>
              <w:right w:val="nil"/>
            </w:tcBorders>
            <w:vAlign w:val="center"/>
            <w:hideMark/>
          </w:tcPr>
          <w:p w14:paraId="1CE6C0C3"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2499F7F8"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0416B9C0"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0" w:type="auto"/>
            <w:tcBorders>
              <w:top w:val="outset" w:sz="6" w:space="0" w:color="auto"/>
              <w:left w:val="outset" w:sz="6" w:space="0" w:color="auto"/>
              <w:bottom w:val="outset" w:sz="6" w:space="0" w:color="auto"/>
              <w:right w:val="nil"/>
            </w:tcBorders>
            <w:vAlign w:val="center"/>
            <w:hideMark/>
          </w:tcPr>
          <w:p w14:paraId="76E0AEAC"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0FE0EE44"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41CAA5C2"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0" w:type="auto"/>
            <w:tcBorders>
              <w:top w:val="outset" w:sz="6" w:space="0" w:color="auto"/>
              <w:left w:val="outset" w:sz="6" w:space="0" w:color="auto"/>
              <w:bottom w:val="outset" w:sz="6" w:space="0" w:color="auto"/>
              <w:right w:val="nil"/>
            </w:tcBorders>
            <w:vAlign w:val="center"/>
            <w:hideMark/>
          </w:tcPr>
          <w:p w14:paraId="1645D3F4"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bl>
    <w:p w14:paraId="43216A24" w14:textId="77777777" w:rsidR="008077F1" w:rsidRDefault="008077F1" w:rsidP="008077F1">
      <w:pPr>
        <w:spacing w:after="0" w:line="240" w:lineRule="auto"/>
        <w:rPr>
          <w:szCs w:val="20"/>
        </w:rPr>
      </w:pPr>
      <w:r>
        <w:rPr>
          <w:szCs w:val="20"/>
        </w:rPr>
        <w:tab/>
      </w:r>
    </w:p>
    <w:p w14:paraId="73F1ACD5" w14:textId="77777777" w:rsidR="008077F1" w:rsidRDefault="008077F1" w:rsidP="008077F1">
      <w:pPr>
        <w:spacing w:after="0" w:line="240" w:lineRule="auto"/>
        <w:rPr>
          <w:szCs w:val="20"/>
        </w:rPr>
      </w:pPr>
      <w:r>
        <w:rPr>
          <w:szCs w:val="20"/>
        </w:rPr>
        <w:t xml:space="preserve">[List as necessary] </w:t>
      </w:r>
    </w:p>
    <w:p w14:paraId="19806BB4" w14:textId="77777777" w:rsidR="008077F1" w:rsidRDefault="008077F1" w:rsidP="008077F1">
      <w:pPr>
        <w:spacing w:after="0" w:line="240" w:lineRule="auto"/>
        <w:rPr>
          <w:szCs w:val="20"/>
        </w:rPr>
      </w:pPr>
      <w:r>
        <w:rPr>
          <w:szCs w:val="20"/>
        </w:rPr>
        <w:t xml:space="preserve">(4) Trade Agreements Certificate. (Applies only if the clause at FAR 52.225-5, Trade Agreements, is included in this solicitation.) </w:t>
      </w:r>
    </w:p>
    <w:p w14:paraId="6EB0A9D6" w14:textId="77777777" w:rsidR="008077F1" w:rsidRDefault="008077F1" w:rsidP="008077F1">
      <w:pPr>
        <w:spacing w:after="0" w:line="240" w:lineRule="auto"/>
        <w:rPr>
          <w:szCs w:val="20"/>
        </w:rPr>
      </w:pPr>
      <w:r>
        <w:rPr>
          <w:szCs w:val="20"/>
        </w:rPr>
        <w:t xml:space="preserve">(i) The offeror certifies that each end product, except those listed in paragraph (g)(5)(ii) of this provision, is a U.S.-made or designated country end product, as defined in the clause of this solicitation entitled “Trade Agreements”. </w:t>
      </w:r>
    </w:p>
    <w:p w14:paraId="0A706198" w14:textId="77777777" w:rsidR="008077F1" w:rsidRDefault="008077F1" w:rsidP="008077F1">
      <w:pPr>
        <w:spacing w:after="0" w:line="240" w:lineRule="auto"/>
        <w:rPr>
          <w:szCs w:val="20"/>
        </w:rPr>
      </w:pPr>
      <w:r>
        <w:rPr>
          <w:szCs w:val="20"/>
        </w:rPr>
        <w:t xml:space="preserve">(ii) The offeror shall list as other end products those end products that are not U.S.-made or designated country end products. </w:t>
      </w:r>
    </w:p>
    <w:p w14:paraId="145CB899" w14:textId="77777777" w:rsidR="008077F1" w:rsidRDefault="008077F1" w:rsidP="008077F1">
      <w:pPr>
        <w:spacing w:after="0" w:line="240" w:lineRule="auto"/>
        <w:rPr>
          <w:szCs w:val="20"/>
        </w:rPr>
      </w:pPr>
      <w:r>
        <w:rPr>
          <w:szCs w:val="20"/>
        </w:rPr>
        <w:t xml:space="preserve">Other End Products: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49"/>
        <w:gridCol w:w="1665"/>
      </w:tblGrid>
      <w:tr w:rsidR="008077F1" w14:paraId="12C9A483" w14:textId="77777777" w:rsidTr="00885C61">
        <w:trPr>
          <w:tblCellSpacing w:w="0" w:type="dxa"/>
        </w:trPr>
        <w:tc>
          <w:tcPr>
            <w:tcW w:w="0" w:type="auto"/>
            <w:tcBorders>
              <w:top w:val="outset" w:sz="6" w:space="0" w:color="auto"/>
              <w:left w:val="nil"/>
              <w:bottom w:val="outset" w:sz="6" w:space="0" w:color="auto"/>
              <w:right w:val="outset" w:sz="6" w:space="0" w:color="auto"/>
            </w:tcBorders>
            <w:shd w:val="clear" w:color="auto" w:fill="CCCCCC"/>
            <w:vAlign w:val="center"/>
            <w:hideMark/>
          </w:tcPr>
          <w:p w14:paraId="442277C9" w14:textId="77777777" w:rsidR="008077F1" w:rsidRDefault="008077F1" w:rsidP="008077F1">
            <w:pPr>
              <w:autoSpaceDN w:val="0"/>
              <w:spacing w:after="0" w:line="240" w:lineRule="auto"/>
              <w:jc w:val="center"/>
              <w:rPr>
                <w:b/>
                <w:bCs/>
                <w:szCs w:val="20"/>
              </w:rPr>
            </w:pPr>
            <w:r>
              <w:rPr>
                <w:b/>
                <w:bCs/>
                <w:szCs w:val="20"/>
              </w:rPr>
              <w:t>Line Item No.</w:t>
            </w:r>
          </w:p>
        </w:tc>
        <w:tc>
          <w:tcPr>
            <w:tcW w:w="0" w:type="auto"/>
            <w:tcBorders>
              <w:top w:val="outset" w:sz="6" w:space="0" w:color="auto"/>
              <w:left w:val="outset" w:sz="6" w:space="0" w:color="auto"/>
              <w:bottom w:val="outset" w:sz="6" w:space="0" w:color="auto"/>
              <w:right w:val="nil"/>
            </w:tcBorders>
            <w:shd w:val="clear" w:color="auto" w:fill="CCCCCC"/>
            <w:vAlign w:val="center"/>
            <w:hideMark/>
          </w:tcPr>
          <w:p w14:paraId="795A2851" w14:textId="77777777" w:rsidR="008077F1" w:rsidRDefault="008077F1" w:rsidP="008077F1">
            <w:pPr>
              <w:autoSpaceDN w:val="0"/>
              <w:spacing w:after="0" w:line="240" w:lineRule="auto"/>
              <w:jc w:val="center"/>
              <w:rPr>
                <w:b/>
                <w:bCs/>
                <w:szCs w:val="20"/>
              </w:rPr>
            </w:pPr>
            <w:r>
              <w:rPr>
                <w:b/>
                <w:bCs/>
                <w:szCs w:val="20"/>
              </w:rPr>
              <w:t>Country of origin</w:t>
            </w:r>
          </w:p>
        </w:tc>
      </w:tr>
      <w:tr w:rsidR="008077F1" w14:paraId="0A949A7C"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5CB8FD72"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0" w:type="auto"/>
            <w:tcBorders>
              <w:top w:val="outset" w:sz="6" w:space="0" w:color="auto"/>
              <w:left w:val="outset" w:sz="6" w:space="0" w:color="auto"/>
              <w:bottom w:val="outset" w:sz="6" w:space="0" w:color="auto"/>
              <w:right w:val="nil"/>
            </w:tcBorders>
            <w:vAlign w:val="center"/>
            <w:hideMark/>
          </w:tcPr>
          <w:p w14:paraId="3FDFDFAC"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26E94C4D"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01F74817"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0" w:type="auto"/>
            <w:tcBorders>
              <w:top w:val="outset" w:sz="6" w:space="0" w:color="auto"/>
              <w:left w:val="outset" w:sz="6" w:space="0" w:color="auto"/>
              <w:bottom w:val="outset" w:sz="6" w:space="0" w:color="auto"/>
              <w:right w:val="nil"/>
            </w:tcBorders>
            <w:vAlign w:val="center"/>
            <w:hideMark/>
          </w:tcPr>
          <w:p w14:paraId="069540F3"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6C416444" w14:textId="77777777" w:rsidTr="00885C61">
        <w:trPr>
          <w:tblCellSpacing w:w="0" w:type="dxa"/>
        </w:trPr>
        <w:tc>
          <w:tcPr>
            <w:tcW w:w="0" w:type="auto"/>
            <w:tcBorders>
              <w:top w:val="outset" w:sz="6" w:space="0" w:color="auto"/>
              <w:left w:val="nil"/>
              <w:bottom w:val="outset" w:sz="6" w:space="0" w:color="auto"/>
              <w:right w:val="outset" w:sz="6" w:space="0" w:color="auto"/>
            </w:tcBorders>
            <w:vAlign w:val="center"/>
            <w:hideMark/>
          </w:tcPr>
          <w:p w14:paraId="5F20DBE9"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0" w:type="auto"/>
            <w:tcBorders>
              <w:top w:val="outset" w:sz="6" w:space="0" w:color="auto"/>
              <w:left w:val="outset" w:sz="6" w:space="0" w:color="auto"/>
              <w:bottom w:val="outset" w:sz="6" w:space="0" w:color="auto"/>
              <w:right w:val="nil"/>
            </w:tcBorders>
            <w:vAlign w:val="center"/>
            <w:hideMark/>
          </w:tcPr>
          <w:p w14:paraId="0AA16236"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bl>
    <w:p w14:paraId="23B07CD1" w14:textId="77777777" w:rsidR="008077F1" w:rsidRDefault="008077F1" w:rsidP="008077F1">
      <w:pPr>
        <w:spacing w:after="0" w:line="240" w:lineRule="auto"/>
        <w:rPr>
          <w:szCs w:val="20"/>
        </w:rPr>
      </w:pPr>
      <w:r>
        <w:rPr>
          <w:szCs w:val="20"/>
        </w:rPr>
        <w:tab/>
      </w:r>
    </w:p>
    <w:p w14:paraId="44B117FF" w14:textId="77777777" w:rsidR="008077F1" w:rsidRDefault="008077F1" w:rsidP="008077F1">
      <w:pPr>
        <w:spacing w:after="0" w:line="240" w:lineRule="auto"/>
        <w:rPr>
          <w:szCs w:val="20"/>
        </w:rPr>
      </w:pPr>
      <w:r>
        <w:rPr>
          <w:szCs w:val="20"/>
        </w:rPr>
        <w:t xml:space="preserve">[List as necessary] </w:t>
      </w:r>
    </w:p>
    <w:p w14:paraId="58F262B5" w14:textId="77777777" w:rsidR="008077F1" w:rsidRDefault="008077F1" w:rsidP="008077F1">
      <w:pPr>
        <w:spacing w:after="0" w:line="240" w:lineRule="auto"/>
        <w:rPr>
          <w:szCs w:val="20"/>
        </w:rPr>
      </w:pPr>
      <w:r>
        <w:rPr>
          <w:szCs w:val="20"/>
        </w:rPr>
        <w:t xml:space="preserve">(iii)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 </w:t>
      </w:r>
    </w:p>
    <w:p w14:paraId="65C1A81F" w14:textId="77777777" w:rsidR="008077F1" w:rsidRDefault="008077F1" w:rsidP="008077F1">
      <w:pPr>
        <w:spacing w:after="0" w:line="240" w:lineRule="auto"/>
        <w:rPr>
          <w:szCs w:val="20"/>
        </w:rPr>
      </w:pPr>
      <w:r>
        <w:rPr>
          <w:szCs w:val="20"/>
        </w:rPr>
        <w:lastRenderedPageBreak/>
        <w:t xml:space="preserve">(h) Certification Regarding Responsibility Matters (Executive Order 12689). (Applies only if the contract value is expected to exceed the simplified acquisition threshold.) The offeror certifies, to the best of its knowledge and belief, that the offeror and/or any of its principals - </w:t>
      </w:r>
    </w:p>
    <w:p w14:paraId="515B9C74" w14:textId="77777777" w:rsidR="008077F1" w:rsidRDefault="008077F1" w:rsidP="008077F1">
      <w:pPr>
        <w:spacing w:after="0" w:line="240" w:lineRule="auto"/>
        <w:rPr>
          <w:szCs w:val="20"/>
        </w:rPr>
      </w:pPr>
      <w:r>
        <w:rPr>
          <w:szCs w:val="20"/>
        </w:rPr>
        <w:t>(1)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Are,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are not presently debarred, suspended, proposed for debarment, or declared ineligible for the award of contracts by any Federal agency; </w:t>
      </w:r>
    </w:p>
    <w:p w14:paraId="428DFD42" w14:textId="77777777" w:rsidR="008077F1" w:rsidRDefault="008077F1" w:rsidP="008077F1">
      <w:pPr>
        <w:spacing w:after="0" w:line="240" w:lineRule="auto"/>
        <w:rPr>
          <w:szCs w:val="20"/>
        </w:rPr>
      </w:pPr>
      <w:r>
        <w:rPr>
          <w:szCs w:val="20"/>
        </w:rPr>
        <w:t>(2)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Have,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 </w:t>
      </w:r>
    </w:p>
    <w:p w14:paraId="5C39B520" w14:textId="77777777" w:rsidR="008077F1" w:rsidRDefault="008077F1" w:rsidP="008077F1">
      <w:pPr>
        <w:spacing w:after="0" w:line="240" w:lineRule="auto"/>
        <w:rPr>
          <w:szCs w:val="20"/>
        </w:rPr>
      </w:pPr>
      <w:r>
        <w:rPr>
          <w:szCs w:val="20"/>
        </w:rPr>
        <w:t>(3)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Are,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are not presently indicted for, or otherwise criminally or civilly charged by a Government entity with, commission of any of these offenses enumerated in paragraph (h)(2) of this clause; and </w:t>
      </w:r>
    </w:p>
    <w:p w14:paraId="2CE678E6" w14:textId="77777777" w:rsidR="008077F1" w:rsidRDefault="008077F1" w:rsidP="008077F1">
      <w:pPr>
        <w:spacing w:after="0" w:line="240" w:lineRule="auto"/>
        <w:rPr>
          <w:szCs w:val="20"/>
        </w:rPr>
      </w:pPr>
      <w:r>
        <w:rPr>
          <w:szCs w:val="20"/>
        </w:rPr>
        <w:t>(4)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Have,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have not, within a three-year period preceding this offer, been notified of any delinquent Federal taxes in an amount that exceeds the threshold at 9.104-5(a)(2) for which the liability remains unsatisfied. </w:t>
      </w:r>
    </w:p>
    <w:p w14:paraId="20B8D517" w14:textId="77777777" w:rsidR="008077F1" w:rsidRDefault="008077F1" w:rsidP="008077F1">
      <w:pPr>
        <w:spacing w:after="0" w:line="240" w:lineRule="auto"/>
        <w:rPr>
          <w:szCs w:val="20"/>
        </w:rPr>
      </w:pPr>
      <w:r>
        <w:rPr>
          <w:szCs w:val="20"/>
        </w:rPr>
        <w:t xml:space="preserve">(i) Taxes are considered delinquent if both of the following criteria apply: </w:t>
      </w:r>
    </w:p>
    <w:p w14:paraId="6DD39C68" w14:textId="77777777" w:rsidR="008077F1" w:rsidRDefault="008077F1" w:rsidP="008077F1">
      <w:pPr>
        <w:spacing w:after="0" w:line="240" w:lineRule="auto"/>
        <w:rPr>
          <w:szCs w:val="20"/>
        </w:rPr>
      </w:pPr>
      <w:r>
        <w:rPr>
          <w:szCs w:val="20"/>
        </w:rPr>
        <w:t xml:space="preserve">(A) The tax liability is finally determined.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 </w:t>
      </w:r>
    </w:p>
    <w:p w14:paraId="6A2445CD" w14:textId="77777777" w:rsidR="008077F1" w:rsidRDefault="008077F1" w:rsidP="008077F1">
      <w:pPr>
        <w:spacing w:after="0" w:line="240" w:lineRule="auto"/>
        <w:rPr>
          <w:szCs w:val="20"/>
        </w:rPr>
      </w:pPr>
      <w:r>
        <w:rPr>
          <w:szCs w:val="20"/>
        </w:rPr>
        <w:t xml:space="preserve">(B) The taxpayer is delinquent in making payment. A taxpayer is delinquent if the taxpayer has failed to pay the tax liability when full payment was due and required. A taxpayer is not delinquent in cases where enforced collection action is precluded. </w:t>
      </w:r>
    </w:p>
    <w:p w14:paraId="0C96CBC7" w14:textId="77777777" w:rsidR="008077F1" w:rsidRDefault="008077F1" w:rsidP="008077F1">
      <w:pPr>
        <w:spacing w:after="0" w:line="240" w:lineRule="auto"/>
        <w:rPr>
          <w:szCs w:val="20"/>
        </w:rPr>
      </w:pPr>
      <w:r>
        <w:rPr>
          <w:szCs w:val="20"/>
        </w:rPr>
        <w:t xml:space="preserve">(ii) Examples. (A) The taxpayer has received a statutory notice of deficiency, under I.R.C. §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 </w:t>
      </w:r>
    </w:p>
    <w:p w14:paraId="10143FE7" w14:textId="77777777" w:rsidR="008077F1" w:rsidRDefault="008077F1" w:rsidP="008077F1">
      <w:pPr>
        <w:spacing w:after="0" w:line="240" w:lineRule="auto"/>
        <w:rPr>
          <w:szCs w:val="20"/>
        </w:rPr>
      </w:pPr>
      <w:r>
        <w:rPr>
          <w:szCs w:val="20"/>
        </w:rPr>
        <w:t xml:space="preserve">(B) The IRS has filed a notice of Federal tax lien with respect to an assessed tax liability, and the taxpayer has been issued a notice under I.R.C. §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 </w:t>
      </w:r>
    </w:p>
    <w:p w14:paraId="73E433A4" w14:textId="77777777" w:rsidR="008077F1" w:rsidRDefault="008077F1" w:rsidP="008077F1">
      <w:pPr>
        <w:spacing w:after="0" w:line="240" w:lineRule="auto"/>
        <w:rPr>
          <w:szCs w:val="20"/>
        </w:rPr>
      </w:pPr>
      <w:r>
        <w:rPr>
          <w:szCs w:val="20"/>
        </w:rPr>
        <w:t xml:space="preserve">(C) The taxpayer has entered into an installment agreement pursuant to I.R.C. § 6159. The taxpayer is making timely payments and is in full compliance with the agreement terms. The taxpayer is not delinquent because the taxpayer is not currently required to make full payment. </w:t>
      </w:r>
    </w:p>
    <w:p w14:paraId="149E19A9" w14:textId="77777777" w:rsidR="008077F1" w:rsidRDefault="008077F1" w:rsidP="008077F1">
      <w:pPr>
        <w:spacing w:after="0" w:line="240" w:lineRule="auto"/>
        <w:rPr>
          <w:szCs w:val="20"/>
        </w:rPr>
      </w:pPr>
      <w:r>
        <w:rPr>
          <w:szCs w:val="20"/>
        </w:rPr>
        <w:t xml:space="preserve">(D) The taxpayer has filed for bankruptcy protection. The taxpayer is not delinquent because enforced collection action is stayed under 11 U.S.C. 362 (the Bankruptcy Code). </w:t>
      </w:r>
    </w:p>
    <w:p w14:paraId="104B1E45" w14:textId="77777777" w:rsidR="008077F1" w:rsidRDefault="008077F1" w:rsidP="008077F1">
      <w:pPr>
        <w:spacing w:after="0" w:line="240" w:lineRule="auto"/>
        <w:rPr>
          <w:szCs w:val="20"/>
        </w:rPr>
      </w:pPr>
      <w:r>
        <w:rPr>
          <w:szCs w:val="20"/>
        </w:rPr>
        <w:t xml:space="preserve">(i) 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22.1503(b).] </w:t>
      </w:r>
    </w:p>
    <w:p w14:paraId="2CD5078C" w14:textId="77777777" w:rsidR="008077F1" w:rsidRDefault="008077F1" w:rsidP="008077F1">
      <w:pPr>
        <w:spacing w:after="0" w:line="240" w:lineRule="auto"/>
        <w:rPr>
          <w:szCs w:val="20"/>
        </w:rPr>
      </w:pPr>
      <w:r>
        <w:rPr>
          <w:szCs w:val="20"/>
        </w:rPr>
        <w:t xml:space="preserve">(1) Listed end products.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685"/>
        <w:gridCol w:w="3690"/>
      </w:tblGrid>
      <w:tr w:rsidR="008077F1" w14:paraId="4D57B490" w14:textId="77777777" w:rsidTr="00885C61">
        <w:trPr>
          <w:tblCellSpacing w:w="0" w:type="dxa"/>
        </w:trPr>
        <w:tc>
          <w:tcPr>
            <w:tcW w:w="2685" w:type="dxa"/>
            <w:tcBorders>
              <w:top w:val="outset" w:sz="6" w:space="0" w:color="auto"/>
              <w:left w:val="nil"/>
              <w:bottom w:val="outset" w:sz="6" w:space="0" w:color="auto"/>
              <w:right w:val="outset" w:sz="6" w:space="0" w:color="auto"/>
            </w:tcBorders>
            <w:shd w:val="clear" w:color="auto" w:fill="CCCCCC"/>
            <w:vAlign w:val="center"/>
            <w:hideMark/>
          </w:tcPr>
          <w:p w14:paraId="038F4E78" w14:textId="77777777" w:rsidR="008077F1" w:rsidRDefault="008077F1" w:rsidP="008077F1">
            <w:pPr>
              <w:autoSpaceDN w:val="0"/>
              <w:spacing w:after="0" w:line="240" w:lineRule="auto"/>
              <w:jc w:val="center"/>
              <w:rPr>
                <w:b/>
                <w:bCs/>
                <w:szCs w:val="20"/>
              </w:rPr>
            </w:pPr>
            <w:r>
              <w:rPr>
                <w:b/>
                <w:bCs/>
                <w:szCs w:val="20"/>
              </w:rPr>
              <w:t>Listed end product</w:t>
            </w:r>
          </w:p>
        </w:tc>
        <w:tc>
          <w:tcPr>
            <w:tcW w:w="3690" w:type="dxa"/>
            <w:tcBorders>
              <w:top w:val="outset" w:sz="6" w:space="0" w:color="auto"/>
              <w:left w:val="outset" w:sz="6" w:space="0" w:color="auto"/>
              <w:bottom w:val="outset" w:sz="6" w:space="0" w:color="auto"/>
              <w:right w:val="nil"/>
            </w:tcBorders>
            <w:shd w:val="clear" w:color="auto" w:fill="CCCCCC"/>
            <w:vAlign w:val="center"/>
            <w:hideMark/>
          </w:tcPr>
          <w:p w14:paraId="2BC20572" w14:textId="77777777" w:rsidR="008077F1" w:rsidRDefault="008077F1" w:rsidP="008077F1">
            <w:pPr>
              <w:autoSpaceDN w:val="0"/>
              <w:spacing w:after="0" w:line="240" w:lineRule="auto"/>
              <w:jc w:val="center"/>
              <w:rPr>
                <w:b/>
                <w:bCs/>
                <w:szCs w:val="20"/>
              </w:rPr>
            </w:pPr>
            <w:r>
              <w:rPr>
                <w:b/>
                <w:bCs/>
                <w:szCs w:val="20"/>
              </w:rPr>
              <w:t>Listed countries of origin</w:t>
            </w:r>
          </w:p>
        </w:tc>
      </w:tr>
      <w:tr w:rsidR="008077F1" w14:paraId="6628E53C" w14:textId="77777777" w:rsidTr="00885C61">
        <w:trPr>
          <w:tblCellSpacing w:w="0" w:type="dxa"/>
        </w:trPr>
        <w:tc>
          <w:tcPr>
            <w:tcW w:w="2685" w:type="dxa"/>
            <w:tcBorders>
              <w:top w:val="outset" w:sz="6" w:space="0" w:color="auto"/>
              <w:left w:val="nil"/>
              <w:bottom w:val="outset" w:sz="6" w:space="0" w:color="auto"/>
              <w:right w:val="outset" w:sz="6" w:space="0" w:color="auto"/>
            </w:tcBorders>
            <w:vAlign w:val="center"/>
            <w:hideMark/>
          </w:tcPr>
          <w:p w14:paraId="38B6E376"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3690" w:type="dxa"/>
            <w:tcBorders>
              <w:top w:val="outset" w:sz="6" w:space="0" w:color="auto"/>
              <w:left w:val="outset" w:sz="6" w:space="0" w:color="auto"/>
              <w:bottom w:val="outset" w:sz="6" w:space="0" w:color="auto"/>
              <w:right w:val="nil"/>
            </w:tcBorders>
            <w:vAlign w:val="center"/>
            <w:hideMark/>
          </w:tcPr>
          <w:p w14:paraId="5B40F5F7"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32B98680" w14:textId="77777777" w:rsidTr="00885C61">
        <w:trPr>
          <w:tblCellSpacing w:w="0" w:type="dxa"/>
        </w:trPr>
        <w:tc>
          <w:tcPr>
            <w:tcW w:w="2685" w:type="dxa"/>
            <w:tcBorders>
              <w:top w:val="outset" w:sz="6" w:space="0" w:color="auto"/>
              <w:left w:val="nil"/>
              <w:bottom w:val="outset" w:sz="6" w:space="0" w:color="auto"/>
              <w:right w:val="outset" w:sz="6" w:space="0" w:color="auto"/>
            </w:tcBorders>
            <w:vAlign w:val="center"/>
            <w:hideMark/>
          </w:tcPr>
          <w:p w14:paraId="49EF2D33"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3690" w:type="dxa"/>
            <w:tcBorders>
              <w:top w:val="outset" w:sz="6" w:space="0" w:color="auto"/>
              <w:left w:val="outset" w:sz="6" w:space="0" w:color="auto"/>
              <w:bottom w:val="outset" w:sz="6" w:space="0" w:color="auto"/>
              <w:right w:val="nil"/>
            </w:tcBorders>
            <w:vAlign w:val="center"/>
            <w:hideMark/>
          </w:tcPr>
          <w:p w14:paraId="77A5E7C6"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r w:rsidR="008077F1" w14:paraId="0CFE9C25" w14:textId="77777777" w:rsidTr="00885C61">
        <w:trPr>
          <w:tblCellSpacing w:w="0" w:type="dxa"/>
        </w:trPr>
        <w:tc>
          <w:tcPr>
            <w:tcW w:w="2685" w:type="dxa"/>
            <w:tcBorders>
              <w:top w:val="outset" w:sz="6" w:space="0" w:color="auto"/>
              <w:left w:val="nil"/>
              <w:bottom w:val="outset" w:sz="6" w:space="0" w:color="auto"/>
              <w:right w:val="outset" w:sz="6" w:space="0" w:color="auto"/>
            </w:tcBorders>
            <w:vAlign w:val="center"/>
            <w:hideMark/>
          </w:tcPr>
          <w:p w14:paraId="1269A1D0"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c>
          <w:tcPr>
            <w:tcW w:w="3690" w:type="dxa"/>
            <w:tcBorders>
              <w:top w:val="outset" w:sz="6" w:space="0" w:color="auto"/>
              <w:left w:val="outset" w:sz="6" w:space="0" w:color="auto"/>
              <w:bottom w:val="outset" w:sz="6" w:space="0" w:color="auto"/>
              <w:right w:val="nil"/>
            </w:tcBorders>
            <w:vAlign w:val="center"/>
            <w:hideMark/>
          </w:tcPr>
          <w:p w14:paraId="79715CB6" w14:textId="77777777" w:rsidR="008077F1" w:rsidRDefault="008077F1" w:rsidP="008077F1">
            <w:pPr>
              <w:autoSpaceDN w:val="0"/>
              <w:spacing w:after="0" w:line="240" w:lineRule="auto"/>
              <w:rPr>
                <w:szCs w:val="20"/>
              </w:rPr>
            </w:pP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w:t>
            </w:r>
            <w:r>
              <w:rPr>
                <w:szCs w:val="20"/>
              </w:rPr>
              <w:t xml:space="preserve">___ </w:t>
            </w:r>
            <w:r>
              <w:rPr>
                <w:noProof/>
                <w:szCs w:val="20"/>
              </w:rPr>
              <w:t xml:space="preserve"> </w:t>
            </w:r>
            <w:r>
              <w:rPr>
                <w:szCs w:val="20"/>
              </w:rPr>
              <w:fldChar w:fldCharType="end"/>
            </w:r>
          </w:p>
        </w:tc>
      </w:tr>
    </w:tbl>
    <w:p w14:paraId="1EB8EBD2" w14:textId="77777777" w:rsidR="008077F1" w:rsidRDefault="008077F1" w:rsidP="008077F1">
      <w:pPr>
        <w:spacing w:after="0" w:line="240" w:lineRule="auto"/>
        <w:rPr>
          <w:szCs w:val="20"/>
        </w:rPr>
      </w:pPr>
    </w:p>
    <w:p w14:paraId="373B897E" w14:textId="77777777" w:rsidR="008077F1" w:rsidRDefault="008077F1" w:rsidP="008077F1">
      <w:pPr>
        <w:spacing w:after="0" w:line="240" w:lineRule="auto"/>
        <w:rPr>
          <w:szCs w:val="20"/>
        </w:rPr>
      </w:pPr>
      <w:r>
        <w:rPr>
          <w:szCs w:val="20"/>
        </w:rPr>
        <w:t xml:space="preserve">(2) Certification. [If the Contracting Officer has identified end products and countries of origin in paragraph (i)(1) of this provision, then the offeror must certify to either (i)(2)(i) or (i)(2)(ii) by checking the appropriate block.] </w:t>
      </w:r>
    </w:p>
    <w:p w14:paraId="02167514"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 The offeror will not supply any end product listed in paragraph (i)(1) of this provision that was mined, produced, or manufactured in the corresponding country as listed for that product. </w:t>
      </w:r>
    </w:p>
    <w:p w14:paraId="32962CA0" w14:textId="77777777" w:rsidR="008077F1" w:rsidRDefault="008077F1" w:rsidP="008077F1">
      <w:pPr>
        <w:spacing w:after="0" w:line="240" w:lineRule="auto"/>
        <w:rPr>
          <w:szCs w:val="20"/>
        </w:rPr>
      </w:pPr>
      <w:r>
        <w:rPr>
          <w:szCs w:val="20"/>
        </w:rPr>
        <w:lastRenderedPageBreak/>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 </w:t>
      </w:r>
    </w:p>
    <w:p w14:paraId="463ABDFC" w14:textId="77777777" w:rsidR="008077F1" w:rsidRDefault="008077F1" w:rsidP="008077F1">
      <w:pPr>
        <w:spacing w:after="0" w:line="240" w:lineRule="auto"/>
        <w:rPr>
          <w:szCs w:val="20"/>
        </w:rPr>
      </w:pPr>
      <w:r>
        <w:rPr>
          <w:szCs w:val="20"/>
        </w:rPr>
        <w:t xml:space="preserve">(j) Place of manufacture.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 - </w:t>
      </w:r>
    </w:p>
    <w:p w14:paraId="56973E71" w14:textId="77777777" w:rsidR="008077F1" w:rsidRDefault="008077F1" w:rsidP="008077F1">
      <w:pPr>
        <w:spacing w:after="0" w:line="240" w:lineRule="auto"/>
        <w:rPr>
          <w:szCs w:val="20"/>
        </w:rPr>
      </w:pPr>
      <w:r>
        <w:rPr>
          <w:szCs w:val="20"/>
        </w:rPr>
        <w:t>(1)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In the United States (Check this box if the total anticipated price of offered end products manufactured in the United States exceeds the total anticipated price of offered end products manufactured outside the United States); or </w:t>
      </w:r>
    </w:p>
    <w:p w14:paraId="03436359" w14:textId="77777777" w:rsidR="008077F1" w:rsidRDefault="008077F1" w:rsidP="008077F1">
      <w:pPr>
        <w:spacing w:after="0" w:line="240" w:lineRule="auto"/>
        <w:rPr>
          <w:szCs w:val="20"/>
        </w:rPr>
      </w:pPr>
      <w:r>
        <w:rPr>
          <w:szCs w:val="20"/>
        </w:rPr>
        <w:t>(2)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Outside the United States. </w:t>
      </w:r>
    </w:p>
    <w:p w14:paraId="4B470F32" w14:textId="77777777" w:rsidR="008077F1" w:rsidRDefault="008077F1" w:rsidP="008077F1">
      <w:pPr>
        <w:spacing w:after="0" w:line="240" w:lineRule="auto"/>
        <w:rPr>
          <w:szCs w:val="20"/>
        </w:rPr>
      </w:pPr>
      <w:r>
        <w:rPr>
          <w:szCs w:val="20"/>
        </w:rPr>
        <w:t xml:space="preserve">(k) Certificates regarding exemptions from the application of the Service Contract Labor Standards. (Certification by the offeror as to its compliance with respect to the contract also constitutes its certification as to compliance by its subcontractor if it subcontracts out the exempt services.) [The contracting officer is to check a box to indicate if paragraph (k)(1) or (k)(2) applies.] </w:t>
      </w:r>
    </w:p>
    <w:p w14:paraId="001EBE0C" w14:textId="77777777" w:rsidR="008077F1" w:rsidRDefault="008077F1" w:rsidP="008077F1">
      <w:pPr>
        <w:spacing w:after="0" w:line="240" w:lineRule="auto"/>
        <w:rPr>
          <w:szCs w:val="20"/>
        </w:rPr>
      </w:pPr>
      <w:r>
        <w:rPr>
          <w:szCs w:val="20"/>
        </w:rPr>
        <w:t>(1)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Maintenance, calibration, or repair of certain equipment as described in FAR 22.1003-4(c)(1). The offeror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does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does not certify that - </w:t>
      </w:r>
    </w:p>
    <w:p w14:paraId="366D846A" w14:textId="77777777" w:rsidR="008077F1" w:rsidRDefault="008077F1" w:rsidP="008077F1">
      <w:pPr>
        <w:spacing w:after="0" w:line="240" w:lineRule="auto"/>
        <w:rPr>
          <w:szCs w:val="20"/>
        </w:rPr>
      </w:pPr>
      <w:r>
        <w:rPr>
          <w:szCs w:val="20"/>
        </w:rPr>
        <w:t xml:space="preserve">(i)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 </w:t>
      </w:r>
    </w:p>
    <w:p w14:paraId="227D96E0" w14:textId="77777777" w:rsidR="008077F1" w:rsidRDefault="008077F1" w:rsidP="008077F1">
      <w:pPr>
        <w:spacing w:after="0" w:line="240" w:lineRule="auto"/>
        <w:rPr>
          <w:szCs w:val="20"/>
        </w:rPr>
      </w:pPr>
      <w:r>
        <w:rPr>
          <w:szCs w:val="20"/>
        </w:rPr>
        <w:t xml:space="preserve">(ii) The services will be furnished at prices which are, or are based on, established catalog or market prices (see FAR 22.1003-4(c)(2)(ii)) for the maintenance, calibration, or repair of such equipment; and </w:t>
      </w:r>
    </w:p>
    <w:p w14:paraId="4711D25C" w14:textId="77777777" w:rsidR="008077F1" w:rsidRDefault="008077F1" w:rsidP="008077F1">
      <w:pPr>
        <w:spacing w:after="0" w:line="240" w:lineRule="auto"/>
        <w:rPr>
          <w:szCs w:val="20"/>
        </w:rPr>
      </w:pPr>
      <w:r>
        <w:rPr>
          <w:szCs w:val="20"/>
        </w:rPr>
        <w:t xml:space="preserve">(iii) The compensation (wage and fringe benefits) plan for all service employees performing work under the contract will be the same as that used for these employees and equivalent employees servicing the same equipment of commercial customers. </w:t>
      </w:r>
    </w:p>
    <w:p w14:paraId="11BFFC1A" w14:textId="77777777" w:rsidR="008077F1" w:rsidRDefault="008077F1" w:rsidP="008077F1">
      <w:pPr>
        <w:spacing w:after="0" w:line="240" w:lineRule="auto"/>
        <w:rPr>
          <w:szCs w:val="20"/>
        </w:rPr>
      </w:pPr>
      <w:r>
        <w:rPr>
          <w:szCs w:val="20"/>
        </w:rPr>
        <w:t>(2)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Certain services as described in FAR 22.1003-4(d)(1). The offeror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does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does not certify that - </w:t>
      </w:r>
    </w:p>
    <w:p w14:paraId="0D371B69" w14:textId="77777777" w:rsidR="008077F1" w:rsidRDefault="008077F1" w:rsidP="008077F1">
      <w:pPr>
        <w:spacing w:after="0" w:line="240" w:lineRule="auto"/>
        <w:rPr>
          <w:szCs w:val="20"/>
        </w:rPr>
      </w:pPr>
      <w:r>
        <w:rPr>
          <w:szCs w:val="20"/>
        </w:rPr>
        <w:t xml:space="preserve">(i) The services under the contract are offered and sold regularly to non-Governmental customers, and are provided by the offeror (or subcontractor in the case of an exempt subcontract) to the general public in substantial quantities in the course of normal business operations; </w:t>
      </w:r>
    </w:p>
    <w:p w14:paraId="162333D5" w14:textId="77777777" w:rsidR="008077F1" w:rsidRDefault="008077F1" w:rsidP="008077F1">
      <w:pPr>
        <w:spacing w:after="0" w:line="240" w:lineRule="auto"/>
        <w:rPr>
          <w:szCs w:val="20"/>
        </w:rPr>
      </w:pPr>
      <w:r>
        <w:rPr>
          <w:szCs w:val="20"/>
        </w:rPr>
        <w:t xml:space="preserve">(ii) The contract services will be furnished at prices that are, or are based on, established catalog or market prices (see FAR 22.1003-4(d)(2)(iii)); </w:t>
      </w:r>
    </w:p>
    <w:p w14:paraId="5F883E0E" w14:textId="77777777" w:rsidR="008077F1" w:rsidRDefault="008077F1" w:rsidP="008077F1">
      <w:pPr>
        <w:spacing w:after="0" w:line="240" w:lineRule="auto"/>
        <w:rPr>
          <w:szCs w:val="20"/>
        </w:rPr>
      </w:pPr>
      <w:r>
        <w:rPr>
          <w:szCs w:val="20"/>
        </w:rPr>
        <w:t xml:space="preserve">(iii)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 </w:t>
      </w:r>
    </w:p>
    <w:p w14:paraId="08C18A76" w14:textId="77777777" w:rsidR="008077F1" w:rsidRDefault="008077F1" w:rsidP="008077F1">
      <w:pPr>
        <w:spacing w:after="0" w:line="240" w:lineRule="auto"/>
        <w:rPr>
          <w:szCs w:val="20"/>
        </w:rPr>
      </w:pPr>
      <w:r>
        <w:rPr>
          <w:szCs w:val="20"/>
        </w:rPr>
        <w:t xml:space="preserve">(iv) The compensation (wage and fringe benefits) plan for all service employees performing work under the contract is the same as that used for these employees and equivalent employees servicing commercial customers. </w:t>
      </w:r>
    </w:p>
    <w:p w14:paraId="03E98F83" w14:textId="77777777" w:rsidR="008077F1" w:rsidRDefault="008077F1" w:rsidP="008077F1">
      <w:pPr>
        <w:spacing w:after="0" w:line="240" w:lineRule="auto"/>
        <w:rPr>
          <w:szCs w:val="20"/>
        </w:rPr>
      </w:pPr>
      <w:r>
        <w:rPr>
          <w:szCs w:val="20"/>
        </w:rPr>
        <w:t xml:space="preserve">(3) If paragraph (k)(1) or (k)(2) of this clause applies - </w:t>
      </w:r>
    </w:p>
    <w:p w14:paraId="3233425F" w14:textId="77777777" w:rsidR="008077F1" w:rsidRDefault="008077F1" w:rsidP="008077F1">
      <w:pPr>
        <w:spacing w:after="0" w:line="240" w:lineRule="auto"/>
        <w:rPr>
          <w:szCs w:val="20"/>
        </w:rPr>
      </w:pPr>
      <w:r>
        <w:rPr>
          <w:szCs w:val="20"/>
        </w:rPr>
        <w:t xml:space="preserve">(i) If the offeror does not certify to the conditions in paragraph (k)(1) or (k)(2) and the Contracting Officer did not attach a Service Contract Labor Standards wage determination to the solicitation, the offeror shall notify the Contracting Officer as soon as possible; and </w:t>
      </w:r>
    </w:p>
    <w:p w14:paraId="73860FAC" w14:textId="77777777" w:rsidR="008077F1" w:rsidRDefault="008077F1" w:rsidP="008077F1">
      <w:pPr>
        <w:spacing w:after="0" w:line="240" w:lineRule="auto"/>
        <w:rPr>
          <w:szCs w:val="20"/>
        </w:rPr>
      </w:pPr>
      <w:r>
        <w:rPr>
          <w:szCs w:val="20"/>
        </w:rPr>
        <w:t xml:space="preserve">(ii) The Contracting Officer may not make an award to the offeror if the offeror fails to execute the certification in paragraph (k)(1) or (k)(2) of this clause or to contact the Contracting Officer as required in paragraph (k)(3)(i) of this clause. </w:t>
      </w:r>
    </w:p>
    <w:p w14:paraId="79143F87" w14:textId="77777777" w:rsidR="008077F1" w:rsidRDefault="008077F1" w:rsidP="008077F1">
      <w:pPr>
        <w:spacing w:after="0" w:line="240" w:lineRule="auto"/>
        <w:rPr>
          <w:szCs w:val="20"/>
        </w:rPr>
      </w:pPr>
      <w:r>
        <w:rPr>
          <w:szCs w:val="20"/>
        </w:rPr>
        <w:t xml:space="preserve">(l) Taxpayer Identification Number (TIN) (26 U.S.C. 6109, 31 U.S.C. 7701). (Not applicable if the offeror is required to provide this information to SAM to be eligible for award.) </w:t>
      </w:r>
    </w:p>
    <w:p w14:paraId="18D61C99" w14:textId="77777777" w:rsidR="008077F1" w:rsidRDefault="008077F1" w:rsidP="008077F1">
      <w:pPr>
        <w:spacing w:after="0" w:line="240" w:lineRule="auto"/>
        <w:rPr>
          <w:szCs w:val="20"/>
        </w:rPr>
      </w:pPr>
      <w:r>
        <w:rPr>
          <w:szCs w:val="20"/>
        </w:rPr>
        <w:t xml:space="preserve">(1)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 </w:t>
      </w:r>
    </w:p>
    <w:p w14:paraId="6913EB7A" w14:textId="77777777" w:rsidR="008077F1" w:rsidRDefault="008077F1" w:rsidP="008077F1">
      <w:pPr>
        <w:spacing w:after="0" w:line="240" w:lineRule="auto"/>
        <w:rPr>
          <w:szCs w:val="20"/>
        </w:rPr>
      </w:pPr>
      <w:r>
        <w:rPr>
          <w:szCs w:val="20"/>
        </w:rPr>
        <w:t xml:space="preserve">(2)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 </w:t>
      </w:r>
    </w:p>
    <w:p w14:paraId="3C3D959E" w14:textId="77777777" w:rsidR="008077F1" w:rsidRDefault="008077F1" w:rsidP="008077F1">
      <w:pPr>
        <w:spacing w:after="0" w:line="240" w:lineRule="auto"/>
        <w:rPr>
          <w:szCs w:val="20"/>
        </w:rPr>
      </w:pPr>
      <w:r>
        <w:rPr>
          <w:szCs w:val="20"/>
        </w:rPr>
        <w:t xml:space="preserve">(3) Taxpayer Identification Number (TIN). </w:t>
      </w:r>
    </w:p>
    <w:p w14:paraId="21A19043" w14:textId="77777777" w:rsidR="008077F1" w:rsidRDefault="008077F1" w:rsidP="008077F1">
      <w:pPr>
        <w:spacing w:after="0" w:line="240" w:lineRule="auto"/>
        <w:rPr>
          <w:szCs w:val="20"/>
        </w:rPr>
      </w:pPr>
      <w:r>
        <w:rPr>
          <w:szCs w:val="20"/>
        </w:rPr>
        <w:lastRenderedPageBreak/>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TIN: __________. </w:t>
      </w:r>
    </w:p>
    <w:p w14:paraId="4E282737"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TIN has been applied for. </w:t>
      </w:r>
    </w:p>
    <w:p w14:paraId="757550C1"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TIN is not required because: </w:t>
      </w:r>
    </w:p>
    <w:p w14:paraId="30A7EBE8"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States; </w:t>
      </w:r>
    </w:p>
    <w:p w14:paraId="3511FD6C"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Offeror is an agency or instrumentality of a foreign government; </w:t>
      </w:r>
    </w:p>
    <w:p w14:paraId="0E33DF6B"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Offeror is an agency or instrumentality of the Federal Government. </w:t>
      </w:r>
    </w:p>
    <w:p w14:paraId="770ED4C6" w14:textId="77777777" w:rsidR="008077F1" w:rsidRDefault="008077F1" w:rsidP="008077F1">
      <w:pPr>
        <w:spacing w:after="0" w:line="240" w:lineRule="auto"/>
        <w:rPr>
          <w:szCs w:val="20"/>
        </w:rPr>
      </w:pPr>
      <w:r>
        <w:rPr>
          <w:szCs w:val="20"/>
        </w:rPr>
        <w:t xml:space="preserve">(4) Type of organization. </w:t>
      </w:r>
    </w:p>
    <w:p w14:paraId="0F05A605"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Sole proprietorship; </w:t>
      </w:r>
    </w:p>
    <w:p w14:paraId="66BECB7B"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Partnership; </w:t>
      </w:r>
    </w:p>
    <w:p w14:paraId="40911A54"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Corporate entity (not tax-exempt); </w:t>
      </w:r>
    </w:p>
    <w:p w14:paraId="19ABF0E5"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Corporate entity (tax-exempt); </w:t>
      </w:r>
    </w:p>
    <w:p w14:paraId="744535A3"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Government entity (Federal, State, or local); </w:t>
      </w:r>
    </w:p>
    <w:p w14:paraId="1E27B41D"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Foreign government; </w:t>
      </w:r>
    </w:p>
    <w:p w14:paraId="743586C9"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International organization per 26 CFR 1.6049-4; </w:t>
      </w:r>
    </w:p>
    <w:p w14:paraId="4480CD72"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Other _____. </w:t>
      </w:r>
    </w:p>
    <w:p w14:paraId="1C567525" w14:textId="77777777" w:rsidR="008077F1" w:rsidRDefault="008077F1" w:rsidP="008077F1">
      <w:pPr>
        <w:spacing w:after="0" w:line="240" w:lineRule="auto"/>
        <w:rPr>
          <w:szCs w:val="20"/>
        </w:rPr>
      </w:pPr>
      <w:r>
        <w:rPr>
          <w:szCs w:val="20"/>
        </w:rPr>
        <w:t xml:space="preserve">(5) Common parent. </w:t>
      </w:r>
    </w:p>
    <w:p w14:paraId="3BD8C10B"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Offeror is not owned or controlled by a common parent; </w:t>
      </w:r>
    </w:p>
    <w:p w14:paraId="05728A1B" w14:textId="77777777" w:rsidR="008077F1" w:rsidRDefault="008077F1" w:rsidP="008077F1">
      <w:pPr>
        <w:spacing w:after="0" w:line="240" w:lineRule="auto"/>
        <w:rPr>
          <w:szCs w:val="20"/>
        </w:rPr>
      </w:pPr>
      <w:r>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Name and TIN of common parent: </w:t>
      </w:r>
    </w:p>
    <w:p w14:paraId="1628EFC0" w14:textId="77777777" w:rsidR="008077F1" w:rsidRDefault="008077F1" w:rsidP="008077F1">
      <w:pPr>
        <w:spacing w:after="0" w:line="240" w:lineRule="auto"/>
        <w:rPr>
          <w:szCs w:val="20"/>
        </w:rPr>
      </w:pPr>
      <w:r>
        <w:rPr>
          <w:szCs w:val="20"/>
        </w:rPr>
        <w:t xml:space="preserve">Name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w:t>
      </w:r>
    </w:p>
    <w:p w14:paraId="3B82463B" w14:textId="77777777" w:rsidR="008077F1" w:rsidRDefault="008077F1" w:rsidP="008077F1">
      <w:pPr>
        <w:spacing w:after="0" w:line="240" w:lineRule="auto"/>
        <w:rPr>
          <w:szCs w:val="20"/>
        </w:rPr>
      </w:pPr>
      <w:r>
        <w:rPr>
          <w:szCs w:val="20"/>
        </w:rPr>
        <w:t xml:space="preserve">TIN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w:t>
      </w:r>
    </w:p>
    <w:p w14:paraId="0FCD2917" w14:textId="77777777" w:rsidR="008077F1" w:rsidRDefault="008077F1" w:rsidP="008077F1">
      <w:pPr>
        <w:spacing w:after="0" w:line="240" w:lineRule="auto"/>
        <w:rPr>
          <w:szCs w:val="20"/>
        </w:rPr>
      </w:pPr>
      <w:r>
        <w:rPr>
          <w:szCs w:val="20"/>
        </w:rPr>
        <w:t xml:space="preserve">(m) Restricted business operations in Sudan. By submission of its offer, the offeror certifies that the offeror does not conduct any restricted business operations in Sudan. </w:t>
      </w:r>
    </w:p>
    <w:p w14:paraId="4CAE2129" w14:textId="77777777" w:rsidR="008077F1" w:rsidRDefault="008077F1" w:rsidP="008077F1">
      <w:pPr>
        <w:spacing w:after="0" w:line="240" w:lineRule="auto"/>
        <w:rPr>
          <w:szCs w:val="20"/>
        </w:rPr>
      </w:pPr>
      <w:r>
        <w:rPr>
          <w:szCs w:val="20"/>
        </w:rPr>
        <w:t xml:space="preserve">(n) Prohibition on Contracting with Inverted Domestic Corporations. (1) Government agencies are not permitted to use appropriated (or otherwise made available) funds for contracts with either an inverted domestic corporation, or a subsidiary of an inverted domestic corporation, unless the exception at 9.108-2(b) applies or the requirement is waived in accordance with the procedures at 9.108-4. </w:t>
      </w:r>
    </w:p>
    <w:p w14:paraId="4F3AF883" w14:textId="77777777" w:rsidR="008077F1" w:rsidRDefault="008077F1" w:rsidP="008077F1">
      <w:pPr>
        <w:spacing w:after="0" w:line="240" w:lineRule="auto"/>
        <w:rPr>
          <w:szCs w:val="20"/>
        </w:rPr>
      </w:pPr>
      <w:r>
        <w:rPr>
          <w:szCs w:val="20"/>
        </w:rPr>
        <w:t xml:space="preserve">(2) Representation. The Offeror represents that - </w:t>
      </w:r>
    </w:p>
    <w:p w14:paraId="245C9288" w14:textId="77777777" w:rsidR="008077F1" w:rsidRDefault="008077F1" w:rsidP="008077F1">
      <w:pPr>
        <w:spacing w:after="0" w:line="240" w:lineRule="auto"/>
        <w:rPr>
          <w:szCs w:val="20"/>
        </w:rPr>
      </w:pPr>
      <w:r>
        <w:rPr>
          <w:szCs w:val="20"/>
        </w:rPr>
        <w:t>(i)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not an inverted domestic corporation; and </w:t>
      </w:r>
    </w:p>
    <w:p w14:paraId="0E6E3630" w14:textId="77777777" w:rsidR="008077F1" w:rsidRDefault="008077F1" w:rsidP="008077F1">
      <w:pPr>
        <w:spacing w:after="0" w:line="240" w:lineRule="auto"/>
        <w:rPr>
          <w:szCs w:val="20"/>
        </w:rPr>
      </w:pPr>
      <w:r>
        <w:rPr>
          <w:szCs w:val="20"/>
        </w:rPr>
        <w:t>(ii)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not a subsidiary of an inverted domestic corporation. </w:t>
      </w:r>
    </w:p>
    <w:p w14:paraId="35218D8E" w14:textId="77777777" w:rsidR="008077F1" w:rsidRDefault="008077F1" w:rsidP="008077F1">
      <w:pPr>
        <w:spacing w:after="0" w:line="240" w:lineRule="auto"/>
        <w:rPr>
          <w:szCs w:val="20"/>
        </w:rPr>
      </w:pPr>
      <w:r>
        <w:rPr>
          <w:szCs w:val="20"/>
        </w:rPr>
        <w:t xml:space="preserve">(o) Prohibition on contracting with entities engaging in certain activities or transactions relating to Iran. (1) The offeror shall email questions concerning sensitive technology to the Department of State at CISADA106@state.gov. </w:t>
      </w:r>
    </w:p>
    <w:p w14:paraId="63404A50" w14:textId="77777777" w:rsidR="008077F1" w:rsidRDefault="008077F1" w:rsidP="008077F1">
      <w:pPr>
        <w:spacing w:after="0" w:line="240" w:lineRule="auto"/>
        <w:rPr>
          <w:szCs w:val="20"/>
        </w:rPr>
      </w:pPr>
      <w:r>
        <w:rPr>
          <w:szCs w:val="20"/>
        </w:rPr>
        <w:t xml:space="preserve">(2) Representation and certifications. Unless a waiver is granted or an exception applies as provided in paragraph (o)(3) of this provision, by submission of its offer, the offeror - </w:t>
      </w:r>
    </w:p>
    <w:p w14:paraId="346FD513" w14:textId="77777777" w:rsidR="008077F1" w:rsidRDefault="008077F1" w:rsidP="008077F1">
      <w:pPr>
        <w:spacing w:after="0" w:line="240" w:lineRule="auto"/>
        <w:rPr>
          <w:szCs w:val="20"/>
        </w:rPr>
      </w:pPr>
      <w:r>
        <w:rPr>
          <w:szCs w:val="20"/>
        </w:rPr>
        <w:t xml:space="preserve">(i) Represents, to the best of its knowledge and belief, that the offeror does not export any sensitive technology to the government of Iran or any entities or individuals owned or controlled by, or acting on behalf or at the direction of, the government of Iran; </w:t>
      </w:r>
    </w:p>
    <w:p w14:paraId="414E16F7" w14:textId="77777777" w:rsidR="008077F1" w:rsidRDefault="008077F1" w:rsidP="008077F1">
      <w:pPr>
        <w:spacing w:after="0" w:line="240" w:lineRule="auto"/>
        <w:rPr>
          <w:szCs w:val="20"/>
        </w:rPr>
      </w:pPr>
      <w:r>
        <w:rPr>
          <w:szCs w:val="20"/>
        </w:rPr>
        <w:t xml:space="preserve">(ii) Certifies that the offeror, or any person owned or controlled by the offeror, does not engage in any activities for which sanctions may be imposed under section 5 of the Iran Sanctions Act; and </w:t>
      </w:r>
    </w:p>
    <w:p w14:paraId="6BD3CC22" w14:textId="77777777" w:rsidR="008077F1" w:rsidRDefault="008077F1" w:rsidP="008077F1">
      <w:pPr>
        <w:spacing w:after="0" w:line="240" w:lineRule="auto"/>
        <w:rPr>
          <w:szCs w:val="20"/>
        </w:rPr>
      </w:pPr>
      <w:r>
        <w:rPr>
          <w:szCs w:val="20"/>
        </w:rPr>
        <w:t xml:space="preserve">(iii)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https://www.treasury.gov/resource-center/sanctions/SDN-List/Pages/default.aspx). </w:t>
      </w:r>
    </w:p>
    <w:p w14:paraId="374B1C5A" w14:textId="77777777" w:rsidR="008077F1" w:rsidRDefault="008077F1" w:rsidP="008077F1">
      <w:pPr>
        <w:spacing w:after="0" w:line="240" w:lineRule="auto"/>
        <w:rPr>
          <w:szCs w:val="20"/>
        </w:rPr>
      </w:pPr>
      <w:r>
        <w:rPr>
          <w:szCs w:val="20"/>
        </w:rPr>
        <w:t xml:space="preserve">(3) The representation and certification requirements of paragraph (o)(2) of this provision do not apply if - </w:t>
      </w:r>
    </w:p>
    <w:p w14:paraId="578B8707" w14:textId="77777777" w:rsidR="008077F1" w:rsidRDefault="008077F1" w:rsidP="008077F1">
      <w:pPr>
        <w:spacing w:after="0" w:line="240" w:lineRule="auto"/>
        <w:rPr>
          <w:szCs w:val="20"/>
        </w:rPr>
      </w:pPr>
      <w:r>
        <w:rPr>
          <w:szCs w:val="20"/>
        </w:rPr>
        <w:t xml:space="preserve">(i) This solicitation includes a trade agreements certification (e.g., 52.212-3(g) or a comparable agency provision); and </w:t>
      </w:r>
    </w:p>
    <w:p w14:paraId="1EC80BAF" w14:textId="77777777" w:rsidR="008077F1" w:rsidRDefault="008077F1" w:rsidP="008077F1">
      <w:pPr>
        <w:spacing w:after="0" w:line="240" w:lineRule="auto"/>
        <w:rPr>
          <w:szCs w:val="20"/>
        </w:rPr>
      </w:pPr>
      <w:r>
        <w:rPr>
          <w:szCs w:val="20"/>
        </w:rPr>
        <w:t xml:space="preserve">(ii) The offeror has certified that all the offered products to be supplied are designated country end products. </w:t>
      </w:r>
    </w:p>
    <w:p w14:paraId="7B7500E0" w14:textId="77777777" w:rsidR="008077F1" w:rsidRDefault="008077F1" w:rsidP="008077F1">
      <w:pPr>
        <w:spacing w:after="0" w:line="240" w:lineRule="auto"/>
        <w:rPr>
          <w:szCs w:val="20"/>
        </w:rPr>
      </w:pPr>
      <w:r>
        <w:rPr>
          <w:szCs w:val="20"/>
        </w:rPr>
        <w:t xml:space="preserve">(p) Ownership or Control of Offeror. (Applies in all solicitations when there is a requirement to be registered in SAM or a requirement to have a unique entity identifier in the solicitation). </w:t>
      </w:r>
    </w:p>
    <w:p w14:paraId="52AF9C71" w14:textId="77777777" w:rsidR="008077F1" w:rsidRDefault="008077F1" w:rsidP="008077F1">
      <w:pPr>
        <w:spacing w:after="0" w:line="240" w:lineRule="auto"/>
        <w:rPr>
          <w:szCs w:val="20"/>
        </w:rPr>
      </w:pPr>
      <w:r>
        <w:rPr>
          <w:szCs w:val="20"/>
        </w:rPr>
        <w:t>(1) The Offeror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has or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does not have an immediate owner. If the Offeror has more than one immediate owner (such as a joint venture), then the Offeror shall respond to paragraph (2) and if applicable, paragraph (3) of this provision for each participant in the joint venture. </w:t>
      </w:r>
    </w:p>
    <w:p w14:paraId="361179B0" w14:textId="77777777" w:rsidR="008077F1" w:rsidRDefault="008077F1" w:rsidP="008077F1">
      <w:pPr>
        <w:spacing w:after="0" w:line="240" w:lineRule="auto"/>
        <w:rPr>
          <w:szCs w:val="20"/>
        </w:rPr>
      </w:pPr>
      <w:r>
        <w:rPr>
          <w:szCs w:val="20"/>
        </w:rPr>
        <w:t xml:space="preserve">(2) If the Offeror indicates “has” in paragraph (p)(1) of this provision, enter the following information: </w:t>
      </w:r>
    </w:p>
    <w:p w14:paraId="57761839" w14:textId="77777777" w:rsidR="008077F1" w:rsidRDefault="008077F1" w:rsidP="008077F1">
      <w:pPr>
        <w:spacing w:after="0" w:line="240" w:lineRule="auto"/>
        <w:rPr>
          <w:szCs w:val="20"/>
        </w:rPr>
      </w:pPr>
      <w:r>
        <w:rPr>
          <w:szCs w:val="20"/>
        </w:rPr>
        <w:lastRenderedPageBreak/>
        <w:t xml:space="preserve">Immediate owner CAGE code: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w:t>
      </w:r>
    </w:p>
    <w:p w14:paraId="688C20E4" w14:textId="77777777" w:rsidR="008077F1" w:rsidRDefault="008077F1" w:rsidP="008077F1">
      <w:pPr>
        <w:spacing w:after="0" w:line="240" w:lineRule="auto"/>
        <w:rPr>
          <w:szCs w:val="20"/>
        </w:rPr>
      </w:pPr>
      <w:r>
        <w:rPr>
          <w:szCs w:val="20"/>
        </w:rPr>
        <w:t xml:space="preserve">Immediate owner legal name: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w:t>
      </w:r>
    </w:p>
    <w:p w14:paraId="62D6B107" w14:textId="77777777" w:rsidR="008077F1" w:rsidRDefault="008077F1" w:rsidP="008077F1">
      <w:pPr>
        <w:spacing w:after="0" w:line="240" w:lineRule="auto"/>
        <w:rPr>
          <w:szCs w:val="20"/>
        </w:rPr>
      </w:pPr>
      <w:r>
        <w:rPr>
          <w:szCs w:val="20"/>
        </w:rPr>
        <w:t xml:space="preserve">(Do not use a “doing business as” name) </w:t>
      </w:r>
    </w:p>
    <w:p w14:paraId="61525074" w14:textId="77777777" w:rsidR="008077F1" w:rsidRDefault="008077F1" w:rsidP="008077F1">
      <w:pPr>
        <w:spacing w:after="0" w:line="240" w:lineRule="auto"/>
        <w:rPr>
          <w:szCs w:val="20"/>
        </w:rPr>
      </w:pPr>
      <w:r>
        <w:rPr>
          <w:szCs w:val="20"/>
        </w:rPr>
        <w:t>Is the immediate owner owned or controlled by another entity: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Yes or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No. </w:t>
      </w:r>
    </w:p>
    <w:p w14:paraId="2DE55619" w14:textId="77777777" w:rsidR="008077F1" w:rsidRDefault="008077F1" w:rsidP="008077F1">
      <w:pPr>
        <w:spacing w:after="0" w:line="240" w:lineRule="auto"/>
        <w:rPr>
          <w:szCs w:val="20"/>
        </w:rPr>
      </w:pPr>
      <w:r>
        <w:rPr>
          <w:szCs w:val="20"/>
        </w:rPr>
        <w:t xml:space="preserve">(3) If the Offeror indicates “yes” in paragraph (p)(2) of this provision, indicating that the immediate owner is owned or controlled by another entity, then enter the following information: </w:t>
      </w:r>
    </w:p>
    <w:p w14:paraId="5224BC65" w14:textId="77777777" w:rsidR="008077F1" w:rsidRDefault="008077F1" w:rsidP="008077F1">
      <w:pPr>
        <w:spacing w:after="0" w:line="240" w:lineRule="auto"/>
        <w:rPr>
          <w:szCs w:val="20"/>
        </w:rPr>
      </w:pPr>
      <w:r>
        <w:rPr>
          <w:szCs w:val="20"/>
        </w:rPr>
        <w:t xml:space="preserve">Highest-level owner CAGE code: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w:t>
      </w:r>
    </w:p>
    <w:p w14:paraId="665C5B30" w14:textId="77777777" w:rsidR="008077F1" w:rsidRDefault="008077F1" w:rsidP="008077F1">
      <w:pPr>
        <w:spacing w:after="0" w:line="240" w:lineRule="auto"/>
        <w:rPr>
          <w:szCs w:val="20"/>
        </w:rPr>
      </w:pPr>
      <w:r>
        <w:rPr>
          <w:szCs w:val="20"/>
        </w:rPr>
        <w:t xml:space="preserve">Highest-level owner legal name: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w:t>
      </w:r>
    </w:p>
    <w:p w14:paraId="00231AE1" w14:textId="77777777" w:rsidR="008077F1" w:rsidRDefault="008077F1" w:rsidP="008077F1">
      <w:pPr>
        <w:spacing w:after="0" w:line="240" w:lineRule="auto"/>
        <w:rPr>
          <w:szCs w:val="20"/>
        </w:rPr>
      </w:pPr>
      <w:r>
        <w:rPr>
          <w:szCs w:val="20"/>
        </w:rPr>
        <w:t xml:space="preserve">(Do not use a “doing business as” name) </w:t>
      </w:r>
    </w:p>
    <w:p w14:paraId="5DCAE66E" w14:textId="77777777" w:rsidR="008077F1" w:rsidRDefault="008077F1" w:rsidP="008077F1">
      <w:pPr>
        <w:spacing w:after="0" w:line="240" w:lineRule="auto"/>
        <w:rPr>
          <w:szCs w:val="20"/>
        </w:rPr>
      </w:pPr>
      <w:r>
        <w:rPr>
          <w:szCs w:val="20"/>
        </w:rPr>
        <w:t xml:space="preserve">(q) Representation by Corporations Regarding Delinquent Tax Liability or a Felony Conviction under any Federal Law. (1) As required by sections 744 and 745 of Division E of the Consolidated and Further Continuing Appropriations Act, 2015 (Pub. L. 113-235), and similar provisions, if contained in subsequent appropriations acts, The Government will not enter into a contract with any corporation that - </w:t>
      </w:r>
    </w:p>
    <w:p w14:paraId="4BF6E8BF" w14:textId="77777777" w:rsidR="008077F1" w:rsidRDefault="008077F1" w:rsidP="008077F1">
      <w:pPr>
        <w:spacing w:after="0" w:line="240" w:lineRule="auto"/>
        <w:rPr>
          <w:szCs w:val="20"/>
        </w:rPr>
      </w:pPr>
      <w:r>
        <w:rPr>
          <w:szCs w:val="20"/>
        </w:rPr>
        <w:t xml:space="preserve">(i)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 </w:t>
      </w:r>
    </w:p>
    <w:p w14:paraId="5A4BC6FE" w14:textId="77777777" w:rsidR="008077F1" w:rsidRDefault="008077F1" w:rsidP="008077F1">
      <w:pPr>
        <w:spacing w:after="0" w:line="240" w:lineRule="auto"/>
        <w:rPr>
          <w:szCs w:val="20"/>
        </w:rPr>
      </w:pPr>
      <w:r>
        <w:rPr>
          <w:szCs w:val="20"/>
        </w:rPr>
        <w:t xml:space="preserve">(ii)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 </w:t>
      </w:r>
    </w:p>
    <w:p w14:paraId="281DF5C9" w14:textId="77777777" w:rsidR="008077F1" w:rsidRDefault="008077F1" w:rsidP="008077F1">
      <w:pPr>
        <w:spacing w:after="0" w:line="240" w:lineRule="auto"/>
        <w:rPr>
          <w:szCs w:val="20"/>
        </w:rPr>
      </w:pPr>
      <w:r>
        <w:rPr>
          <w:szCs w:val="20"/>
        </w:rPr>
        <w:t xml:space="preserve">(2) The Offeror represents that - </w:t>
      </w:r>
    </w:p>
    <w:p w14:paraId="206AEEFF" w14:textId="77777777" w:rsidR="008077F1" w:rsidRDefault="008077F1" w:rsidP="008077F1">
      <w:pPr>
        <w:spacing w:after="0" w:line="240" w:lineRule="auto"/>
        <w:rPr>
          <w:szCs w:val="20"/>
        </w:rPr>
      </w:pPr>
      <w:r>
        <w:rPr>
          <w:szCs w:val="20"/>
        </w:rPr>
        <w:t>(i) It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not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 </w:t>
      </w:r>
    </w:p>
    <w:p w14:paraId="415F7159" w14:textId="77777777" w:rsidR="008077F1" w:rsidRDefault="008077F1" w:rsidP="008077F1">
      <w:pPr>
        <w:spacing w:after="0" w:line="240" w:lineRule="auto"/>
        <w:rPr>
          <w:szCs w:val="20"/>
        </w:rPr>
      </w:pPr>
      <w:r>
        <w:rPr>
          <w:szCs w:val="20"/>
        </w:rPr>
        <w:t>(ii) It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not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a corporation that was convicted of a felony criminal violation under a Federal law within the preceding 24 months. </w:t>
      </w:r>
    </w:p>
    <w:p w14:paraId="058C2C77" w14:textId="77777777" w:rsidR="008077F1" w:rsidRDefault="008077F1" w:rsidP="008077F1">
      <w:pPr>
        <w:spacing w:after="0" w:line="240" w:lineRule="auto"/>
        <w:rPr>
          <w:szCs w:val="20"/>
        </w:rPr>
      </w:pPr>
      <w:r>
        <w:rPr>
          <w:szCs w:val="20"/>
        </w:rPr>
        <w:t xml:space="preserve">(r) Predecessor of Offeror. (Applies in all solicitations that include the provision at 52.204-16, Commercial and Government Entity Code Reporting.) </w:t>
      </w:r>
    </w:p>
    <w:p w14:paraId="6D928F7E" w14:textId="77777777" w:rsidR="008077F1" w:rsidRDefault="008077F1" w:rsidP="008077F1">
      <w:pPr>
        <w:spacing w:after="0" w:line="240" w:lineRule="auto"/>
        <w:rPr>
          <w:szCs w:val="20"/>
        </w:rPr>
      </w:pPr>
      <w:r>
        <w:rPr>
          <w:szCs w:val="20"/>
        </w:rPr>
        <w:t>(1) The Offeror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is or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is not a successor to a predecessor that held a Federal contract or grant within the last three years. </w:t>
      </w:r>
    </w:p>
    <w:p w14:paraId="2A97D2CE" w14:textId="77777777" w:rsidR="008077F1" w:rsidRDefault="008077F1" w:rsidP="008077F1">
      <w:pPr>
        <w:spacing w:after="0" w:line="240" w:lineRule="auto"/>
        <w:rPr>
          <w:szCs w:val="20"/>
        </w:rPr>
      </w:pPr>
      <w:r>
        <w:rPr>
          <w:szCs w:val="20"/>
        </w:rPr>
        <w:t xml:space="preserve">(2) If the Offeror has indicated “is” in paragraph (r)(1) of this provision, enter the following information for all predecessors that held a Federal contract or grant within the last three years (if more than one predecessor, list in reverse chronological order): </w:t>
      </w:r>
    </w:p>
    <w:p w14:paraId="1D7EF065" w14:textId="77777777" w:rsidR="008077F1" w:rsidRDefault="008077F1" w:rsidP="008077F1">
      <w:pPr>
        <w:spacing w:after="0" w:line="240" w:lineRule="auto"/>
        <w:rPr>
          <w:szCs w:val="20"/>
        </w:rPr>
      </w:pPr>
      <w:r>
        <w:rPr>
          <w:szCs w:val="20"/>
        </w:rPr>
        <w:t xml:space="preserve">Predecessor CAGE code: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(or mark “Unknown”). </w:t>
      </w:r>
    </w:p>
    <w:p w14:paraId="29D91814" w14:textId="77777777" w:rsidR="008077F1" w:rsidRDefault="008077F1" w:rsidP="008077F1">
      <w:pPr>
        <w:spacing w:after="0" w:line="240" w:lineRule="auto"/>
        <w:rPr>
          <w:szCs w:val="20"/>
        </w:rPr>
      </w:pPr>
      <w:r>
        <w:rPr>
          <w:szCs w:val="20"/>
        </w:rPr>
        <w:t xml:space="preserve">Predecessor legal name: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w:t>
      </w:r>
    </w:p>
    <w:p w14:paraId="087D7263" w14:textId="77777777" w:rsidR="008077F1" w:rsidRDefault="008077F1" w:rsidP="008077F1">
      <w:pPr>
        <w:spacing w:after="0" w:line="240" w:lineRule="auto"/>
        <w:rPr>
          <w:szCs w:val="20"/>
        </w:rPr>
      </w:pPr>
      <w:r>
        <w:rPr>
          <w:szCs w:val="20"/>
        </w:rPr>
        <w:t xml:space="preserve">(Do not use a “doing business as” name). </w:t>
      </w:r>
    </w:p>
    <w:p w14:paraId="4F99FF81" w14:textId="77777777" w:rsidR="008077F1" w:rsidRDefault="008077F1" w:rsidP="008077F1">
      <w:pPr>
        <w:spacing w:after="0" w:line="240" w:lineRule="auto"/>
        <w:rPr>
          <w:szCs w:val="20"/>
        </w:rPr>
      </w:pPr>
      <w:r>
        <w:rPr>
          <w:szCs w:val="20"/>
        </w:rPr>
        <w:t xml:space="preserve">(s) [Reserved] </w:t>
      </w:r>
    </w:p>
    <w:p w14:paraId="61EBD2E6" w14:textId="77777777" w:rsidR="008077F1" w:rsidRDefault="008077F1" w:rsidP="008077F1">
      <w:pPr>
        <w:spacing w:after="0" w:line="240" w:lineRule="auto"/>
        <w:rPr>
          <w:szCs w:val="20"/>
        </w:rPr>
      </w:pPr>
      <w:r>
        <w:rPr>
          <w:szCs w:val="20"/>
        </w:rPr>
        <w:t xml:space="preserve">(t) Public Disclosure of Greenhouse Gas Emissions and Reduction Goals. Applies in all solicitations that require offerors to register in SAM (12.301(d)(1)). </w:t>
      </w:r>
    </w:p>
    <w:p w14:paraId="2F06B5FF" w14:textId="77777777" w:rsidR="008077F1" w:rsidRDefault="008077F1" w:rsidP="008077F1">
      <w:pPr>
        <w:spacing w:after="0" w:line="240" w:lineRule="auto"/>
        <w:rPr>
          <w:szCs w:val="20"/>
        </w:rPr>
      </w:pPr>
      <w:r>
        <w:rPr>
          <w:szCs w:val="20"/>
        </w:rPr>
        <w:t xml:space="preserve">(1) This representation shall be completed if the Offeror received $7.5 million or more in contract awards in the prior Federal fiscal year. The representation is optional if the Offeror received less than $7.5 million in Federal contract awards in the prior Federal fiscal year. </w:t>
      </w:r>
    </w:p>
    <w:p w14:paraId="2F80B574" w14:textId="77777777" w:rsidR="008077F1" w:rsidRDefault="008077F1" w:rsidP="008077F1">
      <w:pPr>
        <w:spacing w:after="0" w:line="240" w:lineRule="auto"/>
        <w:rPr>
          <w:szCs w:val="20"/>
        </w:rPr>
      </w:pPr>
      <w:r>
        <w:rPr>
          <w:szCs w:val="20"/>
        </w:rPr>
        <w:t>(2) Representation. [Offeror to check applicable block(s) in paragraph (t)(2)(i) and (ii)]. (i) The Offeror (itself or through its immediate owner or highest-level owner)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does,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does not publicly disclose greenhouse gas emissions, i.e., makes available on a publicly accessible Web site the results of a greenhouse gas inventory, performed in accordance with an accounting standard with publicly available and consistently applied criteria, such as the Greenhouse Gas Protocol Corporate Standard. </w:t>
      </w:r>
    </w:p>
    <w:p w14:paraId="77BDF75B" w14:textId="77777777" w:rsidR="008077F1" w:rsidRDefault="008077F1" w:rsidP="008077F1">
      <w:pPr>
        <w:spacing w:after="0" w:line="240" w:lineRule="auto"/>
        <w:rPr>
          <w:szCs w:val="20"/>
        </w:rPr>
      </w:pPr>
      <w:r>
        <w:rPr>
          <w:szCs w:val="20"/>
        </w:rPr>
        <w:t>(ii) The Offeror (itself or through its immediate owner or highest-level owner)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does,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does not publicly disclose a quantitative greenhouse gas emissions reduction goal, i.e., make available on a publicly accessible Web site a target to reduce absolute emissions or emissions intensity by a specific quantity or percentage. </w:t>
      </w:r>
    </w:p>
    <w:p w14:paraId="4DC7648E" w14:textId="77777777" w:rsidR="008077F1" w:rsidRDefault="008077F1" w:rsidP="008077F1">
      <w:pPr>
        <w:spacing w:after="0" w:line="240" w:lineRule="auto"/>
        <w:rPr>
          <w:szCs w:val="20"/>
        </w:rPr>
      </w:pPr>
      <w:r>
        <w:rPr>
          <w:szCs w:val="20"/>
        </w:rPr>
        <w:t xml:space="preserve">(iii) A publicly accessible Web site includes the Offeror's own Web site or a recognized, third-party greenhouse gas emissions reporting program. </w:t>
      </w:r>
    </w:p>
    <w:p w14:paraId="75697738" w14:textId="77777777" w:rsidR="008077F1" w:rsidRDefault="008077F1" w:rsidP="008077F1">
      <w:pPr>
        <w:spacing w:after="0" w:line="240" w:lineRule="auto"/>
        <w:rPr>
          <w:szCs w:val="20"/>
        </w:rPr>
      </w:pPr>
      <w:r>
        <w:rPr>
          <w:szCs w:val="20"/>
        </w:rPr>
        <w:t xml:space="preserve">(3) If the Offeror checked “does” in paragraphs (t)(2)(i) or (t)(2)(ii) of this provision, respectively, the Offeror shall provide the publicly accessible Web site(s) where greenhouse gas emissions and/or reduction goals are reported. </w:t>
      </w:r>
    </w:p>
    <w:p w14:paraId="6A0FA52A" w14:textId="77777777" w:rsidR="008077F1" w:rsidRDefault="008077F1" w:rsidP="008077F1">
      <w:pPr>
        <w:spacing w:after="0" w:line="240" w:lineRule="auto"/>
        <w:rPr>
          <w:szCs w:val="20"/>
        </w:rPr>
      </w:pPr>
      <w:r>
        <w:rPr>
          <w:szCs w:val="20"/>
        </w:rPr>
        <w:lastRenderedPageBreak/>
        <w:t xml:space="preserve">(u)(1)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 </w:t>
      </w:r>
    </w:p>
    <w:p w14:paraId="754025FB" w14:textId="77777777" w:rsidR="008077F1" w:rsidRDefault="008077F1" w:rsidP="008077F1">
      <w:pPr>
        <w:spacing w:after="0" w:line="240" w:lineRule="auto"/>
        <w:rPr>
          <w:szCs w:val="20"/>
        </w:rPr>
      </w:pPr>
      <w:r>
        <w:rPr>
          <w:szCs w:val="20"/>
        </w:rPr>
        <w:t xml:space="preserve">(2)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 </w:t>
      </w:r>
    </w:p>
    <w:p w14:paraId="38FDF356" w14:textId="77777777" w:rsidR="008077F1" w:rsidRDefault="008077F1" w:rsidP="008077F1">
      <w:pPr>
        <w:spacing w:after="0" w:line="240" w:lineRule="auto"/>
        <w:rPr>
          <w:szCs w:val="20"/>
        </w:rPr>
      </w:pPr>
      <w:r>
        <w:rPr>
          <w:szCs w:val="20"/>
        </w:rPr>
        <w:t xml:space="preserve">(3)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 </w:t>
      </w:r>
    </w:p>
    <w:p w14:paraId="016D0C7A" w14:textId="77777777" w:rsidR="008077F1" w:rsidRDefault="008077F1" w:rsidP="008077F1">
      <w:pPr>
        <w:spacing w:after="0" w:line="240" w:lineRule="auto"/>
        <w:rPr>
          <w:szCs w:val="20"/>
        </w:rPr>
      </w:pPr>
      <w:r>
        <w:rPr>
          <w:szCs w:val="20"/>
        </w:rPr>
        <w:t xml:space="preserve">(v) Covered Telecommunications Equipment or Services - Representation. Section 889(a)(1)(A) and section 889 (a)(1)(B) of Public Law 115-232. </w:t>
      </w:r>
    </w:p>
    <w:p w14:paraId="4F845CD1" w14:textId="77777777" w:rsidR="008077F1" w:rsidRDefault="008077F1" w:rsidP="008077F1">
      <w:pPr>
        <w:spacing w:after="0" w:line="240" w:lineRule="auto"/>
        <w:rPr>
          <w:szCs w:val="20"/>
        </w:rPr>
      </w:pPr>
      <w:r>
        <w:rPr>
          <w:szCs w:val="20"/>
        </w:rPr>
        <w:t xml:space="preserve">(1) The Offeror shall review the list of excluded parties in the System for Award Management (SAM) (https://www.sam.gov) for entities excluded from receiving federal awards for “covered telecommunications equipment or services”. </w:t>
      </w:r>
    </w:p>
    <w:p w14:paraId="23E9961F" w14:textId="77777777" w:rsidR="008077F1" w:rsidRDefault="008077F1" w:rsidP="008077F1">
      <w:pPr>
        <w:spacing w:after="0" w:line="240" w:lineRule="auto"/>
        <w:rPr>
          <w:szCs w:val="20"/>
        </w:rPr>
      </w:pPr>
      <w:r>
        <w:rPr>
          <w:szCs w:val="20"/>
        </w:rPr>
        <w:t xml:space="preserve">(2) The Offeror represents that - </w:t>
      </w:r>
    </w:p>
    <w:p w14:paraId="5330DA2F" w14:textId="77777777" w:rsidR="008077F1" w:rsidRDefault="008077F1" w:rsidP="008077F1">
      <w:pPr>
        <w:spacing w:after="0" w:line="240" w:lineRule="auto"/>
        <w:rPr>
          <w:szCs w:val="20"/>
        </w:rPr>
      </w:pPr>
      <w:r>
        <w:rPr>
          <w:szCs w:val="20"/>
        </w:rPr>
        <w:t>(i)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does,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xml:space="preserve">] does not provide covered telecommunications equipment or services as a part of its offered products or services to the Government in the performance of any contract, subcontract, or other contractual instrument. </w:t>
      </w:r>
    </w:p>
    <w:p w14:paraId="142F1C63" w14:textId="77777777" w:rsidR="008077F1" w:rsidRDefault="008077F1" w:rsidP="008077F1">
      <w:pPr>
        <w:spacing w:after="0" w:line="240" w:lineRule="auto"/>
        <w:rPr>
          <w:szCs w:val="20"/>
        </w:rPr>
      </w:pPr>
      <w:r>
        <w:rPr>
          <w:szCs w:val="20"/>
        </w:rPr>
        <w:t>(ii) After conducting a reasonable inquiry for purposes of this representation,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does,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xml:space="preserve"> ___  </w:t>
      </w:r>
      <w:r>
        <w:rPr>
          <w:szCs w:val="20"/>
        </w:rPr>
        <w:fldChar w:fldCharType="end"/>
      </w:r>
      <w:r>
        <w:rPr>
          <w:szCs w:val="20"/>
        </w:rPr>
        <w:t>] does not use covered telecommunications equipment or services, or any equipment, system, or service that uses covered telecommunications equipment or services.</w:t>
      </w:r>
    </w:p>
    <w:p w14:paraId="6E60B73D" w14:textId="77777777" w:rsidR="008077F1" w:rsidRDefault="008077F1" w:rsidP="008077F1">
      <w:pPr>
        <w:spacing w:after="0" w:line="240" w:lineRule="auto"/>
        <w:rPr>
          <w:szCs w:val="20"/>
        </w:rPr>
      </w:pPr>
      <w:r>
        <w:rPr>
          <w:szCs w:val="20"/>
        </w:rPr>
        <w:t>(End of provision)</w:t>
      </w:r>
    </w:p>
    <w:p w14:paraId="04C0F254" w14:textId="77777777" w:rsidR="009304E9" w:rsidRDefault="009304E9" w:rsidP="008077F1">
      <w:pPr>
        <w:spacing w:after="0" w:line="240" w:lineRule="auto"/>
      </w:pPr>
    </w:p>
    <w:p w14:paraId="2BA1AAA5" w14:textId="77777777" w:rsidR="008077F1" w:rsidRDefault="008077F1" w:rsidP="008077F1">
      <w:pPr>
        <w:spacing w:after="0" w:line="240" w:lineRule="auto"/>
        <w:rPr>
          <w:bCs/>
          <w:color w:val="000000"/>
        </w:rPr>
      </w:pPr>
      <w:bookmarkStart w:id="24" w:name="PD000052"/>
      <w:bookmarkEnd w:id="24"/>
      <w:r w:rsidRPr="00E077ED">
        <w:t xml:space="preserve">52.212-5     </w:t>
      </w:r>
      <w:r w:rsidRPr="00E077ED">
        <w:rPr>
          <w:bCs/>
          <w:color w:val="000000"/>
        </w:rPr>
        <w:t>CONTRACT TERMS AND CONDITIONS REQUIRED TO IMPLEMENT STATUTES OR EXECUTIVE ORDERS—</w:t>
      </w:r>
      <w:r w:rsidRPr="004D45C1">
        <w:rPr>
          <w:bCs/>
          <w:color w:val="000000"/>
        </w:rPr>
        <w:t>COMMERCIAL PRODUCTS AND COMMERCIAL SERVICES</w:t>
      </w:r>
      <w:r>
        <w:rPr>
          <w:bCs/>
          <w:color w:val="000000"/>
        </w:rPr>
        <w:t xml:space="preserve"> (DEVIATION 2018-O0021</w:t>
      </w:r>
      <w:r w:rsidRPr="00E077ED">
        <w:rPr>
          <w:bCs/>
          <w:color w:val="000000"/>
        </w:rPr>
        <w:t>) (</w:t>
      </w:r>
      <w:r>
        <w:t>JUN 2023</w:t>
      </w:r>
      <w:r w:rsidRPr="00E077ED">
        <w:rPr>
          <w:bCs/>
          <w:color w:val="000000"/>
        </w:rPr>
        <w:t>)</w:t>
      </w:r>
      <w:bookmarkStart w:id="25" w:name="wp1140981"/>
      <w:bookmarkStart w:id="26" w:name="wp1142404"/>
      <w:bookmarkStart w:id="27" w:name="wp1193807"/>
      <w:bookmarkEnd w:id="25"/>
      <w:bookmarkEnd w:id="26"/>
      <w:bookmarkEnd w:id="27"/>
    </w:p>
    <w:p w14:paraId="741C4418" w14:textId="77777777" w:rsidR="008077F1" w:rsidRDefault="008077F1" w:rsidP="008077F1">
      <w:pPr>
        <w:spacing w:after="0" w:line="240" w:lineRule="auto"/>
        <w:rPr>
          <w:bCs/>
          <w:color w:val="000000"/>
        </w:rPr>
      </w:pPr>
    </w:p>
    <w:p w14:paraId="7B6D49D9" w14:textId="77777777" w:rsidR="008077F1" w:rsidRPr="007714FD" w:rsidRDefault="008077F1" w:rsidP="008077F1">
      <w:pPr>
        <w:spacing w:after="0" w:line="240" w:lineRule="auto"/>
        <w:rPr>
          <w:bCs/>
          <w:color w:val="000000"/>
        </w:rPr>
      </w:pPr>
      <w:r w:rsidRPr="00BB7D29">
        <w:rPr>
          <w:lang w:val="en"/>
        </w:rPr>
        <w:t xml:space="preserve">(a) Comptroller General Examination of Record. The Contractor shall comply with the provisions of this paragraph (a) if this contract was awarded using other than sealed bid, is in excess of the simplified acquisition threshold, and does not contain the clause at 52.215-2, Audit and Records—Negotiation. </w:t>
      </w:r>
    </w:p>
    <w:p w14:paraId="2AB6F0DC" w14:textId="77777777" w:rsidR="008077F1" w:rsidRPr="00BB7D29" w:rsidRDefault="008077F1" w:rsidP="008077F1">
      <w:pPr>
        <w:spacing w:before="100" w:beforeAutospacing="1" w:after="0" w:afterAutospacing="1" w:line="240" w:lineRule="auto"/>
        <w:rPr>
          <w:lang w:val="en"/>
        </w:rPr>
      </w:pPr>
      <w:r w:rsidRPr="00BB7D29">
        <w:rPr>
          <w:lang w:val="en"/>
        </w:rPr>
        <w:t xml:space="preserve">(1) The Comptroller General of the United States, or an authorized representative of the Comptroller General, shall have access to and right to examine any of the Contractor’s directly pertinent records involving transactions related to this contract. </w:t>
      </w:r>
    </w:p>
    <w:p w14:paraId="4742F878" w14:textId="77777777" w:rsidR="008077F1" w:rsidRPr="00BB7D29" w:rsidRDefault="008077F1" w:rsidP="008077F1">
      <w:pPr>
        <w:spacing w:before="100" w:beforeAutospacing="1" w:after="0" w:afterAutospacing="1" w:line="240" w:lineRule="auto"/>
        <w:rPr>
          <w:lang w:val="en"/>
        </w:rPr>
      </w:pPr>
      <w:r w:rsidRPr="00BB7D29">
        <w:rPr>
          <w:lang w:val="en"/>
        </w:rPr>
        <w:t xml:space="preserve">(2)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 </w:t>
      </w:r>
    </w:p>
    <w:p w14:paraId="6F42F78C" w14:textId="77777777" w:rsidR="008077F1" w:rsidRPr="00BB7D29" w:rsidRDefault="008077F1" w:rsidP="008077F1">
      <w:pPr>
        <w:spacing w:before="100" w:beforeAutospacing="1" w:after="0" w:afterAutospacing="1" w:line="240" w:lineRule="auto"/>
        <w:rPr>
          <w:lang w:val="en"/>
        </w:rPr>
      </w:pPr>
      <w:r w:rsidRPr="00BB7D29">
        <w:rPr>
          <w:lang w:val="en"/>
        </w:rPr>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771F9B89" w14:textId="77777777" w:rsidR="008077F1" w:rsidRPr="00BB7D29" w:rsidRDefault="008077F1" w:rsidP="008077F1">
      <w:pPr>
        <w:spacing w:before="100" w:beforeAutospacing="1" w:after="0" w:afterAutospacing="1" w:line="240" w:lineRule="auto"/>
        <w:rPr>
          <w:lang w:val="en"/>
        </w:rPr>
      </w:pPr>
      <w:r w:rsidRPr="00BB7D29">
        <w:rPr>
          <w:lang w:val="en"/>
        </w:rPr>
        <w:lastRenderedPageBreak/>
        <w:t xml:space="preserve">(b)(1) Notwithstanding the requirements of any other clauses of this contract, the Contractor is not required to flow down any FAR clause, other than those in this paragraph (b) (1) in a subcontract for </w:t>
      </w:r>
      <w:r w:rsidRPr="00DF13A2">
        <w:rPr>
          <w:lang w:val="en"/>
        </w:rPr>
        <w:t>commercial products or commercial services</w:t>
      </w:r>
      <w:r w:rsidRPr="00BB7D29">
        <w:rPr>
          <w:lang w:val="en"/>
        </w:rPr>
        <w:t xml:space="preserve">. Unless otherwise indicated below, the extent of the flow down shall be as required by the clause— </w:t>
      </w:r>
    </w:p>
    <w:p w14:paraId="129EC358" w14:textId="77777777" w:rsidR="008077F1" w:rsidRPr="00BB7D29" w:rsidRDefault="008077F1" w:rsidP="008077F1">
      <w:pPr>
        <w:spacing w:before="100" w:beforeAutospacing="1" w:after="0" w:afterAutospacing="1" w:line="240" w:lineRule="auto"/>
        <w:rPr>
          <w:lang w:val="en"/>
        </w:rPr>
      </w:pPr>
      <w:r w:rsidRPr="00BB7D29">
        <w:rPr>
          <w:lang w:val="en"/>
        </w:rPr>
        <w:t>(i) 52.203-13, Contractor Code of Business Ethics and Conduct (</w:t>
      </w:r>
      <w:r>
        <w:rPr>
          <w:lang w:val="en"/>
        </w:rPr>
        <w:t>NOV 2021</w:t>
      </w:r>
      <w:r w:rsidRPr="00BB7D29">
        <w:rPr>
          <w:lang w:val="en"/>
        </w:rPr>
        <w:t>) (41 U.S.C. 3509).</w:t>
      </w:r>
    </w:p>
    <w:p w14:paraId="6FB8C216" w14:textId="77777777" w:rsidR="008077F1" w:rsidRPr="00BB7D29" w:rsidRDefault="008077F1" w:rsidP="008077F1">
      <w:pPr>
        <w:spacing w:before="100" w:beforeAutospacing="1" w:after="0" w:afterAutospacing="1" w:line="240" w:lineRule="auto"/>
        <w:rPr>
          <w:lang w:val="en"/>
        </w:rPr>
      </w:pPr>
      <w:r w:rsidRPr="00BB7D29">
        <w:rPr>
          <w:lang w:val="en"/>
        </w:rPr>
        <w:t>(ii) 52.203-19, Prohibition on Requiring Certain Internal Confidentiality Agreements or Statements (</w:t>
      </w:r>
      <w:r>
        <w:rPr>
          <w:lang w:val="en"/>
        </w:rPr>
        <w:t>JAN</w:t>
      </w:r>
      <w:r w:rsidRPr="00BB7D29">
        <w:rPr>
          <w:lang w:val="en"/>
        </w:rPr>
        <w:t xml:space="preserve"> 2017) (section 743 of Division E, Title VII, of the Consolidated and Further Continuing Appropriations Act, 2015 (Pub. L. 113-235) and its successor provisions in subsequent appropriations acts (and as extended in continuing resolutions)).</w:t>
      </w:r>
    </w:p>
    <w:p w14:paraId="1DFAABE6" w14:textId="77777777" w:rsidR="008077F1" w:rsidRDefault="008077F1" w:rsidP="008077F1">
      <w:pPr>
        <w:spacing w:before="100" w:beforeAutospacing="1" w:after="0" w:afterAutospacing="1" w:line="240" w:lineRule="auto"/>
        <w:rPr>
          <w:lang w:val="en"/>
        </w:rPr>
      </w:pPr>
      <w:r w:rsidRPr="00BB7D29">
        <w:rPr>
          <w:lang w:val="en"/>
        </w:rPr>
        <w:t>(iii) 52.204-23, Prohibition on Contracting for Hardware, Software, and Services Developed or Provided by Kaspersky Lab and Other Covered Entities (</w:t>
      </w:r>
      <w:r>
        <w:rPr>
          <w:lang w:val="en"/>
        </w:rPr>
        <w:t>NOV 2021</w:t>
      </w:r>
      <w:r w:rsidRPr="00BB7D29">
        <w:rPr>
          <w:lang w:val="en"/>
        </w:rPr>
        <w:t>) (Section 1634 of Pub. L. 115-91).</w:t>
      </w:r>
    </w:p>
    <w:p w14:paraId="34A14B3B" w14:textId="77777777" w:rsidR="008077F1" w:rsidRPr="00BB7D29" w:rsidRDefault="008077F1" w:rsidP="008077F1">
      <w:pPr>
        <w:spacing w:before="100" w:beforeAutospacing="1" w:after="0" w:afterAutospacing="1" w:line="240" w:lineRule="auto"/>
        <w:rPr>
          <w:lang w:val="en"/>
        </w:rPr>
      </w:pPr>
      <w:r>
        <w:rPr>
          <w:lang w:val="en"/>
        </w:rPr>
        <w:t xml:space="preserve">(iv) </w:t>
      </w:r>
      <w:r>
        <w:t>52.204-25, Prohibition on Contracting for Certain Telecommunications and Video Surveillance Services or Equipment. (NOV 2021) (Section 889(a)(1)(A) of Pub. L. 115-232).</w:t>
      </w:r>
    </w:p>
    <w:p w14:paraId="2ACFE483" w14:textId="77777777" w:rsidR="008077F1" w:rsidRPr="00EC117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EC117A">
        <w:rPr>
          <w:color w:val="000000"/>
        </w:rPr>
        <w:t>(v) 52.204-27, Prohibition on a ByteDance Covered Application (JUN 2023) (Section 102 of Division R of Pub. L. 117-328).</w:t>
      </w:r>
    </w:p>
    <w:p w14:paraId="047E3369" w14:textId="77777777" w:rsidR="008077F1" w:rsidRPr="00BB7D29" w:rsidRDefault="008077F1" w:rsidP="008077F1">
      <w:pPr>
        <w:spacing w:before="100" w:beforeAutospacing="1" w:after="0" w:afterAutospacing="1" w:line="240" w:lineRule="auto"/>
        <w:rPr>
          <w:lang w:val="en"/>
        </w:rPr>
      </w:pPr>
      <w:r w:rsidRPr="00BB7D29">
        <w:rPr>
          <w:lang w:val="en"/>
        </w:rPr>
        <w:t>(v</w:t>
      </w:r>
      <w:r>
        <w:rPr>
          <w:lang w:val="en"/>
        </w:rPr>
        <w:t>i</w:t>
      </w:r>
      <w:r w:rsidRPr="00BB7D29">
        <w:rPr>
          <w:lang w:val="en"/>
        </w:rPr>
        <w:t>) 52.219-8, Utilization of Small Business Concerns (</w:t>
      </w:r>
      <w:r>
        <w:rPr>
          <w:lang w:val="en"/>
        </w:rPr>
        <w:t>OCT 2022</w:t>
      </w:r>
      <w:r w:rsidRPr="00BB7D29">
        <w:rPr>
          <w:lang w:val="en"/>
        </w:rPr>
        <w:t xml:space="preserve">) (15 U.S.C. 637(d)(2) and (3)), in all subcontracts that offer further subcontracting opportunities. If the subcontract (except subcontracts to small business concerns) exceeds $700,000 ($1.5 million for construction of any public facility), the subcontractor must include 52.219-8 in lower tier subcontracts that offer subcontracting opportunities. </w:t>
      </w:r>
    </w:p>
    <w:p w14:paraId="7886F0FF" w14:textId="77777777" w:rsidR="008077F1" w:rsidRPr="00BB7D29" w:rsidRDefault="008077F1" w:rsidP="008077F1">
      <w:pPr>
        <w:spacing w:before="100" w:beforeAutospacing="1" w:after="0" w:afterAutospacing="1" w:line="240" w:lineRule="auto"/>
        <w:rPr>
          <w:lang w:val="en"/>
        </w:rPr>
      </w:pPr>
      <w:r w:rsidRPr="00BB7D29">
        <w:rPr>
          <w:lang w:val="en"/>
        </w:rPr>
        <w:t>(v</w:t>
      </w:r>
      <w:r>
        <w:rPr>
          <w:lang w:val="en"/>
        </w:rPr>
        <w:t>ii</w:t>
      </w:r>
      <w:r w:rsidRPr="00BB7D29">
        <w:rPr>
          <w:lang w:val="en"/>
        </w:rPr>
        <w:t>) 52.222-21, Prohibition of Segregated Facilities (APR 2015).</w:t>
      </w:r>
    </w:p>
    <w:p w14:paraId="6BD86D21" w14:textId="77777777" w:rsidR="008077F1" w:rsidRPr="00BB7D29" w:rsidRDefault="008077F1" w:rsidP="008077F1">
      <w:pPr>
        <w:spacing w:before="100" w:beforeAutospacing="1" w:after="0" w:afterAutospacing="1" w:line="240" w:lineRule="auto"/>
        <w:rPr>
          <w:lang w:val="en"/>
        </w:rPr>
      </w:pPr>
      <w:r w:rsidRPr="00BB7D29">
        <w:rPr>
          <w:lang w:val="en"/>
        </w:rPr>
        <w:t>(v</w:t>
      </w:r>
      <w:r>
        <w:rPr>
          <w:lang w:val="en"/>
        </w:rPr>
        <w:t>i</w:t>
      </w:r>
      <w:r w:rsidRPr="00BB7D29">
        <w:rPr>
          <w:lang w:val="en"/>
        </w:rPr>
        <w:t>i</w:t>
      </w:r>
      <w:r>
        <w:rPr>
          <w:lang w:val="en"/>
        </w:rPr>
        <w:t>i</w:t>
      </w:r>
      <w:r w:rsidRPr="00BB7D29">
        <w:rPr>
          <w:lang w:val="en"/>
        </w:rPr>
        <w:t>) 52.222-26, Equal Opportunity (</w:t>
      </w:r>
      <w:r>
        <w:rPr>
          <w:lang w:val="en"/>
        </w:rPr>
        <w:t>SEP</w:t>
      </w:r>
      <w:r w:rsidRPr="00BB7D29">
        <w:rPr>
          <w:lang w:val="en"/>
        </w:rPr>
        <w:t xml:space="preserve"> 2016) (E.O. 11246). </w:t>
      </w:r>
    </w:p>
    <w:p w14:paraId="68DF8CFD" w14:textId="77777777" w:rsidR="008077F1" w:rsidRPr="00BB7D29" w:rsidRDefault="008077F1" w:rsidP="008077F1">
      <w:pPr>
        <w:spacing w:before="100" w:beforeAutospacing="1" w:after="0" w:afterAutospacing="1" w:line="240" w:lineRule="auto"/>
        <w:rPr>
          <w:lang w:val="en"/>
        </w:rPr>
      </w:pPr>
      <w:r w:rsidRPr="00BB7D29">
        <w:rPr>
          <w:lang w:val="en"/>
        </w:rPr>
        <w:t>(</w:t>
      </w:r>
      <w:r>
        <w:rPr>
          <w:lang w:val="en"/>
        </w:rPr>
        <w:t>ix</w:t>
      </w:r>
      <w:r w:rsidRPr="00BB7D29">
        <w:rPr>
          <w:lang w:val="en"/>
        </w:rPr>
        <w:t>) 52.222-35, Equal Opportunity for Veterans (</w:t>
      </w:r>
      <w:r>
        <w:rPr>
          <w:lang w:val="en"/>
        </w:rPr>
        <w:t>OCT</w:t>
      </w:r>
      <w:r w:rsidRPr="00BB7D29">
        <w:rPr>
          <w:lang w:val="en"/>
        </w:rPr>
        <w:t xml:space="preserve"> 2015) (38 U.S.C. 4212).</w:t>
      </w:r>
    </w:p>
    <w:p w14:paraId="6330A571" w14:textId="77777777" w:rsidR="008077F1" w:rsidRPr="00BB7D29" w:rsidRDefault="008077F1" w:rsidP="008077F1">
      <w:pPr>
        <w:spacing w:before="100" w:beforeAutospacing="1" w:after="0" w:afterAutospacing="1" w:line="240" w:lineRule="auto"/>
        <w:rPr>
          <w:lang w:val="en"/>
        </w:rPr>
      </w:pPr>
      <w:r w:rsidRPr="00BB7D29">
        <w:rPr>
          <w:lang w:val="en"/>
        </w:rPr>
        <w:t>(x) 52.222-36, Equal Opportunity for Workers with Disabilities (</w:t>
      </w:r>
      <w:r>
        <w:rPr>
          <w:lang w:val="en"/>
        </w:rPr>
        <w:t>JUL</w:t>
      </w:r>
      <w:r w:rsidRPr="00BB7D29">
        <w:rPr>
          <w:lang w:val="en"/>
        </w:rPr>
        <w:t xml:space="preserve"> 2014) (29 U.S.C. 793). </w:t>
      </w:r>
    </w:p>
    <w:p w14:paraId="5C47D097" w14:textId="77777777" w:rsidR="008077F1" w:rsidRPr="00BB7D29" w:rsidRDefault="008077F1" w:rsidP="008077F1">
      <w:pPr>
        <w:spacing w:before="100" w:beforeAutospacing="1" w:after="0" w:afterAutospacing="1" w:line="240" w:lineRule="auto"/>
        <w:rPr>
          <w:lang w:val="en"/>
        </w:rPr>
      </w:pPr>
      <w:r w:rsidRPr="00BB7D29">
        <w:rPr>
          <w:lang w:val="en"/>
        </w:rPr>
        <w:t>(x</w:t>
      </w:r>
      <w:r>
        <w:rPr>
          <w:lang w:val="en"/>
        </w:rPr>
        <w:t>i</w:t>
      </w:r>
      <w:r w:rsidRPr="00BB7D29">
        <w:rPr>
          <w:lang w:val="en"/>
        </w:rPr>
        <w:t>) 52.222-37, Employment Reports on Veterans (</w:t>
      </w:r>
      <w:r>
        <w:rPr>
          <w:lang w:val="en"/>
        </w:rPr>
        <w:t>FEB</w:t>
      </w:r>
      <w:r w:rsidRPr="00BB7D29">
        <w:rPr>
          <w:lang w:val="en"/>
        </w:rPr>
        <w:t xml:space="preserve"> 2016) (38 U.S.C. 4212).</w:t>
      </w:r>
    </w:p>
    <w:p w14:paraId="4A1A2A50" w14:textId="77777777" w:rsidR="008077F1" w:rsidRPr="00BB7D29" w:rsidRDefault="008077F1" w:rsidP="008077F1">
      <w:pPr>
        <w:spacing w:before="100" w:beforeAutospacing="1" w:after="0" w:afterAutospacing="1" w:line="240" w:lineRule="auto"/>
        <w:rPr>
          <w:lang w:val="en"/>
        </w:rPr>
      </w:pPr>
      <w:r w:rsidRPr="00BB7D29">
        <w:rPr>
          <w:lang w:val="en"/>
        </w:rPr>
        <w:t>(x</w:t>
      </w:r>
      <w:r>
        <w:rPr>
          <w:lang w:val="en"/>
        </w:rPr>
        <w:t>ii</w:t>
      </w:r>
      <w:r w:rsidRPr="00BB7D29">
        <w:rPr>
          <w:lang w:val="en"/>
        </w:rPr>
        <w:t>) 52.222-40, Notification of Employee Rights Under the National Labor Relations Act (</w:t>
      </w:r>
      <w:r>
        <w:rPr>
          <w:lang w:val="en"/>
        </w:rPr>
        <w:t>DEC</w:t>
      </w:r>
      <w:r w:rsidRPr="00BB7D29">
        <w:rPr>
          <w:lang w:val="en"/>
        </w:rPr>
        <w:t xml:space="preserve"> 2010) (E.O. 13496). Flow down required in accordance with paragraph (f) of FAR clause 52.222-40. </w:t>
      </w:r>
    </w:p>
    <w:p w14:paraId="68D629C2" w14:textId="77777777" w:rsidR="008077F1" w:rsidRPr="00BB7D29" w:rsidRDefault="008077F1" w:rsidP="008077F1">
      <w:pPr>
        <w:spacing w:before="100" w:beforeAutospacing="1" w:after="0" w:afterAutospacing="1" w:line="240" w:lineRule="auto"/>
        <w:rPr>
          <w:lang w:val="en"/>
        </w:rPr>
      </w:pPr>
      <w:r w:rsidRPr="00BB7D29">
        <w:rPr>
          <w:lang w:val="en"/>
        </w:rPr>
        <w:t>(xi</w:t>
      </w:r>
      <w:r>
        <w:rPr>
          <w:lang w:val="en"/>
        </w:rPr>
        <w:t>ii</w:t>
      </w:r>
      <w:r w:rsidRPr="00BB7D29">
        <w:rPr>
          <w:lang w:val="en"/>
        </w:rPr>
        <w:t>) 52.222-41, Service Contract Labor Standards (</w:t>
      </w:r>
      <w:r>
        <w:rPr>
          <w:lang w:val="en"/>
        </w:rPr>
        <w:t>AUG</w:t>
      </w:r>
      <w:r w:rsidRPr="00BB7D29">
        <w:rPr>
          <w:lang w:val="en"/>
        </w:rPr>
        <w:t xml:space="preserve"> 2018) (41 U.S.C. chapter 67). </w:t>
      </w:r>
    </w:p>
    <w:p w14:paraId="7B0CEA7D" w14:textId="77777777" w:rsidR="008077F1" w:rsidRPr="00BB7D29" w:rsidRDefault="008077F1" w:rsidP="008077F1">
      <w:pPr>
        <w:spacing w:before="100" w:beforeAutospacing="1" w:after="0" w:afterAutospacing="1" w:line="240" w:lineRule="auto"/>
        <w:rPr>
          <w:lang w:val="en"/>
        </w:rPr>
      </w:pPr>
      <w:r w:rsidRPr="00BB7D29">
        <w:rPr>
          <w:lang w:val="en"/>
        </w:rPr>
        <w:t>(x</w:t>
      </w:r>
      <w:r>
        <w:rPr>
          <w:lang w:val="en"/>
        </w:rPr>
        <w:t>iv</w:t>
      </w:r>
      <w:r w:rsidRPr="00BB7D29">
        <w:rPr>
          <w:lang w:val="en"/>
        </w:rPr>
        <w:t>)(A) 52.222-50, Combating Trafficking in Persons (</w:t>
      </w:r>
      <w:r>
        <w:rPr>
          <w:lang w:val="en"/>
        </w:rPr>
        <w:t>NOV 2021</w:t>
      </w:r>
      <w:r w:rsidRPr="00BB7D29">
        <w:rPr>
          <w:lang w:val="en"/>
        </w:rPr>
        <w:t>) (22 U.S.C. chapter 78 and E.O. 13627).</w:t>
      </w:r>
    </w:p>
    <w:p w14:paraId="398CB6A5" w14:textId="77777777" w:rsidR="008077F1" w:rsidRPr="00BB7D29" w:rsidRDefault="008077F1" w:rsidP="008077F1">
      <w:pPr>
        <w:spacing w:before="100" w:beforeAutospacing="1" w:after="0" w:afterAutospacing="1" w:line="240" w:lineRule="auto"/>
        <w:rPr>
          <w:lang w:val="en"/>
        </w:rPr>
      </w:pPr>
      <w:r>
        <w:rPr>
          <w:lang w:val="en"/>
        </w:rPr>
        <w:t>(B) Alternate I (MAR</w:t>
      </w:r>
      <w:r w:rsidRPr="00BB7D29">
        <w:rPr>
          <w:lang w:val="en"/>
        </w:rPr>
        <w:t xml:space="preserve"> 2015) of 52.222-50 (22 U.S.C. chapter 78 and E.O. 13627).</w:t>
      </w:r>
    </w:p>
    <w:p w14:paraId="6647ADE2" w14:textId="77777777" w:rsidR="008077F1" w:rsidRPr="00BB7D29" w:rsidRDefault="008077F1" w:rsidP="008077F1">
      <w:pPr>
        <w:spacing w:before="100" w:beforeAutospacing="1" w:after="0" w:afterAutospacing="1" w:line="240" w:lineRule="auto"/>
        <w:rPr>
          <w:lang w:val="en"/>
        </w:rPr>
      </w:pPr>
      <w:r w:rsidRPr="00BB7D29">
        <w:rPr>
          <w:lang w:val="en"/>
        </w:rPr>
        <w:t>(xv) 52.222-51, Exemption from Application of the Service Contract Act to Contracts for Maintenance, Calibration, or Repair of Certain Equipment-Requirements (</w:t>
      </w:r>
      <w:r>
        <w:rPr>
          <w:lang w:val="en"/>
        </w:rPr>
        <w:t>MAY</w:t>
      </w:r>
      <w:r w:rsidRPr="00BB7D29">
        <w:rPr>
          <w:lang w:val="en"/>
        </w:rPr>
        <w:t xml:space="preserve"> 2014) (41 U.S.C. chapter 67). </w:t>
      </w:r>
    </w:p>
    <w:p w14:paraId="66E69E0D" w14:textId="77777777" w:rsidR="008077F1" w:rsidRPr="00BB7D29" w:rsidRDefault="008077F1" w:rsidP="008077F1">
      <w:pPr>
        <w:spacing w:before="100" w:beforeAutospacing="1" w:after="0" w:afterAutospacing="1" w:line="240" w:lineRule="auto"/>
        <w:rPr>
          <w:lang w:val="en"/>
        </w:rPr>
      </w:pPr>
      <w:r w:rsidRPr="00BB7D29">
        <w:rPr>
          <w:lang w:val="en"/>
        </w:rPr>
        <w:t>(xv</w:t>
      </w:r>
      <w:r>
        <w:rPr>
          <w:lang w:val="en"/>
        </w:rPr>
        <w:t>i</w:t>
      </w:r>
      <w:r w:rsidRPr="00BB7D29">
        <w:rPr>
          <w:lang w:val="en"/>
        </w:rPr>
        <w:t>) 52.222-53, Exemption from Application of the Service Contract Act to Contracts for Certain Services-Requirements (</w:t>
      </w:r>
      <w:r>
        <w:rPr>
          <w:lang w:val="en"/>
        </w:rPr>
        <w:t>MAY</w:t>
      </w:r>
      <w:r w:rsidRPr="00BB7D29">
        <w:rPr>
          <w:lang w:val="en"/>
        </w:rPr>
        <w:t xml:space="preserve"> 2014) (41 U.S.C. chapter 67). </w:t>
      </w:r>
    </w:p>
    <w:p w14:paraId="384A4897" w14:textId="77777777" w:rsidR="008077F1" w:rsidRPr="00BB7D29" w:rsidRDefault="008077F1" w:rsidP="008077F1">
      <w:pPr>
        <w:spacing w:before="100" w:beforeAutospacing="1" w:after="0" w:afterAutospacing="1" w:line="240" w:lineRule="auto"/>
        <w:rPr>
          <w:lang w:val="en"/>
        </w:rPr>
      </w:pPr>
      <w:r w:rsidRPr="00BB7D29">
        <w:rPr>
          <w:lang w:val="en"/>
        </w:rPr>
        <w:t>(xv</w:t>
      </w:r>
      <w:r>
        <w:rPr>
          <w:lang w:val="en"/>
        </w:rPr>
        <w:t>i</w:t>
      </w:r>
      <w:r w:rsidRPr="00BB7D29">
        <w:rPr>
          <w:lang w:val="en"/>
        </w:rPr>
        <w:t>i) 52.222-54, Employment Eligibility Verification (</w:t>
      </w:r>
      <w:r>
        <w:t>MAY 2022</w:t>
      </w:r>
      <w:r w:rsidRPr="00BB7D29">
        <w:rPr>
          <w:lang w:val="en"/>
        </w:rPr>
        <w:t>) (E.O. 12989).</w:t>
      </w:r>
    </w:p>
    <w:p w14:paraId="14CFA9F7" w14:textId="77777777" w:rsidR="008077F1" w:rsidRPr="007F514F" w:rsidRDefault="008077F1" w:rsidP="008077F1">
      <w:pPr>
        <w:pStyle w:val="HTMLPreformatted"/>
        <w:rPr>
          <w:rFonts w:ascii="Times New Roman" w:hAnsi="Times New Roman" w:cs="Times New Roman"/>
          <w:lang w:val="en"/>
        </w:rPr>
      </w:pPr>
      <w:r w:rsidRPr="007F514F">
        <w:rPr>
          <w:rFonts w:ascii="Times New Roman" w:hAnsi="Times New Roman" w:cs="Times New Roman"/>
          <w:lang w:val="en"/>
        </w:rPr>
        <w:lastRenderedPageBreak/>
        <w:t>(xvi</w:t>
      </w:r>
      <w:r>
        <w:rPr>
          <w:rFonts w:ascii="Times New Roman" w:hAnsi="Times New Roman" w:cs="Times New Roman"/>
          <w:lang w:val="en"/>
        </w:rPr>
        <w:t>i</w:t>
      </w:r>
      <w:r w:rsidRPr="007F514F">
        <w:rPr>
          <w:rFonts w:ascii="Times New Roman" w:hAnsi="Times New Roman" w:cs="Times New Roman"/>
          <w:lang w:val="en"/>
        </w:rPr>
        <w:t xml:space="preserve">i) 52.222-55, </w:t>
      </w:r>
      <w:r w:rsidRPr="007F514F">
        <w:rPr>
          <w:rFonts w:ascii="Times New Roman" w:hAnsi="Times New Roman" w:cs="Times New Roman"/>
          <w:color w:val="000000"/>
        </w:rPr>
        <w:t xml:space="preserve">Minimum Wages for Contractor Workers Under Executive Order 14026 </w:t>
      </w:r>
      <w:r w:rsidRPr="007F514F">
        <w:rPr>
          <w:rFonts w:ascii="Times New Roman" w:hAnsi="Times New Roman" w:cs="Times New Roman"/>
          <w:lang w:val="en"/>
        </w:rPr>
        <w:t>(JAN 2022).</w:t>
      </w:r>
    </w:p>
    <w:p w14:paraId="7DB82BCA" w14:textId="77777777" w:rsidR="008077F1" w:rsidRPr="00BB7D29" w:rsidRDefault="008077F1" w:rsidP="008077F1">
      <w:pPr>
        <w:spacing w:before="100" w:beforeAutospacing="1" w:after="0" w:afterAutospacing="1" w:line="240" w:lineRule="auto"/>
        <w:rPr>
          <w:lang w:val="en"/>
        </w:rPr>
      </w:pPr>
      <w:r w:rsidRPr="00BB7D29">
        <w:rPr>
          <w:lang w:val="en"/>
        </w:rPr>
        <w:t>(x</w:t>
      </w:r>
      <w:r>
        <w:rPr>
          <w:lang w:val="en"/>
        </w:rPr>
        <w:t>ix</w:t>
      </w:r>
      <w:r w:rsidRPr="00BB7D29">
        <w:rPr>
          <w:lang w:val="en"/>
        </w:rPr>
        <w:t>) 52.222-62 Paid Sick Leave Under Executive Order 13706 (</w:t>
      </w:r>
      <w:r>
        <w:rPr>
          <w:lang w:val="en"/>
        </w:rPr>
        <w:t>JAN 2022</w:t>
      </w:r>
      <w:r w:rsidRPr="00BB7D29">
        <w:rPr>
          <w:lang w:val="en"/>
        </w:rPr>
        <w:t>) (E.O. 13706).</w:t>
      </w:r>
    </w:p>
    <w:p w14:paraId="1D74D407" w14:textId="77777777" w:rsidR="008077F1" w:rsidRPr="00BB7D29" w:rsidRDefault="008077F1" w:rsidP="008077F1">
      <w:pPr>
        <w:spacing w:before="100" w:beforeAutospacing="1" w:after="0" w:afterAutospacing="1" w:line="240" w:lineRule="auto"/>
        <w:rPr>
          <w:lang w:val="en"/>
        </w:rPr>
      </w:pPr>
      <w:r w:rsidRPr="00BB7D29">
        <w:rPr>
          <w:lang w:val="en"/>
        </w:rPr>
        <w:t>(xx)(A) 52.224-3, Privacy Training (</w:t>
      </w:r>
      <w:r>
        <w:rPr>
          <w:lang w:val="en"/>
        </w:rPr>
        <w:t>JAN</w:t>
      </w:r>
      <w:r w:rsidRPr="00BB7D29">
        <w:rPr>
          <w:lang w:val="en"/>
        </w:rPr>
        <w:t xml:space="preserve"> 2017) (5 U.S.C. 552a).</w:t>
      </w:r>
    </w:p>
    <w:p w14:paraId="25F6DCE6" w14:textId="77777777" w:rsidR="008077F1" w:rsidRPr="00BB7D29" w:rsidRDefault="008077F1" w:rsidP="008077F1">
      <w:pPr>
        <w:spacing w:before="100" w:beforeAutospacing="1" w:after="0" w:afterAutospacing="1" w:line="240" w:lineRule="auto"/>
        <w:rPr>
          <w:lang w:val="en"/>
        </w:rPr>
      </w:pPr>
      <w:r w:rsidRPr="00BB7D29">
        <w:rPr>
          <w:lang w:val="en"/>
        </w:rPr>
        <w:t>(B) Alternate I (</w:t>
      </w:r>
      <w:r>
        <w:rPr>
          <w:lang w:val="en"/>
        </w:rPr>
        <w:t>JAN</w:t>
      </w:r>
      <w:r w:rsidRPr="00BB7D29">
        <w:rPr>
          <w:lang w:val="en"/>
        </w:rPr>
        <w:t xml:space="preserve"> 2017) of 52.224-3.   </w:t>
      </w:r>
    </w:p>
    <w:p w14:paraId="0A851A8E" w14:textId="77777777" w:rsidR="008077F1" w:rsidRPr="00BB7D29" w:rsidRDefault="008077F1" w:rsidP="008077F1">
      <w:pPr>
        <w:spacing w:before="100" w:beforeAutospacing="1" w:after="0" w:afterAutospacing="1" w:line="240" w:lineRule="auto"/>
        <w:rPr>
          <w:lang w:val="en"/>
        </w:rPr>
      </w:pPr>
      <w:r w:rsidRPr="00BB7D29">
        <w:rPr>
          <w:lang w:val="en"/>
        </w:rPr>
        <w:t>(xx</w:t>
      </w:r>
      <w:r>
        <w:rPr>
          <w:lang w:val="en"/>
        </w:rPr>
        <w:t>i</w:t>
      </w:r>
      <w:r w:rsidRPr="00BB7D29">
        <w:rPr>
          <w:lang w:val="en"/>
        </w:rPr>
        <w:t>) 52.225-26, Contractors Performing Private Security Functions Outside the United States (</w:t>
      </w:r>
      <w:r>
        <w:rPr>
          <w:lang w:val="en"/>
        </w:rPr>
        <w:t>OCT</w:t>
      </w:r>
      <w:r w:rsidRPr="00BB7D29">
        <w:rPr>
          <w:lang w:val="en"/>
        </w:rPr>
        <w:t xml:space="preserve"> 2016) (Section 862, as amended, of the National Defense Authorization Act for Fiscal Year 2008; </w:t>
      </w:r>
      <w:r w:rsidRPr="008C40B8">
        <w:rPr>
          <w:lang w:val="en"/>
        </w:rPr>
        <w:t>10 U.S.C. Subtitle A, Part V, Subpart G Note</w:t>
      </w:r>
      <w:r w:rsidRPr="00BB7D29">
        <w:rPr>
          <w:lang w:val="en"/>
        </w:rPr>
        <w:t>).</w:t>
      </w:r>
    </w:p>
    <w:p w14:paraId="2F587980" w14:textId="77777777" w:rsidR="008077F1" w:rsidRDefault="008077F1" w:rsidP="008077F1">
      <w:pPr>
        <w:spacing w:before="100" w:beforeAutospacing="1" w:after="0" w:afterAutospacing="1" w:line="240" w:lineRule="auto"/>
        <w:rPr>
          <w:lang w:val="en"/>
        </w:rPr>
      </w:pPr>
      <w:r w:rsidRPr="00BB7D29">
        <w:rPr>
          <w:lang w:val="en"/>
        </w:rPr>
        <w:t>(xx</w:t>
      </w:r>
      <w:r>
        <w:rPr>
          <w:lang w:val="en"/>
        </w:rPr>
        <w:t>ii</w:t>
      </w:r>
      <w:r w:rsidRPr="00BB7D29">
        <w:rPr>
          <w:lang w:val="en"/>
        </w:rPr>
        <w:t>) 52.226-6, Promoting Excess Food Donation to Nonprofit Organizations (</w:t>
      </w:r>
      <w:r>
        <w:rPr>
          <w:lang w:val="en"/>
        </w:rPr>
        <w:t>MAY</w:t>
      </w:r>
      <w:r w:rsidRPr="00BB7D29">
        <w:rPr>
          <w:lang w:val="en"/>
        </w:rPr>
        <w:t xml:space="preserve"> 2014) (42 U.S.C. 1792). Flow down required in accordance with paragraph (e) of FAR clause 52.226-6. </w:t>
      </w:r>
    </w:p>
    <w:p w14:paraId="7039FB03" w14:textId="77777777" w:rsidR="008077F1" w:rsidRPr="00486249"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486249">
        <w:rPr>
          <w:color w:val="000000"/>
        </w:rPr>
        <w:t>(xxi</w:t>
      </w:r>
      <w:r>
        <w:rPr>
          <w:color w:val="000000"/>
        </w:rPr>
        <w:t>i</w:t>
      </w:r>
      <w:r w:rsidRPr="00486249">
        <w:rPr>
          <w:color w:val="000000"/>
        </w:rPr>
        <w:t>i) 52.232-40, Providing Accelerated Payments to Small Business Subcontractors (MAR 2023) (31 U.S.C. 3903 and 10 U.S.C. 3801). Flow down required in accordance with paragraph (c) of 52.232-40.</w:t>
      </w:r>
    </w:p>
    <w:p w14:paraId="7B5FA848" w14:textId="77777777" w:rsidR="008077F1" w:rsidRPr="00BB7D29" w:rsidRDefault="008077F1" w:rsidP="008077F1">
      <w:pPr>
        <w:spacing w:before="100" w:beforeAutospacing="1" w:after="0" w:afterAutospacing="1" w:line="240" w:lineRule="auto"/>
        <w:rPr>
          <w:lang w:val="en"/>
        </w:rPr>
      </w:pPr>
      <w:r w:rsidRPr="00BB7D29">
        <w:rPr>
          <w:lang w:val="en"/>
        </w:rPr>
        <w:t>(xxi</w:t>
      </w:r>
      <w:r>
        <w:rPr>
          <w:lang w:val="en"/>
        </w:rPr>
        <w:t>v</w:t>
      </w:r>
      <w:r w:rsidRPr="00BB7D29">
        <w:rPr>
          <w:lang w:val="en"/>
        </w:rPr>
        <w:t>) 52.247-64, Preference for Privately Owned U.S.-Flag Commercial Vessels (</w:t>
      </w:r>
      <w:r>
        <w:rPr>
          <w:lang w:val="en"/>
        </w:rPr>
        <w:t>NOV 2021</w:t>
      </w:r>
      <w:r w:rsidRPr="00BB7D29">
        <w:rPr>
          <w:lang w:val="en"/>
        </w:rPr>
        <w:t xml:space="preserve">) (46 U.S.C. </w:t>
      </w:r>
      <w:r>
        <w:rPr>
          <w:lang w:val="en"/>
        </w:rPr>
        <w:t>55305</w:t>
      </w:r>
      <w:r w:rsidRPr="00BB7D29">
        <w:rPr>
          <w:lang w:val="en"/>
        </w:rPr>
        <w:t xml:space="preserve"> and 10 U.S.C. 2631). Flow down required in accordance with paragraph (d) of FAR clause 52.247-64. </w:t>
      </w:r>
    </w:p>
    <w:p w14:paraId="1FC7DEA6" w14:textId="77777777" w:rsidR="008077F1" w:rsidRPr="00BB7D29" w:rsidRDefault="008077F1" w:rsidP="008077F1">
      <w:pPr>
        <w:spacing w:before="100" w:beforeAutospacing="1" w:after="0" w:afterAutospacing="1" w:line="240" w:lineRule="auto"/>
        <w:rPr>
          <w:lang w:val="en"/>
        </w:rPr>
      </w:pPr>
      <w:r w:rsidRPr="00BB7D29">
        <w:rPr>
          <w:lang w:val="en"/>
        </w:rPr>
        <w:t xml:space="preserve">(2) While not required, the contractor </w:t>
      </w:r>
      <w:r>
        <w:rPr>
          <w:lang w:val="en"/>
        </w:rPr>
        <w:t>may</w:t>
      </w:r>
      <w:r w:rsidRPr="00BB7D29">
        <w:rPr>
          <w:lang w:val="en"/>
        </w:rPr>
        <w:t xml:space="preserve"> include in its subcontracts for </w:t>
      </w:r>
      <w:r w:rsidRPr="00DF13A2">
        <w:rPr>
          <w:lang w:val="en"/>
        </w:rPr>
        <w:t>commercial products and commercial services</w:t>
      </w:r>
      <w:r w:rsidRPr="00BB7D29">
        <w:rPr>
          <w:lang w:val="en"/>
        </w:rPr>
        <w:t xml:space="preserve"> a minimal number of additional clauses necessary to satisfy its contractual obligations. </w:t>
      </w:r>
    </w:p>
    <w:p w14:paraId="071C29AA" w14:textId="791D46A5" w:rsidR="008077F1" w:rsidRPr="009304E9" w:rsidRDefault="008077F1" w:rsidP="009304E9">
      <w:pPr>
        <w:spacing w:before="100" w:beforeAutospacing="1" w:after="0" w:afterAutospacing="1" w:line="240" w:lineRule="auto"/>
        <w:rPr>
          <w:lang w:val="en"/>
        </w:rPr>
      </w:pPr>
      <w:r w:rsidRPr="00BB7D29">
        <w:rPr>
          <w:lang w:val="en"/>
        </w:rPr>
        <w:t xml:space="preserve">(End of clause) </w:t>
      </w:r>
      <w:bookmarkStart w:id="28" w:name="PD000054"/>
      <w:bookmarkStart w:id="29" w:name="PD000053"/>
      <w:bookmarkEnd w:id="28"/>
      <w:bookmarkEnd w:id="29"/>
    </w:p>
    <w:p w14:paraId="5E770784" w14:textId="77777777" w:rsidR="008077F1" w:rsidRDefault="008077F1" w:rsidP="008077F1">
      <w:pPr>
        <w:spacing w:after="0" w:line="240" w:lineRule="auto"/>
      </w:pPr>
    </w:p>
    <w:p w14:paraId="17684BF7" w14:textId="77777777" w:rsidR="008077F1" w:rsidRDefault="008077F1" w:rsidP="008077F1">
      <w:pPr>
        <w:spacing w:after="0" w:line="240" w:lineRule="auto"/>
        <w:rPr>
          <w:szCs w:val="20"/>
        </w:rPr>
      </w:pPr>
      <w:bookmarkStart w:id="30" w:name="PD000018"/>
      <w:bookmarkEnd w:id="30"/>
      <w:r>
        <w:rPr>
          <w:bCs/>
          <w:szCs w:val="20"/>
        </w:rPr>
        <w:t>52.219-8</w:t>
      </w:r>
      <w:r>
        <w:rPr>
          <w:b/>
          <w:szCs w:val="20"/>
        </w:rPr>
        <w:t xml:space="preserve">  </w:t>
      </w:r>
      <w:r>
        <w:rPr>
          <w:caps/>
          <w:szCs w:val="20"/>
        </w:rPr>
        <w:t>Utilization of Small Business Concerns</w:t>
      </w:r>
      <w:r>
        <w:rPr>
          <w:szCs w:val="20"/>
        </w:rPr>
        <w:t xml:space="preserve"> (DEVIATION 2023-O0002) (DEC 2022)</w:t>
      </w:r>
    </w:p>
    <w:p w14:paraId="1737039F" w14:textId="77777777" w:rsidR="008077F1" w:rsidRDefault="008077F1" w:rsidP="008077F1">
      <w:pPr>
        <w:spacing w:after="0" w:line="240" w:lineRule="auto"/>
        <w:rPr>
          <w:szCs w:val="20"/>
        </w:rPr>
      </w:pPr>
    </w:p>
    <w:p w14:paraId="3492A9C7" w14:textId="77777777" w:rsidR="008077F1" w:rsidRDefault="008077F1" w:rsidP="008077F1">
      <w:pPr>
        <w:spacing w:after="0" w:line="240" w:lineRule="auto"/>
        <w:rPr>
          <w:szCs w:val="20"/>
        </w:rPr>
      </w:pPr>
      <w:r>
        <w:rPr>
          <w:szCs w:val="20"/>
        </w:rPr>
        <w:t>(a) Definitions. As used in this contract—</w:t>
      </w:r>
    </w:p>
    <w:p w14:paraId="798807EA" w14:textId="77777777" w:rsidR="008077F1" w:rsidRDefault="008077F1" w:rsidP="008077F1">
      <w:pPr>
        <w:spacing w:after="0" w:line="240" w:lineRule="auto"/>
        <w:rPr>
          <w:szCs w:val="20"/>
        </w:rPr>
      </w:pPr>
    </w:p>
    <w:p w14:paraId="72A486ED" w14:textId="77777777" w:rsidR="008077F1" w:rsidRDefault="008077F1" w:rsidP="008077F1">
      <w:pPr>
        <w:spacing w:after="0" w:line="240" w:lineRule="auto"/>
        <w:rPr>
          <w:szCs w:val="20"/>
        </w:rPr>
      </w:pPr>
      <w:r>
        <w:rPr>
          <w:szCs w:val="20"/>
        </w:rPr>
        <w:t>HUBZone small business concern means a small business concern that meets the requirements described in 13 CFR 126.200, certified by the Small Business Administration (SBA) and designated by SBA as a HUBZone small business concern in the Dynamic Small Business Search (DSBS) and SAM.</w:t>
      </w:r>
    </w:p>
    <w:p w14:paraId="2CD93A18" w14:textId="77777777" w:rsidR="008077F1" w:rsidRDefault="008077F1" w:rsidP="008077F1">
      <w:pPr>
        <w:spacing w:after="0" w:line="240" w:lineRule="auto"/>
        <w:rPr>
          <w:szCs w:val="20"/>
        </w:rPr>
      </w:pPr>
    </w:p>
    <w:p w14:paraId="24967846" w14:textId="77777777" w:rsidR="008077F1" w:rsidRDefault="008077F1" w:rsidP="008077F1">
      <w:pPr>
        <w:spacing w:after="0" w:line="240" w:lineRule="auto"/>
        <w:rPr>
          <w:szCs w:val="20"/>
        </w:rPr>
      </w:pPr>
      <w:r>
        <w:rPr>
          <w:szCs w:val="20"/>
        </w:rPr>
        <w:t>Service-disabled veteran-owned small business concern—</w:t>
      </w:r>
    </w:p>
    <w:p w14:paraId="3B90C8D5" w14:textId="77777777" w:rsidR="008077F1" w:rsidRDefault="008077F1" w:rsidP="008077F1">
      <w:pPr>
        <w:spacing w:after="0" w:line="240" w:lineRule="auto"/>
        <w:rPr>
          <w:szCs w:val="20"/>
        </w:rPr>
      </w:pPr>
    </w:p>
    <w:p w14:paraId="3C755E15" w14:textId="77777777" w:rsidR="008077F1" w:rsidRDefault="008077F1" w:rsidP="008077F1">
      <w:pPr>
        <w:spacing w:after="0" w:line="240" w:lineRule="auto"/>
        <w:rPr>
          <w:szCs w:val="20"/>
        </w:rPr>
      </w:pPr>
      <w:r>
        <w:rPr>
          <w:szCs w:val="20"/>
        </w:rPr>
        <w:t>(1) Means a small business concern-</w:t>
      </w:r>
    </w:p>
    <w:p w14:paraId="7DA72923" w14:textId="77777777" w:rsidR="008077F1" w:rsidRDefault="008077F1" w:rsidP="008077F1">
      <w:pPr>
        <w:spacing w:after="0" w:line="240" w:lineRule="auto"/>
        <w:rPr>
          <w:szCs w:val="20"/>
        </w:rPr>
      </w:pPr>
    </w:p>
    <w:p w14:paraId="10E217EF" w14:textId="77777777" w:rsidR="008077F1" w:rsidRDefault="008077F1" w:rsidP="008077F1">
      <w:pPr>
        <w:spacing w:after="0" w:line="240" w:lineRule="auto"/>
        <w:rPr>
          <w:szCs w:val="20"/>
        </w:rPr>
      </w:pPr>
      <w:r>
        <w:rPr>
          <w:szCs w:val="20"/>
        </w:rPr>
        <w:t>(i) Not less than 51 percent of which is owned by one or more service-disabled veterans or, in the case of any publicly owned business, not less than 51 percent of the stock of which is owned by one or more service-disabled veterans; and</w:t>
      </w:r>
    </w:p>
    <w:p w14:paraId="4CBCD4CF" w14:textId="77777777" w:rsidR="008077F1" w:rsidRDefault="008077F1" w:rsidP="008077F1">
      <w:pPr>
        <w:spacing w:after="0" w:line="240" w:lineRule="auto"/>
        <w:rPr>
          <w:szCs w:val="20"/>
        </w:rPr>
      </w:pPr>
    </w:p>
    <w:p w14:paraId="033CF0C1" w14:textId="77777777" w:rsidR="008077F1" w:rsidRDefault="008077F1" w:rsidP="008077F1">
      <w:pPr>
        <w:spacing w:after="0" w:line="240" w:lineRule="auto"/>
        <w:rPr>
          <w:szCs w:val="20"/>
        </w:rPr>
      </w:pPr>
      <w:r>
        <w:rPr>
          <w:szCs w:val="20"/>
        </w:rPr>
        <w:t>(ii) The management and daily business operations of which are controlled by one or more service-disabled veterans or, in the case of a service-disabled veteran with permanent and severe disability, the spouse or permanent caregiver of such veteran.</w:t>
      </w:r>
    </w:p>
    <w:p w14:paraId="53ECD0A3" w14:textId="77777777" w:rsidR="008077F1" w:rsidRDefault="008077F1" w:rsidP="008077F1">
      <w:pPr>
        <w:spacing w:after="0" w:line="240" w:lineRule="auto"/>
        <w:rPr>
          <w:szCs w:val="20"/>
        </w:rPr>
      </w:pPr>
    </w:p>
    <w:p w14:paraId="3F0CE3B8" w14:textId="77777777" w:rsidR="008077F1" w:rsidRDefault="008077F1" w:rsidP="008077F1">
      <w:pPr>
        <w:spacing w:after="0" w:line="240" w:lineRule="auto"/>
        <w:rPr>
          <w:szCs w:val="20"/>
        </w:rPr>
      </w:pPr>
      <w:r>
        <w:rPr>
          <w:szCs w:val="20"/>
        </w:rPr>
        <w:t>(2) Service-disabled veteran means a veteran, as defined in 38 U.S.C.101 (2), with a disability that is service-connected, as defined in 38 U.S.C.101(16).</w:t>
      </w:r>
    </w:p>
    <w:p w14:paraId="6C88E6E7" w14:textId="77777777" w:rsidR="008077F1" w:rsidRDefault="008077F1" w:rsidP="008077F1">
      <w:pPr>
        <w:spacing w:after="0" w:line="240" w:lineRule="auto"/>
        <w:rPr>
          <w:szCs w:val="20"/>
        </w:rPr>
      </w:pPr>
    </w:p>
    <w:p w14:paraId="5B0F1CAF" w14:textId="77777777" w:rsidR="008077F1" w:rsidRDefault="008077F1" w:rsidP="008077F1">
      <w:pPr>
        <w:spacing w:after="0" w:line="240" w:lineRule="auto"/>
        <w:rPr>
          <w:szCs w:val="20"/>
        </w:rPr>
      </w:pPr>
      <w:r>
        <w:rPr>
          <w:szCs w:val="20"/>
        </w:rPr>
        <w:t>Small business concern means a concern, including its affiliates, that is independently owned and operated, not dominant in its field of operation and qualified as a small business under the criteria and size standards in 13 CFR part 121, including the size standard that corresponds to the NAICS code assigned to the contract or subcontract.</w:t>
      </w:r>
    </w:p>
    <w:p w14:paraId="6DCC4DA6" w14:textId="77777777" w:rsidR="008077F1" w:rsidRDefault="008077F1" w:rsidP="008077F1">
      <w:pPr>
        <w:spacing w:after="0" w:line="240" w:lineRule="auto"/>
        <w:rPr>
          <w:szCs w:val="20"/>
        </w:rPr>
      </w:pPr>
    </w:p>
    <w:p w14:paraId="51CBBE9B" w14:textId="77777777" w:rsidR="008077F1" w:rsidRDefault="008077F1" w:rsidP="008077F1">
      <w:pPr>
        <w:spacing w:after="0" w:line="240" w:lineRule="auto"/>
        <w:rPr>
          <w:szCs w:val="20"/>
        </w:rPr>
      </w:pPr>
      <w:r>
        <w:rPr>
          <w:szCs w:val="20"/>
        </w:rPr>
        <w:lastRenderedPageBreak/>
        <w:t>Small disadvantaged business concern, consistent with 13 CFR 124.1002, means a small business concern under the size standard applicable to the acquisition, that-</w:t>
      </w:r>
    </w:p>
    <w:p w14:paraId="105C3054" w14:textId="77777777" w:rsidR="008077F1" w:rsidRDefault="008077F1" w:rsidP="008077F1">
      <w:pPr>
        <w:spacing w:after="0" w:line="240" w:lineRule="auto"/>
        <w:rPr>
          <w:szCs w:val="20"/>
        </w:rPr>
      </w:pPr>
    </w:p>
    <w:p w14:paraId="3BB6CF32" w14:textId="77777777" w:rsidR="008077F1" w:rsidRDefault="008077F1" w:rsidP="008077F1">
      <w:pPr>
        <w:spacing w:after="0" w:line="240" w:lineRule="auto"/>
        <w:rPr>
          <w:szCs w:val="20"/>
        </w:rPr>
      </w:pPr>
      <w:r>
        <w:rPr>
          <w:szCs w:val="20"/>
        </w:rPr>
        <w:t>(1) Is at least 51 percent unconditionally and directly owned (as defined at 13 CFR 124.105) by-</w:t>
      </w:r>
    </w:p>
    <w:p w14:paraId="6F379258" w14:textId="77777777" w:rsidR="008077F1" w:rsidRDefault="008077F1" w:rsidP="008077F1">
      <w:pPr>
        <w:spacing w:after="0" w:line="240" w:lineRule="auto"/>
        <w:rPr>
          <w:szCs w:val="20"/>
        </w:rPr>
      </w:pPr>
    </w:p>
    <w:p w14:paraId="41F62A5D" w14:textId="77777777" w:rsidR="008077F1" w:rsidRDefault="008077F1" w:rsidP="008077F1">
      <w:pPr>
        <w:spacing w:after="0" w:line="240" w:lineRule="auto"/>
        <w:rPr>
          <w:szCs w:val="20"/>
        </w:rPr>
      </w:pPr>
      <w:r>
        <w:rPr>
          <w:szCs w:val="20"/>
        </w:rPr>
        <w:t>(i) One or more socially disadvantaged (as defined at 13 CFR 124.103) and economically disadvantaged (as defined at 13 CFR 124.104) individuals who are citizens of the United States; and</w:t>
      </w:r>
    </w:p>
    <w:p w14:paraId="1BC3F6F2" w14:textId="77777777" w:rsidR="008077F1" w:rsidRDefault="008077F1" w:rsidP="008077F1">
      <w:pPr>
        <w:spacing w:after="0" w:line="240" w:lineRule="auto"/>
        <w:rPr>
          <w:szCs w:val="20"/>
        </w:rPr>
      </w:pPr>
    </w:p>
    <w:p w14:paraId="47E56E7E" w14:textId="77777777" w:rsidR="008077F1" w:rsidRDefault="008077F1" w:rsidP="008077F1">
      <w:pPr>
        <w:spacing w:after="0" w:line="240" w:lineRule="auto"/>
        <w:rPr>
          <w:szCs w:val="20"/>
        </w:rPr>
      </w:pPr>
      <w:r>
        <w:rPr>
          <w:szCs w:val="20"/>
        </w:rPr>
        <w:t>(ii) Each individual claiming economic disadvantage has a net worth not exceeding $850,000 after taking into account the applicable exclusions set forth at 13 CFR 124.104(c)(2); and</w:t>
      </w:r>
    </w:p>
    <w:p w14:paraId="47CCA3AD" w14:textId="77777777" w:rsidR="008077F1" w:rsidRDefault="008077F1" w:rsidP="008077F1">
      <w:pPr>
        <w:spacing w:after="0" w:line="240" w:lineRule="auto"/>
        <w:rPr>
          <w:szCs w:val="20"/>
        </w:rPr>
      </w:pPr>
    </w:p>
    <w:p w14:paraId="10AFFDC4" w14:textId="77777777" w:rsidR="008077F1" w:rsidRDefault="008077F1" w:rsidP="008077F1">
      <w:pPr>
        <w:spacing w:after="0" w:line="240" w:lineRule="auto"/>
        <w:rPr>
          <w:szCs w:val="20"/>
        </w:rPr>
      </w:pPr>
      <w:r>
        <w:rPr>
          <w:szCs w:val="20"/>
        </w:rPr>
        <w:t>(2) The management and daily business operations of which are controlled (as defined at 13.CFR 124.106) by individuals, who meet the criteria in paragraphs (1)(i) and (ii) of this definition.</w:t>
      </w:r>
    </w:p>
    <w:p w14:paraId="4AA6FA7B" w14:textId="77777777" w:rsidR="008077F1" w:rsidRDefault="008077F1" w:rsidP="008077F1">
      <w:pPr>
        <w:spacing w:after="0" w:line="240" w:lineRule="auto"/>
        <w:rPr>
          <w:szCs w:val="20"/>
        </w:rPr>
      </w:pPr>
    </w:p>
    <w:p w14:paraId="02E415F5" w14:textId="77777777" w:rsidR="008077F1" w:rsidRDefault="008077F1" w:rsidP="008077F1">
      <w:pPr>
        <w:spacing w:after="0" w:line="240" w:lineRule="auto"/>
        <w:rPr>
          <w:szCs w:val="20"/>
        </w:rPr>
      </w:pPr>
      <w:r>
        <w:rPr>
          <w:szCs w:val="20"/>
        </w:rPr>
        <w:t>Veteran-owned small business concern means a small business concern-</w:t>
      </w:r>
    </w:p>
    <w:p w14:paraId="032B003F" w14:textId="77777777" w:rsidR="008077F1" w:rsidRDefault="008077F1" w:rsidP="008077F1">
      <w:pPr>
        <w:spacing w:after="0" w:line="240" w:lineRule="auto"/>
        <w:rPr>
          <w:szCs w:val="20"/>
        </w:rPr>
      </w:pPr>
    </w:p>
    <w:p w14:paraId="23B512C2" w14:textId="77777777" w:rsidR="008077F1" w:rsidRDefault="008077F1" w:rsidP="008077F1">
      <w:pPr>
        <w:spacing w:after="0" w:line="240" w:lineRule="auto"/>
        <w:rPr>
          <w:szCs w:val="20"/>
        </w:rPr>
      </w:pPr>
      <w:r>
        <w:rPr>
          <w:szCs w:val="20"/>
        </w:rPr>
        <w:t>(1) Not less than 51 percent of which is owned by one or more veterans (as defined at 38 U.S.C.101(2)) or, in the case of any publicly owned business, not less than 51 percent of the stock of which is owned by one or more veterans; and</w:t>
      </w:r>
    </w:p>
    <w:p w14:paraId="749D6AD8" w14:textId="77777777" w:rsidR="008077F1" w:rsidRDefault="008077F1" w:rsidP="008077F1">
      <w:pPr>
        <w:spacing w:after="0" w:line="240" w:lineRule="auto"/>
        <w:rPr>
          <w:szCs w:val="20"/>
        </w:rPr>
      </w:pPr>
    </w:p>
    <w:p w14:paraId="5618D8E1" w14:textId="77777777" w:rsidR="008077F1" w:rsidRDefault="008077F1" w:rsidP="008077F1">
      <w:pPr>
        <w:spacing w:after="0" w:line="240" w:lineRule="auto"/>
        <w:rPr>
          <w:szCs w:val="20"/>
        </w:rPr>
      </w:pPr>
      <w:r>
        <w:rPr>
          <w:szCs w:val="20"/>
        </w:rPr>
        <w:t>(2) The management and daily business operations of which are controlled by one or more veterans.</w:t>
      </w:r>
    </w:p>
    <w:p w14:paraId="124505AF" w14:textId="77777777" w:rsidR="008077F1" w:rsidRDefault="008077F1" w:rsidP="008077F1">
      <w:pPr>
        <w:spacing w:after="0" w:line="240" w:lineRule="auto"/>
        <w:rPr>
          <w:szCs w:val="20"/>
        </w:rPr>
      </w:pPr>
    </w:p>
    <w:p w14:paraId="7CF7CB29" w14:textId="77777777" w:rsidR="008077F1" w:rsidRDefault="008077F1" w:rsidP="008077F1">
      <w:pPr>
        <w:spacing w:after="0" w:line="240" w:lineRule="auto"/>
        <w:rPr>
          <w:szCs w:val="20"/>
        </w:rPr>
      </w:pPr>
      <w:r>
        <w:rPr>
          <w:szCs w:val="20"/>
        </w:rPr>
        <w:t>Women-owned small business concern means a small business concern-</w:t>
      </w:r>
    </w:p>
    <w:p w14:paraId="4939D3C3" w14:textId="77777777" w:rsidR="008077F1" w:rsidRDefault="008077F1" w:rsidP="008077F1">
      <w:pPr>
        <w:spacing w:after="0" w:line="240" w:lineRule="auto"/>
        <w:rPr>
          <w:szCs w:val="20"/>
        </w:rPr>
      </w:pPr>
    </w:p>
    <w:p w14:paraId="4A7DC106" w14:textId="77777777" w:rsidR="008077F1" w:rsidRDefault="008077F1" w:rsidP="008077F1">
      <w:pPr>
        <w:spacing w:after="0" w:line="240" w:lineRule="auto"/>
        <w:rPr>
          <w:szCs w:val="20"/>
        </w:rPr>
      </w:pPr>
      <w:r>
        <w:rPr>
          <w:szCs w:val="20"/>
        </w:rPr>
        <w:t>(1) That is at least 51 percent owned by one or more women, or, in the case of any publicly owned business, at least 51 percent of the stock of which is owned by one or more women; and</w:t>
      </w:r>
    </w:p>
    <w:p w14:paraId="5562CD35" w14:textId="77777777" w:rsidR="008077F1" w:rsidRDefault="008077F1" w:rsidP="008077F1">
      <w:pPr>
        <w:spacing w:after="0" w:line="240" w:lineRule="auto"/>
        <w:rPr>
          <w:szCs w:val="20"/>
        </w:rPr>
      </w:pPr>
    </w:p>
    <w:p w14:paraId="4A6755C7" w14:textId="77777777" w:rsidR="008077F1" w:rsidRDefault="008077F1" w:rsidP="008077F1">
      <w:pPr>
        <w:spacing w:after="0" w:line="240" w:lineRule="auto"/>
        <w:rPr>
          <w:szCs w:val="20"/>
        </w:rPr>
      </w:pPr>
      <w:r>
        <w:rPr>
          <w:szCs w:val="20"/>
        </w:rPr>
        <w:t>(2) Whose management and daily business operations are controlled by one or more women.</w:t>
      </w:r>
    </w:p>
    <w:p w14:paraId="79527FDE" w14:textId="77777777" w:rsidR="008077F1" w:rsidRDefault="008077F1" w:rsidP="008077F1">
      <w:pPr>
        <w:spacing w:after="0" w:line="240" w:lineRule="auto"/>
        <w:rPr>
          <w:szCs w:val="20"/>
        </w:rPr>
      </w:pPr>
    </w:p>
    <w:p w14:paraId="6D0059E9" w14:textId="77777777" w:rsidR="008077F1" w:rsidRDefault="008077F1" w:rsidP="008077F1">
      <w:pPr>
        <w:spacing w:after="0" w:line="240" w:lineRule="auto"/>
        <w:rPr>
          <w:szCs w:val="20"/>
        </w:rPr>
      </w:pPr>
      <w:r>
        <w:rPr>
          <w:szCs w:val="20"/>
        </w:rPr>
        <w:t>(b) It is the policy of the United States that small business concerns, veteran-owned small business concerns, service-disabled veteran-owned small business concerns, HUBZone small business concerns, small disadvantaged business concerns, and women-owned small business concerns shall have the maximum practicable opportunity to participate in performing contracts let by any Federal agency, including contracts and subcontracts for subsystems, assemblies, components, and related services for major systems. It is further the policy of the United States that its prime contractors establish procedures to ensure the timely payment of amounts due pursuant to the terms of their subcontracts with small business concerns, veteran-owned small business concerns, service-disabled veteran-owned small business concerns, HUBZone small business concerns, small disadvantaged business concerns, and women-owned small business concerns.</w:t>
      </w:r>
    </w:p>
    <w:p w14:paraId="41863FFF" w14:textId="77777777" w:rsidR="008077F1" w:rsidRDefault="008077F1" w:rsidP="008077F1">
      <w:pPr>
        <w:spacing w:after="0" w:line="240" w:lineRule="auto"/>
        <w:rPr>
          <w:szCs w:val="20"/>
        </w:rPr>
      </w:pPr>
    </w:p>
    <w:p w14:paraId="5651F952" w14:textId="77777777" w:rsidR="008077F1" w:rsidRDefault="008077F1" w:rsidP="008077F1">
      <w:pPr>
        <w:spacing w:after="0" w:line="240" w:lineRule="auto"/>
        <w:rPr>
          <w:szCs w:val="20"/>
        </w:rPr>
      </w:pPr>
      <w:r>
        <w:rPr>
          <w:szCs w:val="20"/>
        </w:rPr>
        <w:t>(c)(1) A joint venture qualifies as a small business concern if—</w:t>
      </w:r>
    </w:p>
    <w:p w14:paraId="21D696E8" w14:textId="77777777" w:rsidR="008077F1" w:rsidRDefault="008077F1" w:rsidP="008077F1">
      <w:pPr>
        <w:spacing w:after="0" w:line="240" w:lineRule="auto"/>
        <w:rPr>
          <w:szCs w:val="20"/>
        </w:rPr>
      </w:pPr>
    </w:p>
    <w:p w14:paraId="40680D23" w14:textId="77777777" w:rsidR="008077F1" w:rsidRDefault="008077F1" w:rsidP="008077F1">
      <w:pPr>
        <w:spacing w:after="0" w:line="240" w:lineRule="auto"/>
        <w:rPr>
          <w:szCs w:val="20"/>
        </w:rPr>
      </w:pPr>
      <w:r>
        <w:rPr>
          <w:szCs w:val="20"/>
        </w:rPr>
        <w:t>(i) Each party to the joint venture qualifies as small under the size standard for the solicitation; or</w:t>
      </w:r>
    </w:p>
    <w:p w14:paraId="72CCBCCC" w14:textId="77777777" w:rsidR="008077F1" w:rsidRDefault="008077F1" w:rsidP="008077F1">
      <w:pPr>
        <w:spacing w:after="0" w:line="240" w:lineRule="auto"/>
        <w:rPr>
          <w:szCs w:val="20"/>
        </w:rPr>
      </w:pPr>
    </w:p>
    <w:p w14:paraId="3373CA15" w14:textId="77777777" w:rsidR="008077F1" w:rsidRDefault="008077F1" w:rsidP="008077F1">
      <w:pPr>
        <w:spacing w:after="0" w:line="240" w:lineRule="auto"/>
        <w:rPr>
          <w:szCs w:val="20"/>
        </w:rPr>
      </w:pPr>
      <w:r>
        <w:rPr>
          <w:szCs w:val="20"/>
        </w:rPr>
        <w:t>(ii) The protégé is small under the size standard for the solicitation in a joint venture comprised of a mentor and protégé with an approved mentor-protégé agreement under a SBA mentor-protégé program.</w:t>
      </w:r>
    </w:p>
    <w:p w14:paraId="7C1C57B9" w14:textId="77777777" w:rsidR="008077F1" w:rsidRDefault="008077F1" w:rsidP="008077F1">
      <w:pPr>
        <w:spacing w:after="0" w:line="240" w:lineRule="auto"/>
        <w:rPr>
          <w:szCs w:val="20"/>
        </w:rPr>
      </w:pPr>
    </w:p>
    <w:p w14:paraId="665E5B13" w14:textId="77777777" w:rsidR="008077F1" w:rsidRDefault="008077F1" w:rsidP="008077F1">
      <w:pPr>
        <w:spacing w:after="0" w:line="240" w:lineRule="auto"/>
        <w:rPr>
          <w:szCs w:val="20"/>
        </w:rPr>
      </w:pPr>
      <w:r>
        <w:rPr>
          <w:szCs w:val="20"/>
        </w:rPr>
        <w:t>(2) A joint venture qualifies as—</w:t>
      </w:r>
    </w:p>
    <w:p w14:paraId="4CD8E64E" w14:textId="77777777" w:rsidR="008077F1" w:rsidRDefault="008077F1" w:rsidP="008077F1">
      <w:pPr>
        <w:spacing w:after="0" w:line="240" w:lineRule="auto"/>
        <w:rPr>
          <w:szCs w:val="20"/>
        </w:rPr>
      </w:pPr>
    </w:p>
    <w:p w14:paraId="38082896" w14:textId="77777777" w:rsidR="008077F1" w:rsidRDefault="008077F1" w:rsidP="008077F1">
      <w:pPr>
        <w:spacing w:after="0" w:line="240" w:lineRule="auto"/>
        <w:rPr>
          <w:szCs w:val="20"/>
        </w:rPr>
      </w:pPr>
      <w:r>
        <w:rPr>
          <w:szCs w:val="20"/>
        </w:rPr>
        <w:t>(i) A service-disabled veteran-owned small business concern if it complies with the requirements in 13 CFR part 125; or</w:t>
      </w:r>
    </w:p>
    <w:p w14:paraId="2C09CBB3" w14:textId="77777777" w:rsidR="008077F1" w:rsidRDefault="008077F1" w:rsidP="008077F1">
      <w:pPr>
        <w:spacing w:after="0" w:line="240" w:lineRule="auto"/>
        <w:rPr>
          <w:szCs w:val="20"/>
        </w:rPr>
      </w:pPr>
    </w:p>
    <w:p w14:paraId="0ED85744" w14:textId="77777777" w:rsidR="008077F1" w:rsidRDefault="008077F1" w:rsidP="008077F1">
      <w:pPr>
        <w:spacing w:after="0" w:line="240" w:lineRule="auto"/>
        <w:rPr>
          <w:szCs w:val="20"/>
        </w:rPr>
      </w:pPr>
      <w:r>
        <w:rPr>
          <w:szCs w:val="20"/>
        </w:rPr>
        <w:t>(ii) A HUBZone small business concern if it complies with the requirements in 13 CFR 126.616(a) through (c).</w:t>
      </w:r>
    </w:p>
    <w:p w14:paraId="1C9878E3" w14:textId="77777777" w:rsidR="008077F1" w:rsidRDefault="008077F1" w:rsidP="008077F1">
      <w:pPr>
        <w:spacing w:after="0" w:line="240" w:lineRule="auto"/>
        <w:rPr>
          <w:szCs w:val="20"/>
        </w:rPr>
      </w:pPr>
    </w:p>
    <w:p w14:paraId="20626440" w14:textId="77777777" w:rsidR="008077F1" w:rsidRDefault="008077F1" w:rsidP="008077F1">
      <w:pPr>
        <w:spacing w:after="0" w:line="240" w:lineRule="auto"/>
        <w:rPr>
          <w:szCs w:val="20"/>
        </w:rPr>
      </w:pPr>
      <w:r>
        <w:rPr>
          <w:szCs w:val="20"/>
        </w:rPr>
        <w:t xml:space="preserve">(d) The Contractor hereby agrees to carry out this policy in the awarding of subcontracts to the fullest extent consistent with efficient contract performance. The Contractor further agrees to cooperate in any studies or surveys </w:t>
      </w:r>
      <w:r>
        <w:rPr>
          <w:szCs w:val="20"/>
        </w:rPr>
        <w:lastRenderedPageBreak/>
        <w:t>as may be conducted by the United States Small Business Administration or the awarding agency of the United States as may be necessary to determine the extent of the Contractor's compliance with this clause.</w:t>
      </w:r>
    </w:p>
    <w:p w14:paraId="79AC9F2C" w14:textId="77777777" w:rsidR="008077F1" w:rsidRDefault="008077F1" w:rsidP="008077F1">
      <w:pPr>
        <w:spacing w:after="0" w:line="240" w:lineRule="auto"/>
        <w:rPr>
          <w:szCs w:val="20"/>
        </w:rPr>
      </w:pPr>
    </w:p>
    <w:p w14:paraId="6E635677" w14:textId="77777777" w:rsidR="008077F1" w:rsidRDefault="008077F1" w:rsidP="008077F1">
      <w:pPr>
        <w:spacing w:after="0" w:line="240" w:lineRule="auto"/>
        <w:rPr>
          <w:szCs w:val="20"/>
        </w:rPr>
      </w:pPr>
      <w:r>
        <w:rPr>
          <w:szCs w:val="20"/>
        </w:rPr>
        <w:t>(e)(1) The Contractor may accept a subcontractor's written representations of its size and socioeconomic status as a small business, small disadvantaged business, veteran-owned small business, service-disabled veteran-owned small business, or a women-owned small business if the subcontractor represents that the size and socioeconomic status representations with its offer are current, accurate, and complete as of the date of the offer for the subcontract.</w:t>
      </w:r>
    </w:p>
    <w:p w14:paraId="73F8FA41" w14:textId="77777777" w:rsidR="008077F1" w:rsidRDefault="008077F1" w:rsidP="008077F1">
      <w:pPr>
        <w:spacing w:after="0" w:line="240" w:lineRule="auto"/>
        <w:rPr>
          <w:szCs w:val="20"/>
        </w:rPr>
      </w:pPr>
    </w:p>
    <w:p w14:paraId="31A58687" w14:textId="77777777" w:rsidR="008077F1" w:rsidRDefault="008077F1" w:rsidP="008077F1">
      <w:pPr>
        <w:spacing w:after="0" w:line="240" w:lineRule="auto"/>
        <w:rPr>
          <w:szCs w:val="20"/>
        </w:rPr>
      </w:pPr>
      <w:r>
        <w:rPr>
          <w:szCs w:val="20"/>
        </w:rPr>
        <w:t>(2) The Contractor may accept a subcontractor's representations of its size and socioeconomic status as a small business, small disadvantaged business, veteran-owned small business, service-disabled veteran-owned small business, or a women-owned small business in the System for Award Management (SAM) if–</w:t>
      </w:r>
    </w:p>
    <w:p w14:paraId="3626A6B6" w14:textId="77777777" w:rsidR="008077F1" w:rsidRDefault="008077F1" w:rsidP="008077F1">
      <w:pPr>
        <w:spacing w:after="0" w:line="240" w:lineRule="auto"/>
        <w:rPr>
          <w:szCs w:val="20"/>
        </w:rPr>
      </w:pPr>
    </w:p>
    <w:p w14:paraId="03D65A67" w14:textId="77777777" w:rsidR="008077F1" w:rsidRDefault="008077F1" w:rsidP="008077F1">
      <w:pPr>
        <w:spacing w:after="0" w:line="240" w:lineRule="auto"/>
        <w:rPr>
          <w:szCs w:val="20"/>
        </w:rPr>
      </w:pPr>
      <w:r>
        <w:rPr>
          <w:szCs w:val="20"/>
        </w:rPr>
        <w:t>(i) The subcontractor is registered in SAM; and</w:t>
      </w:r>
    </w:p>
    <w:p w14:paraId="5156E36E" w14:textId="77777777" w:rsidR="008077F1" w:rsidRDefault="008077F1" w:rsidP="008077F1">
      <w:pPr>
        <w:spacing w:after="0" w:line="240" w:lineRule="auto"/>
        <w:rPr>
          <w:szCs w:val="20"/>
        </w:rPr>
      </w:pPr>
    </w:p>
    <w:p w14:paraId="0D5FCDC7" w14:textId="77777777" w:rsidR="008077F1" w:rsidRDefault="008077F1" w:rsidP="008077F1">
      <w:pPr>
        <w:spacing w:after="0" w:line="240" w:lineRule="auto"/>
        <w:rPr>
          <w:szCs w:val="20"/>
        </w:rPr>
      </w:pPr>
      <w:r>
        <w:rPr>
          <w:szCs w:val="20"/>
        </w:rPr>
        <w:t>(ii) The subcontractor represents that the size and socioeconomic status representations made in SAM are current, accurate and complete as of the date of the offer for the subcontract.</w:t>
      </w:r>
    </w:p>
    <w:p w14:paraId="2F660477" w14:textId="77777777" w:rsidR="008077F1" w:rsidRDefault="008077F1" w:rsidP="008077F1">
      <w:pPr>
        <w:spacing w:after="0" w:line="240" w:lineRule="auto"/>
        <w:rPr>
          <w:szCs w:val="20"/>
        </w:rPr>
      </w:pPr>
    </w:p>
    <w:p w14:paraId="77C61368" w14:textId="77777777" w:rsidR="008077F1" w:rsidRDefault="008077F1" w:rsidP="008077F1">
      <w:pPr>
        <w:spacing w:after="0" w:line="240" w:lineRule="auto"/>
        <w:rPr>
          <w:szCs w:val="20"/>
        </w:rPr>
      </w:pPr>
      <w:r>
        <w:rPr>
          <w:szCs w:val="20"/>
        </w:rPr>
        <w:t>(3) The Contractor may not require the use of SAM for the purposes of representing size or socioeconomic status in connection with a subcontract.</w:t>
      </w:r>
    </w:p>
    <w:p w14:paraId="04E3763E" w14:textId="77777777" w:rsidR="008077F1" w:rsidRDefault="008077F1" w:rsidP="008077F1">
      <w:pPr>
        <w:spacing w:after="0" w:line="240" w:lineRule="auto"/>
        <w:rPr>
          <w:szCs w:val="20"/>
        </w:rPr>
      </w:pPr>
    </w:p>
    <w:p w14:paraId="253BECEF" w14:textId="77777777" w:rsidR="008077F1" w:rsidRDefault="008077F1" w:rsidP="008077F1">
      <w:pPr>
        <w:spacing w:after="0" w:line="240" w:lineRule="auto"/>
        <w:rPr>
          <w:szCs w:val="20"/>
        </w:rPr>
      </w:pPr>
      <w:r>
        <w:rPr>
          <w:szCs w:val="20"/>
        </w:rPr>
        <w:t>(4) In accordance with 13 CFR 121.411, 124.1015, 125.29, 126.900, and 127.700, a contractor acting in good faith is not liable for misrepresentations made by its subcontractors regarding the subcontractor's size or socioeconomic status.</w:t>
      </w:r>
    </w:p>
    <w:p w14:paraId="06FD6073" w14:textId="77777777" w:rsidR="008077F1" w:rsidRDefault="008077F1" w:rsidP="008077F1">
      <w:pPr>
        <w:spacing w:after="0" w:line="240" w:lineRule="auto"/>
        <w:rPr>
          <w:szCs w:val="20"/>
        </w:rPr>
      </w:pPr>
    </w:p>
    <w:p w14:paraId="4169C42A" w14:textId="77777777" w:rsidR="008077F1" w:rsidRDefault="008077F1" w:rsidP="008077F1">
      <w:pPr>
        <w:spacing w:after="0" w:line="240" w:lineRule="auto"/>
        <w:rPr>
          <w:szCs w:val="20"/>
        </w:rPr>
      </w:pPr>
      <w:r>
        <w:rPr>
          <w:szCs w:val="20"/>
        </w:rPr>
        <w:t>(5) The Contractor shall confirm that a subcontractor representing itself as a HUBZone small business concern is certified by SBA as a HUBZone small business concern by accessing SAM or by accessing DSBS at https://web.sba.gov/pro-net/search/dsp_dsbs.cfm. If the subcontractor is a joint venture, the Contractor shall confirm that at least one party to the joint venture is certified by SBA as a HUBZone small business concern. The Contractor may confirm the representation by accessing SAM.</w:t>
      </w:r>
    </w:p>
    <w:p w14:paraId="1197556E" w14:textId="77777777" w:rsidR="008077F1" w:rsidRDefault="008077F1" w:rsidP="008077F1">
      <w:pPr>
        <w:spacing w:after="0" w:line="240" w:lineRule="auto"/>
        <w:rPr>
          <w:szCs w:val="20"/>
        </w:rPr>
      </w:pPr>
    </w:p>
    <w:p w14:paraId="3D9DB1DC" w14:textId="787FDD50" w:rsidR="008077F1" w:rsidRDefault="008077F1" w:rsidP="008077F1">
      <w:pPr>
        <w:spacing w:after="0" w:line="240" w:lineRule="auto"/>
      </w:pPr>
      <w:r>
        <w:rPr>
          <w:szCs w:val="20"/>
        </w:rPr>
        <w:t>(End of clause)</w:t>
      </w:r>
    </w:p>
    <w:p w14:paraId="65BD2727" w14:textId="77777777" w:rsidR="008077F1" w:rsidRDefault="008077F1" w:rsidP="008077F1">
      <w:pPr>
        <w:spacing w:after="0" w:line="240" w:lineRule="auto"/>
      </w:pPr>
    </w:p>
    <w:p w14:paraId="2493E207" w14:textId="77777777" w:rsidR="008077F1" w:rsidRDefault="008077F1" w:rsidP="008077F1">
      <w:pPr>
        <w:spacing w:after="0" w:line="240" w:lineRule="auto"/>
      </w:pPr>
    </w:p>
    <w:p w14:paraId="5852FEBB" w14:textId="77777777" w:rsidR="008077F1" w:rsidRDefault="008077F1" w:rsidP="008077F1">
      <w:pPr>
        <w:spacing w:after="0" w:line="240" w:lineRule="auto"/>
        <w:rPr>
          <w:szCs w:val="20"/>
        </w:rPr>
      </w:pPr>
      <w:bookmarkStart w:id="31" w:name="PD000068"/>
      <w:bookmarkEnd w:id="31"/>
      <w:r>
        <w:t xml:space="preserve">52.219-28    </w:t>
      </w:r>
      <w:r>
        <w:rPr>
          <w:szCs w:val="20"/>
        </w:rPr>
        <w:t>POST-AWARD SMALL BUSINESS PROGRAM REREPRESENTATION (SEP 2023)</w:t>
      </w:r>
    </w:p>
    <w:p w14:paraId="0303441F" w14:textId="77777777" w:rsidR="008077F1" w:rsidRDefault="008077F1" w:rsidP="008077F1">
      <w:pPr>
        <w:spacing w:after="0" w:line="240" w:lineRule="auto"/>
        <w:rPr>
          <w:szCs w:val="20"/>
        </w:rPr>
      </w:pPr>
    </w:p>
    <w:p w14:paraId="2F591A3A" w14:textId="77777777" w:rsidR="008077F1" w:rsidRDefault="008077F1" w:rsidP="008077F1">
      <w:pPr>
        <w:spacing w:after="0" w:line="240" w:lineRule="auto"/>
        <w:rPr>
          <w:szCs w:val="20"/>
        </w:rPr>
      </w:pPr>
      <w:r>
        <w:rPr>
          <w:szCs w:val="20"/>
        </w:rPr>
        <w:t>(a) Definitions. As used in this clause--</w:t>
      </w:r>
    </w:p>
    <w:p w14:paraId="084FE90F" w14:textId="77777777" w:rsidR="008077F1" w:rsidRDefault="008077F1" w:rsidP="008077F1">
      <w:pPr>
        <w:spacing w:after="0" w:line="240" w:lineRule="auto"/>
        <w:rPr>
          <w:szCs w:val="20"/>
        </w:rPr>
      </w:pPr>
    </w:p>
    <w:p w14:paraId="7CACA196" w14:textId="77777777" w:rsidR="008077F1" w:rsidRDefault="008077F1" w:rsidP="008077F1">
      <w:pPr>
        <w:spacing w:after="0" w:line="240" w:lineRule="auto"/>
        <w:rPr>
          <w:szCs w:val="20"/>
        </w:rPr>
      </w:pPr>
      <w:r>
        <w:rPr>
          <w:szCs w:val="20"/>
        </w:rPr>
        <w:t>Long-term contract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05C00017" w14:textId="77777777" w:rsidR="008077F1" w:rsidRPr="0053193D" w:rsidRDefault="008077F1" w:rsidP="008077F1">
      <w:pPr>
        <w:spacing w:after="0" w:line="240" w:lineRule="auto"/>
        <w:rPr>
          <w:szCs w:val="20"/>
        </w:rPr>
      </w:pPr>
    </w:p>
    <w:p w14:paraId="31D02AED" w14:textId="77777777" w:rsidR="008077F1" w:rsidRPr="0053193D" w:rsidRDefault="008077F1" w:rsidP="008077F1">
      <w:pPr>
        <w:pStyle w:val="HTMLPreformatted"/>
        <w:rPr>
          <w:rFonts w:ascii="Times New Roman" w:hAnsi="Times New Roman" w:cs="Times New Roman"/>
        </w:rPr>
      </w:pPr>
      <w:r w:rsidRPr="0053193D">
        <w:rPr>
          <w:rFonts w:ascii="Times New Roman" w:hAnsi="Times New Roman" w:cs="Times New Roman"/>
        </w:rPr>
        <w:t>Small business concern--</w:t>
      </w:r>
    </w:p>
    <w:p w14:paraId="1A0BA542" w14:textId="77777777" w:rsidR="008077F1" w:rsidRPr="00B85232" w:rsidRDefault="008077F1" w:rsidP="008077F1">
      <w:pPr>
        <w:pStyle w:val="HTMLPreformatted"/>
        <w:rPr>
          <w:rFonts w:ascii="Times New Roman" w:hAnsi="Times New Roman" w:cs="Times New Roman"/>
        </w:rPr>
      </w:pPr>
      <w:r w:rsidRPr="00B85232">
        <w:rPr>
          <w:rFonts w:ascii="Times New Roman" w:hAnsi="Times New Roman" w:cs="Times New Roman"/>
        </w:rPr>
        <w:t xml:space="preserve">    </w:t>
      </w:r>
    </w:p>
    <w:p w14:paraId="4BCFA2AD" w14:textId="77777777" w:rsidR="008077F1" w:rsidRPr="00B85232"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B85232">
        <w:t xml:space="preserve">(1) </w:t>
      </w:r>
      <w:r w:rsidRPr="00B85232">
        <w:rPr>
          <w:color w:val="000000"/>
          <w:szCs w:val="20"/>
        </w:rPr>
        <w:t>Means a concern, including its affiliates, that is independently owned and operated, not dominant in its field of operation, and qualified as a small business under the criteria in 13 CFR part 121 and the size standard in paragraph (d) of this clause.</w:t>
      </w:r>
    </w:p>
    <w:p w14:paraId="77A0AE8C" w14:textId="77777777" w:rsidR="008077F1" w:rsidRDefault="008077F1" w:rsidP="008077F1">
      <w:pPr>
        <w:pStyle w:val="HTMLPreformatted"/>
        <w:rPr>
          <w:rFonts w:ascii="Times New Roman" w:hAnsi="Times New Roman" w:cs="Times New Roman"/>
        </w:rPr>
      </w:pPr>
      <w:r w:rsidRPr="0053193D">
        <w:rPr>
          <w:rFonts w:ascii="Times New Roman" w:hAnsi="Times New Roman" w:cs="Times New Roman"/>
        </w:rPr>
        <w:t xml:space="preserve">   </w:t>
      </w:r>
    </w:p>
    <w:p w14:paraId="6A5519AF" w14:textId="77777777" w:rsidR="008077F1" w:rsidRPr="0053193D" w:rsidRDefault="008077F1" w:rsidP="008077F1">
      <w:pPr>
        <w:pStyle w:val="HTMLPreformatted"/>
        <w:rPr>
          <w:rFonts w:ascii="Times New Roman" w:hAnsi="Times New Roman" w:cs="Times New Roman"/>
        </w:rPr>
      </w:pPr>
      <w:r w:rsidRPr="0053193D">
        <w:rPr>
          <w:rFonts w:ascii="Times New Roman" w:hAnsi="Times New Roman" w:cs="Times New Roman"/>
        </w:rPr>
        <w:t>(2) Affiliates,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5DC72CE8" w14:textId="77777777" w:rsidR="008077F1" w:rsidRDefault="008077F1" w:rsidP="008077F1">
      <w:pPr>
        <w:spacing w:after="0" w:line="240" w:lineRule="auto"/>
        <w:rPr>
          <w:szCs w:val="20"/>
        </w:rPr>
      </w:pPr>
    </w:p>
    <w:p w14:paraId="3D12B46C"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Pr>
          <w:szCs w:val="20"/>
        </w:rPr>
        <w:lastRenderedPageBreak/>
        <w:t xml:space="preserve">(b) </w:t>
      </w:r>
      <w:r w:rsidRPr="0004104D">
        <w:rPr>
          <w:szCs w:val="20"/>
        </w:rPr>
        <w:t>If the Contractor represented that it was any of the small business concerns identified in 19.000(a)(3) prior to award of this contract, the Contractor shall rerepresent its size and socioeconomic status according to paragraph (f) of this clause or, if applicable, paragraph (h) of this clause, upon occurrence of any of the following:</w:t>
      </w:r>
    </w:p>
    <w:p w14:paraId="11A05B8B" w14:textId="77777777" w:rsidR="008077F1" w:rsidRDefault="008077F1" w:rsidP="008077F1">
      <w:pPr>
        <w:spacing w:after="0" w:line="240" w:lineRule="auto"/>
        <w:rPr>
          <w:szCs w:val="20"/>
        </w:rPr>
      </w:pPr>
    </w:p>
    <w:p w14:paraId="4FE4A1D6" w14:textId="77777777" w:rsidR="008077F1" w:rsidRDefault="008077F1" w:rsidP="008077F1">
      <w:pPr>
        <w:spacing w:after="0" w:line="240" w:lineRule="auto"/>
        <w:rPr>
          <w:szCs w:val="20"/>
        </w:rPr>
      </w:pPr>
      <w:r>
        <w:rPr>
          <w:szCs w:val="20"/>
        </w:rPr>
        <w:t>(1) Within 30 days after execution of a novation agreement or within 30 days after modification of the contract to include this clause, if the novation agreement was executed prior to inclusion of this clause in the contract.</w:t>
      </w:r>
    </w:p>
    <w:p w14:paraId="11216D61" w14:textId="77777777" w:rsidR="008077F1" w:rsidRDefault="008077F1" w:rsidP="008077F1">
      <w:pPr>
        <w:spacing w:after="0" w:line="240" w:lineRule="auto"/>
        <w:rPr>
          <w:szCs w:val="20"/>
        </w:rPr>
      </w:pPr>
    </w:p>
    <w:p w14:paraId="4A6DE586" w14:textId="77777777" w:rsidR="008077F1" w:rsidRDefault="008077F1" w:rsidP="008077F1">
      <w:pPr>
        <w:spacing w:after="0" w:line="240" w:lineRule="auto"/>
        <w:rPr>
          <w:szCs w:val="20"/>
        </w:rPr>
      </w:pPr>
      <w:r>
        <w:rPr>
          <w:szCs w:val="20"/>
        </w:rPr>
        <w:t>(2) Within 30 days after a merger or acquisition that does not require a novation or within 30 days after modification of the contract to include this clause, if the merger or acquisition occurred prior to inclusion of this clause in the contract.</w:t>
      </w:r>
    </w:p>
    <w:p w14:paraId="750B23DD" w14:textId="77777777" w:rsidR="008077F1" w:rsidRDefault="008077F1" w:rsidP="008077F1">
      <w:pPr>
        <w:spacing w:after="0" w:line="240" w:lineRule="auto"/>
        <w:rPr>
          <w:szCs w:val="20"/>
        </w:rPr>
      </w:pPr>
    </w:p>
    <w:p w14:paraId="476BBB7D" w14:textId="77777777" w:rsidR="008077F1" w:rsidRDefault="008077F1" w:rsidP="008077F1">
      <w:pPr>
        <w:spacing w:after="0" w:line="240" w:lineRule="auto"/>
        <w:rPr>
          <w:szCs w:val="20"/>
        </w:rPr>
      </w:pPr>
      <w:r>
        <w:rPr>
          <w:szCs w:val="20"/>
        </w:rPr>
        <w:t>(3) For long-term contracts--</w:t>
      </w:r>
    </w:p>
    <w:p w14:paraId="0B047AF6" w14:textId="77777777" w:rsidR="008077F1" w:rsidRDefault="008077F1" w:rsidP="008077F1">
      <w:pPr>
        <w:spacing w:after="0" w:line="240" w:lineRule="auto"/>
        <w:rPr>
          <w:szCs w:val="20"/>
        </w:rPr>
      </w:pPr>
    </w:p>
    <w:p w14:paraId="45EDECF5" w14:textId="77777777" w:rsidR="008077F1" w:rsidRDefault="008077F1" w:rsidP="008077F1">
      <w:pPr>
        <w:spacing w:after="0" w:line="240" w:lineRule="auto"/>
        <w:rPr>
          <w:szCs w:val="20"/>
        </w:rPr>
      </w:pPr>
      <w:r>
        <w:rPr>
          <w:szCs w:val="20"/>
        </w:rPr>
        <w:t>(i) Within 60 to 120 days prior to the end of the fifth year of the contract; and</w:t>
      </w:r>
    </w:p>
    <w:p w14:paraId="53A858AE" w14:textId="77777777" w:rsidR="008077F1" w:rsidRDefault="008077F1" w:rsidP="008077F1">
      <w:pPr>
        <w:spacing w:after="0" w:line="240" w:lineRule="auto"/>
        <w:rPr>
          <w:szCs w:val="20"/>
        </w:rPr>
      </w:pPr>
    </w:p>
    <w:p w14:paraId="7C5EF7B4" w14:textId="77777777" w:rsidR="008077F1" w:rsidRDefault="008077F1" w:rsidP="008077F1">
      <w:pPr>
        <w:spacing w:after="0" w:line="240" w:lineRule="auto"/>
        <w:rPr>
          <w:szCs w:val="20"/>
        </w:rPr>
      </w:pPr>
      <w:r>
        <w:rPr>
          <w:szCs w:val="20"/>
        </w:rPr>
        <w:t xml:space="preserve">(ii) </w:t>
      </w:r>
      <w:r w:rsidRPr="00276F1D">
        <w:rPr>
          <w:szCs w:val="20"/>
        </w:rPr>
        <w:t>Within 60 to 120 days prior to the date specified in the contract for exercising any option thereafter.</w:t>
      </w:r>
    </w:p>
    <w:p w14:paraId="6251B531" w14:textId="77777777" w:rsidR="008077F1" w:rsidRDefault="008077F1" w:rsidP="008077F1">
      <w:pPr>
        <w:spacing w:after="0" w:line="240" w:lineRule="auto"/>
        <w:rPr>
          <w:szCs w:val="20"/>
        </w:rPr>
      </w:pPr>
    </w:p>
    <w:p w14:paraId="73A0FBEE" w14:textId="2823068D"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(c) If the Contractor represented that it was any of the small business concerns identified in 19.000(a)(3) prior to award of this contract, the Contractor shall re</w:t>
      </w:r>
      <w:r w:rsidR="002E3259">
        <w:rPr>
          <w:szCs w:val="20"/>
        </w:rPr>
        <w:t>-</w:t>
      </w:r>
      <w:r w:rsidRPr="0004104D">
        <w:rPr>
          <w:szCs w:val="20"/>
        </w:rPr>
        <w:t>represent its size and socioeconomic status according to paragraph (f) of this clause or, if applicable, paragraph (h) of this clause, when the Contracting Officer explicitly requires it for an order issued under a multiple-award contract.</w:t>
      </w:r>
    </w:p>
    <w:p w14:paraId="01EDBF38" w14:textId="77777777" w:rsidR="008077F1" w:rsidRDefault="008077F1" w:rsidP="008077F1">
      <w:pPr>
        <w:spacing w:after="0" w:line="240" w:lineRule="auto"/>
        <w:rPr>
          <w:szCs w:val="20"/>
        </w:rPr>
      </w:pPr>
    </w:p>
    <w:p w14:paraId="18CD6E3C" w14:textId="5932AC85" w:rsidR="008077F1" w:rsidRPr="00A769C3" w:rsidRDefault="008077F1" w:rsidP="008077F1">
      <w:pPr>
        <w:pStyle w:val="HTMLPreformatted"/>
        <w:rPr>
          <w:rFonts w:ascii="Times New Roman" w:hAnsi="Times New Roman" w:cs="Times New Roman"/>
        </w:rPr>
      </w:pPr>
      <w:r w:rsidRPr="0011543B">
        <w:rPr>
          <w:rFonts w:ascii="Times New Roman" w:hAnsi="Times New Roman" w:cs="Times New Roman"/>
        </w:rPr>
        <w:t>(</w:t>
      </w:r>
      <w:r>
        <w:rPr>
          <w:rFonts w:ascii="Times New Roman" w:hAnsi="Times New Roman" w:cs="Times New Roman"/>
        </w:rPr>
        <w:t>d</w:t>
      </w:r>
      <w:r w:rsidRPr="0011543B">
        <w:rPr>
          <w:rFonts w:ascii="Times New Roman" w:hAnsi="Times New Roman" w:cs="Times New Roman"/>
        </w:rPr>
        <w:t>) The Contractor shall re</w:t>
      </w:r>
      <w:r w:rsidR="002E3259">
        <w:rPr>
          <w:rFonts w:ascii="Times New Roman" w:hAnsi="Times New Roman" w:cs="Times New Roman"/>
        </w:rPr>
        <w:t>-</w:t>
      </w:r>
      <w:r w:rsidRPr="0011543B">
        <w:rPr>
          <w:rFonts w:ascii="Times New Roman" w:hAnsi="Times New Roman" w:cs="Times New Roman"/>
        </w:rPr>
        <w:t>represent its size status in accordance with the size standard in effect at the time of this re</w:t>
      </w:r>
      <w:r w:rsidR="002E3259">
        <w:rPr>
          <w:rFonts w:ascii="Times New Roman" w:hAnsi="Times New Roman" w:cs="Times New Roman"/>
        </w:rPr>
        <w:t>-</w:t>
      </w:r>
      <w:r w:rsidRPr="0011543B">
        <w:rPr>
          <w:rFonts w:ascii="Times New Roman" w:hAnsi="Times New Roman" w:cs="Times New Roman"/>
        </w:rPr>
        <w:t>representation that corresponds to the North American Industry Classification System (NAICS) code</w:t>
      </w:r>
      <w:r>
        <w:rPr>
          <w:rFonts w:ascii="Times New Roman" w:hAnsi="Times New Roman" w:cs="Times New Roman"/>
        </w:rPr>
        <w:t>(s)</w:t>
      </w:r>
      <w:r w:rsidRPr="0011543B">
        <w:rPr>
          <w:rFonts w:ascii="Times New Roman" w:hAnsi="Times New Roman" w:cs="Times New Roman"/>
        </w:rPr>
        <w:t xml:space="preserve"> assigned to this contract. The small business size standard corresponding to this NAICS code</w:t>
      </w:r>
      <w:r>
        <w:rPr>
          <w:rFonts w:ascii="Times New Roman" w:hAnsi="Times New Roman" w:cs="Times New Roman"/>
        </w:rPr>
        <w:t>(s)</w:t>
      </w:r>
      <w:r w:rsidRPr="0011543B">
        <w:rPr>
          <w:rFonts w:ascii="Times New Roman" w:hAnsi="Times New Roman" w:cs="Times New Roman"/>
        </w:rPr>
        <w:t xml:space="preserve"> can be found </w:t>
      </w:r>
      <w:r w:rsidRPr="00A769C3">
        <w:rPr>
          <w:rFonts w:ascii="Times New Roman" w:hAnsi="Times New Roman" w:cs="Times New Roman"/>
        </w:rPr>
        <w:t>at https://www.sba.gov/document/support--table-size-standards.</w:t>
      </w:r>
    </w:p>
    <w:p w14:paraId="1C0AB1B1" w14:textId="77777777" w:rsidR="008077F1" w:rsidRDefault="008077F1" w:rsidP="008077F1">
      <w:pPr>
        <w:spacing w:after="0" w:line="240" w:lineRule="auto"/>
        <w:rPr>
          <w:szCs w:val="20"/>
        </w:rPr>
      </w:pPr>
    </w:p>
    <w:p w14:paraId="614F9F20" w14:textId="77777777" w:rsidR="008077F1" w:rsidRPr="00CC4B17" w:rsidRDefault="008077F1" w:rsidP="008077F1">
      <w:pPr>
        <w:pStyle w:val="HTMLPreformatted"/>
        <w:rPr>
          <w:rFonts w:ascii="Times New Roman" w:hAnsi="Times New Roman" w:cs="Times New Roman"/>
          <w:color w:val="000000"/>
        </w:rPr>
      </w:pPr>
      <w:r w:rsidRPr="00CC4B17">
        <w:rPr>
          <w:rFonts w:ascii="Times New Roman" w:hAnsi="Times New Roman" w:cs="Times New Roman"/>
          <w:color w:val="000000"/>
        </w:rPr>
        <w:t>(e) The small business size standard for a Contractor providing an end item that it does not manufacture, process, or produce itself, for a contract other than a construction or service contract, is 500 employees, or 150 employees for information technology value-added resellers under NAICS code 541519,</w:t>
      </w:r>
      <w:r>
        <w:rPr>
          <w:rFonts w:ascii="Times New Roman" w:hAnsi="Times New Roman" w:cs="Times New Roman"/>
          <w:color w:val="000000"/>
        </w:rPr>
        <w:t xml:space="preserve"> </w:t>
      </w:r>
      <w:r w:rsidRPr="00CC4B17">
        <w:rPr>
          <w:rFonts w:ascii="Times New Roman" w:hAnsi="Times New Roman" w:cs="Times New Roman"/>
          <w:color w:val="000000"/>
        </w:rPr>
        <w:t xml:space="preserve">if the </w:t>
      </w:r>
      <w:r>
        <w:rPr>
          <w:rFonts w:ascii="Times New Roman" w:hAnsi="Times New Roman" w:cs="Times New Roman"/>
          <w:color w:val="000000"/>
        </w:rPr>
        <w:t>a</w:t>
      </w:r>
      <w:r w:rsidRPr="00CC4B17">
        <w:rPr>
          <w:rFonts w:ascii="Times New Roman" w:hAnsi="Times New Roman" w:cs="Times New Roman"/>
          <w:color w:val="000000"/>
        </w:rPr>
        <w:t>cquisition--</w:t>
      </w:r>
    </w:p>
    <w:p w14:paraId="469887EF"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8C439A">
        <w:rPr>
          <w:color w:val="000000"/>
          <w:szCs w:val="20"/>
        </w:rPr>
        <w:t xml:space="preserve">    </w:t>
      </w:r>
    </w:p>
    <w:p w14:paraId="64A3B895" w14:textId="77777777" w:rsidR="008077F1" w:rsidRPr="008C439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8C439A">
        <w:rPr>
          <w:color w:val="000000"/>
          <w:szCs w:val="20"/>
        </w:rPr>
        <w:t>(1) Was set aside for small business and has a value above the simplified acquisition threshold;</w:t>
      </w:r>
    </w:p>
    <w:p w14:paraId="77ED2762"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8C439A">
        <w:rPr>
          <w:color w:val="000000"/>
          <w:szCs w:val="20"/>
        </w:rPr>
        <w:t xml:space="preserve">    </w:t>
      </w:r>
    </w:p>
    <w:p w14:paraId="600CD316" w14:textId="77777777" w:rsidR="008077F1" w:rsidRPr="008C439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8C439A">
        <w:rPr>
          <w:color w:val="000000"/>
          <w:szCs w:val="20"/>
        </w:rPr>
        <w:t>(2) Used the HUBZone price evaluation preference regardless of dollar value, unless the Contractor waived the price evaluation preference; or</w:t>
      </w:r>
    </w:p>
    <w:p w14:paraId="670ACFD4"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8C439A">
        <w:rPr>
          <w:color w:val="000000"/>
          <w:szCs w:val="20"/>
        </w:rPr>
        <w:t xml:space="preserve">    </w:t>
      </w:r>
    </w:p>
    <w:p w14:paraId="24D3D3E1" w14:textId="77777777" w:rsidR="008077F1" w:rsidRPr="008C439A"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8C439A">
        <w:rPr>
          <w:color w:val="000000"/>
          <w:szCs w:val="20"/>
        </w:rPr>
        <w:t>(3) Was an 8(a), HUBZone, service-disabled veteran-owned, economically disadvantaged women-owned, or women-owned small business set-aside or sole-source award regardless of dollar value.</w:t>
      </w:r>
    </w:p>
    <w:p w14:paraId="6D742CBC" w14:textId="77777777" w:rsidR="008077F1" w:rsidRDefault="008077F1" w:rsidP="008077F1">
      <w:pPr>
        <w:spacing w:after="0" w:line="240" w:lineRule="auto"/>
        <w:rPr>
          <w:szCs w:val="20"/>
        </w:rPr>
      </w:pPr>
    </w:p>
    <w:p w14:paraId="1CE52BE0" w14:textId="77777777" w:rsidR="008077F1" w:rsidRPr="0004104D"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Pr>
          <w:szCs w:val="20"/>
        </w:rPr>
        <w:t xml:space="preserve">(f) </w:t>
      </w:r>
      <w:r w:rsidRPr="0004104D">
        <w:rPr>
          <w:szCs w:val="20"/>
        </w:rPr>
        <w:t>Except as provided in paragraph (h) of this clause, the Contractor shall make the representation(s) required by paragraph (b) and (c)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 in writing within the timeframes specified in paragraph (b) of this clause, or with its offer for an order (see paragraph (c) of this clause), that the data have been validated or  updated, and provide the date of the validation or update.</w:t>
      </w:r>
    </w:p>
    <w:p w14:paraId="1ED0E25B"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4E887674" w14:textId="77777777" w:rsidR="008077F1" w:rsidRDefault="008077F1" w:rsidP="008077F1">
      <w:pPr>
        <w:spacing w:after="0" w:line="240" w:lineRule="auto"/>
        <w:rPr>
          <w:szCs w:val="20"/>
        </w:rPr>
      </w:pPr>
      <w:r>
        <w:rPr>
          <w:szCs w:val="20"/>
        </w:rPr>
        <w:t>(g) If the Contractor represented that it was other than a small business concern prior to award of this contract, the Contractor may, but is not required to, take the actions required by paragraphs (f) or (h) of this clause.</w:t>
      </w:r>
    </w:p>
    <w:p w14:paraId="64351F39" w14:textId="77777777" w:rsidR="008077F1" w:rsidRDefault="008077F1" w:rsidP="008077F1">
      <w:pPr>
        <w:spacing w:after="0" w:line="240" w:lineRule="auto"/>
        <w:rPr>
          <w:szCs w:val="20"/>
        </w:rPr>
      </w:pPr>
    </w:p>
    <w:p w14:paraId="64FBBACD" w14:textId="1B36AFC6" w:rsidR="008077F1" w:rsidRPr="0004104D"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Pr>
          <w:szCs w:val="20"/>
        </w:rPr>
        <w:t xml:space="preserve">(h) </w:t>
      </w:r>
      <w:r w:rsidRPr="0004104D">
        <w:rPr>
          <w:szCs w:val="20"/>
        </w:rPr>
        <w:t>If the Contractor does not have representations and certifications in SAM, or does not have a representation in SAM for the NAICS code applicable to this contract, the Contractor is required to complete the following re</w:t>
      </w:r>
      <w:r w:rsidR="002E3259">
        <w:rPr>
          <w:szCs w:val="20"/>
        </w:rPr>
        <w:t>-</w:t>
      </w:r>
      <w:r w:rsidRPr="0004104D">
        <w:rPr>
          <w:szCs w:val="20"/>
        </w:rPr>
        <w:t>representation and submit it to the contracting office, along with the contract number and the date on which the re</w:t>
      </w:r>
      <w:r w:rsidR="002E3259">
        <w:rPr>
          <w:szCs w:val="20"/>
        </w:rPr>
        <w:t>-</w:t>
      </w:r>
      <w:r w:rsidRPr="0004104D">
        <w:rPr>
          <w:szCs w:val="20"/>
        </w:rPr>
        <w:t>representation was completed:</w:t>
      </w:r>
    </w:p>
    <w:p w14:paraId="283A364C"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5C41C3B2" w14:textId="77777777" w:rsidR="008077F1" w:rsidRPr="0004104D"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(1) The Contractor represents that it [</w:t>
      </w:r>
      <w:bookmarkStart w:id="32" w:name="Text1"/>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bookmarkEnd w:id="32"/>
      <w:r w:rsidRPr="0004104D">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xml:space="preserve">] is not a small business concern under NAICS Code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xml:space="preserve"> assigned to contract number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w:t>
      </w:r>
    </w:p>
    <w:p w14:paraId="61FD6572"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lastRenderedPageBreak/>
        <w:t xml:space="preserve">    </w:t>
      </w:r>
    </w:p>
    <w:p w14:paraId="5129A1D3" w14:textId="77777777" w:rsidR="008077F1" w:rsidRPr="0004104D"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(2) [Complete only if the Contractor represented itself as a small business concern in paragraph (h)(1) of this clause.] The Contractor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not, a small disadvantaged business conce</w:t>
      </w:r>
      <w:r>
        <w:rPr>
          <w:szCs w:val="20"/>
        </w:rPr>
        <w:t>rn as defined in 13 CFR 124.1001</w:t>
      </w:r>
      <w:r w:rsidRPr="0004104D">
        <w:rPr>
          <w:szCs w:val="20"/>
        </w:rPr>
        <w:t>.</w:t>
      </w:r>
    </w:p>
    <w:p w14:paraId="45320C92"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2C190C9D" w14:textId="77777777" w:rsidR="008077F1" w:rsidRPr="0004104D"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(3) [Complete only if the Contractor represented itself as a small business concern in paragraph (h)(1) of this clause.] The Contractor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not a women-owned small business concern.</w:t>
      </w:r>
    </w:p>
    <w:p w14:paraId="5805B920"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6E9BF583" w14:textId="77777777" w:rsidR="008077F1" w:rsidRPr="003A13E2" w:rsidRDefault="008077F1" w:rsidP="008077F1">
      <w:pPr>
        <w:pStyle w:val="HTMLPreformatted"/>
        <w:rPr>
          <w:rFonts w:ascii="Times New Roman" w:hAnsi="Times New Roman" w:cs="Times New Roman"/>
          <w:color w:val="000000"/>
        </w:rPr>
      </w:pPr>
      <w:r w:rsidRPr="003A13E2">
        <w:rPr>
          <w:rFonts w:ascii="Times New Roman" w:hAnsi="Times New Roman" w:cs="Times New Roman"/>
        </w:rPr>
        <w:t xml:space="preserve">(4) </w:t>
      </w:r>
      <w:r w:rsidRPr="003A13E2">
        <w:rPr>
          <w:rFonts w:ascii="Times New Roman" w:hAnsi="Times New Roman" w:cs="Times New Roman"/>
          <w:color w:val="000000"/>
        </w:rPr>
        <w:t>Women-owned small business (WOSB) joint venture eligible under the WOSB Program. The Contractor represents that it [</w:t>
      </w: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rsidRPr="003A13E2">
        <w:rPr>
          <w:rFonts w:ascii="Times New Roman" w:hAnsi="Times New Roman" w:cs="Times New Roman"/>
          <w:color w:val="000000"/>
        </w:rPr>
        <w:t>] is, [</w:t>
      </w: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rsidRPr="003A13E2">
        <w:rPr>
          <w:rFonts w:ascii="Times New Roman" w:hAnsi="Times New Roman" w:cs="Times New Roman"/>
          <w:color w:val="000000"/>
        </w:rPr>
        <w:t xml:space="preserve">] is not a joint venture that complies with the </w:t>
      </w:r>
    </w:p>
    <w:p w14:paraId="70268A37" w14:textId="77777777" w:rsidR="008077F1" w:rsidRPr="003A13E2"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3A13E2">
        <w:rPr>
          <w:color w:val="000000"/>
          <w:szCs w:val="20"/>
        </w:rPr>
        <w:t>requirements of 13 CFR 127.506(a) through (c). [The Contractor shall enter the name and unique entity identifier of each party to the joint venture:</w:t>
      </w:r>
      <w:r w:rsidRPr="003A13E2">
        <w:rPr>
          <w:szCs w:val="20"/>
        </w:rPr>
        <w:t xml:space="preserv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3A13E2">
        <w:rPr>
          <w:color w:val="000000"/>
          <w:szCs w:val="20"/>
        </w:rPr>
        <w:t xml:space="preserve"> .]</w:t>
      </w:r>
    </w:p>
    <w:p w14:paraId="119141EA"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3A13E2">
        <w:rPr>
          <w:color w:val="000000"/>
          <w:szCs w:val="20"/>
        </w:rPr>
        <w:t xml:space="preserve">    </w:t>
      </w:r>
    </w:p>
    <w:p w14:paraId="0C9A7112" w14:textId="77777777" w:rsidR="008077F1" w:rsidRPr="003A13E2"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3A13E2">
        <w:rPr>
          <w:color w:val="000000"/>
          <w:szCs w:val="20"/>
        </w:rPr>
        <w:t>(5) Economically disadvantaged women-owned small business (EDWOSB) joint venture. The Contractor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3A13E2">
        <w:rPr>
          <w:color w:val="000000"/>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3A13E2">
        <w:rPr>
          <w:color w:val="000000"/>
          <w:szCs w:val="20"/>
        </w:rPr>
        <w:t>] is not a joint venture that complies with the requirements of 13 CFR 127.506(a) through (c). [The Contractor shall enter the name and unique entity identifier of each party to the joint venture:</w:t>
      </w:r>
      <w:r w:rsidRPr="003A13E2">
        <w:rPr>
          <w:szCs w:val="20"/>
        </w:rPr>
        <w:t xml:space="preserv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3A13E2">
        <w:rPr>
          <w:color w:val="000000"/>
          <w:szCs w:val="20"/>
        </w:rPr>
        <w:t xml:space="preserve"> .]</w:t>
      </w:r>
    </w:p>
    <w:p w14:paraId="1BF088D2"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75BDAC7D" w14:textId="77777777" w:rsidR="008077F1" w:rsidRPr="0004104D"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(6) [Complete only if the Contractor represented itself as a small business concern in paragraph (h)(1) of this clause.] The Contractor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xml:space="preserve">] is not a veteran-owned </w:t>
      </w:r>
    </w:p>
    <w:p w14:paraId="088F2D33" w14:textId="77777777" w:rsidR="008077F1" w:rsidRPr="0004104D"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small business concern.</w:t>
      </w:r>
    </w:p>
    <w:p w14:paraId="77C5C5AE"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793DA157" w14:textId="77777777" w:rsidR="008077F1" w:rsidRPr="0004104D"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(7) [Complete only if the Contractor represented itself as a veteran-owned small business concern in paragraph (h)(6) of this clause.] The Contractor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xml:space="preserve">] is not a </w:t>
      </w:r>
    </w:p>
    <w:p w14:paraId="4C636DA2" w14:textId="77777777" w:rsidR="008077F1" w:rsidRPr="0004104D"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service-disabled veteran-owned small business concern.</w:t>
      </w:r>
    </w:p>
    <w:p w14:paraId="1D71B067"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2D891D03" w14:textId="77777777" w:rsidR="008077F1" w:rsidRPr="0004104D"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(8) [Complete only if the Contractor represented itself as a small business concern in paragraph (h)(1) of this clause.] The Contractor represents that--</w:t>
      </w:r>
    </w:p>
    <w:p w14:paraId="002ABB69"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02644AEB" w14:textId="77777777" w:rsidR="008077F1" w:rsidRPr="0004104D"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w:t>
      </w:r>
    </w:p>
    <w:p w14:paraId="5C9ACD72"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39C87FD8" w14:textId="77777777" w:rsidR="008077F1" w:rsidRPr="0004104D"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(ii)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xml:space="preserve">] is not a HUBZone joint venture that complies with the requirements of 13 CFR part 126, and the representation in paragraph (h)(8)(i) of this clause is accurate for each HUBZone small business concern participating in the HUBZone joint venture. [The Contractor shall enter the names of each of the HUBZone small business concerns participating in the HUBZone joint venture: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Each HUBZone small business concern participating in the HUBZone joint venture shall submit a separate signed copy of the HUBZone representation.</w:t>
      </w:r>
    </w:p>
    <w:p w14:paraId="5BDD5B88"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560D56FB" w14:textId="77777777" w:rsidR="008077F1" w:rsidRDefault="008077F1" w:rsidP="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[Contractor to sign and date and insert authorized signer's name and title.]</w:t>
      </w:r>
    </w:p>
    <w:p w14:paraId="58CECE92" w14:textId="77777777" w:rsidR="008077F1" w:rsidRDefault="008077F1" w:rsidP="008077F1">
      <w:pPr>
        <w:spacing w:after="0" w:line="240" w:lineRule="auto"/>
        <w:rPr>
          <w:szCs w:val="20"/>
        </w:rPr>
      </w:pPr>
    </w:p>
    <w:p w14:paraId="3D0B294D" w14:textId="21D48653" w:rsidR="008077F1" w:rsidRDefault="008077F1" w:rsidP="008077F1">
      <w:pPr>
        <w:spacing w:after="0" w:line="240" w:lineRule="auto"/>
      </w:pPr>
      <w:r>
        <w:rPr>
          <w:szCs w:val="20"/>
        </w:rPr>
        <w:t>(End of clause)</w:t>
      </w:r>
    </w:p>
    <w:p w14:paraId="61F512A7" w14:textId="77777777" w:rsidR="008077F1" w:rsidRDefault="008077F1" w:rsidP="008077F1">
      <w:pPr>
        <w:spacing w:after="0" w:line="240" w:lineRule="auto"/>
      </w:pPr>
    </w:p>
    <w:p w14:paraId="11D98A81" w14:textId="77777777" w:rsidR="008077F1" w:rsidRDefault="008077F1" w:rsidP="008077F1">
      <w:pPr>
        <w:spacing w:after="0" w:line="240" w:lineRule="auto"/>
      </w:pPr>
      <w:bookmarkStart w:id="33" w:name="PD000058"/>
      <w:bookmarkEnd w:id="33"/>
      <w:r>
        <w:t>52.252-1     SOLICITATION PROVISIONS INCORPORATED BY REFERENCE (FEB 1998)</w:t>
      </w:r>
    </w:p>
    <w:p w14:paraId="61A337AD" w14:textId="77777777" w:rsidR="008077F1" w:rsidRDefault="008077F1" w:rsidP="008077F1">
      <w:pPr>
        <w:spacing w:after="0" w:line="240" w:lineRule="auto"/>
      </w:pPr>
    </w:p>
    <w:p w14:paraId="4D9BC642" w14:textId="77777777" w:rsidR="008077F1" w:rsidRDefault="008077F1" w:rsidP="008077F1">
      <w:pPr>
        <w:spacing w:after="0" w:line="240" w:lineRule="auto"/>
      </w:pPr>
      <w: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6C11A6B8" w14:textId="77777777" w:rsidR="008077F1" w:rsidRDefault="008077F1" w:rsidP="008077F1">
      <w:pPr>
        <w:spacing w:after="0" w:line="240" w:lineRule="auto"/>
      </w:pPr>
    </w:p>
    <w:p w14:paraId="7C35CB63" w14:textId="77777777" w:rsidR="008077F1" w:rsidRDefault="008077F1" w:rsidP="008077F1">
      <w:pPr>
        <w:spacing w:after="0" w:line="240" w:lineRule="auto"/>
      </w:pPr>
      <w:hyperlink r:id="rId16" w:history="1">
        <w:r w:rsidRPr="002D045E">
          <w:rPr>
            <w:rStyle w:val="Hyperlink"/>
          </w:rPr>
          <w:t>https://www.acquisition.gov/browse/index/far</w:t>
        </w:r>
      </w:hyperlink>
      <w:r>
        <w:rPr>
          <w:color w:val="FF0000"/>
        </w:rPr>
        <w:t xml:space="preserve">  </w:t>
      </w:r>
    </w:p>
    <w:p w14:paraId="36C8A08F" w14:textId="77777777" w:rsidR="008077F1" w:rsidRDefault="008077F1" w:rsidP="008077F1">
      <w:pPr>
        <w:spacing w:after="0" w:line="240" w:lineRule="auto"/>
      </w:pPr>
    </w:p>
    <w:p w14:paraId="76A8C626" w14:textId="7131E0C3" w:rsidR="008077F1" w:rsidRDefault="008077F1" w:rsidP="003B0B39">
      <w:pPr>
        <w:widowControl w:val="0"/>
        <w:suppressAutoHyphens/>
        <w:spacing w:after="0" w:line="240" w:lineRule="auto"/>
      </w:pPr>
      <w:r>
        <w:t>(End of provision)</w:t>
      </w:r>
    </w:p>
    <w:p w14:paraId="43C69418" w14:textId="77777777" w:rsidR="008077F1" w:rsidRDefault="008077F1" w:rsidP="008077F1">
      <w:pPr>
        <w:spacing w:after="0" w:line="240" w:lineRule="auto"/>
      </w:pPr>
    </w:p>
    <w:p w14:paraId="0D648F34" w14:textId="77777777" w:rsidR="003B0B39" w:rsidRDefault="003B0B39" w:rsidP="008077F1">
      <w:pPr>
        <w:spacing w:after="0" w:line="240" w:lineRule="auto"/>
      </w:pPr>
      <w:bookmarkStart w:id="34" w:name="PD000057"/>
      <w:bookmarkEnd w:id="34"/>
    </w:p>
    <w:p w14:paraId="342C32F6" w14:textId="2188850A" w:rsidR="008077F1" w:rsidRDefault="008077F1" w:rsidP="008077F1">
      <w:pPr>
        <w:spacing w:after="0" w:line="240" w:lineRule="auto"/>
      </w:pPr>
      <w:r>
        <w:t xml:space="preserve">52.252-2      CLAUSES INCORPORATED BY REFERENCE (FEB 1998) </w:t>
      </w:r>
    </w:p>
    <w:p w14:paraId="1EABE3D5" w14:textId="77777777" w:rsidR="008077F1" w:rsidRDefault="008077F1" w:rsidP="008077F1">
      <w:pPr>
        <w:spacing w:after="0" w:line="240" w:lineRule="auto"/>
      </w:pPr>
    </w:p>
    <w:p w14:paraId="43501B66" w14:textId="77777777" w:rsidR="008077F1" w:rsidRDefault="008077F1" w:rsidP="008077F1">
      <w:pPr>
        <w:spacing w:after="0" w:line="240" w:lineRule="auto"/>
      </w:pPr>
      <w: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337FAA8" w14:textId="77777777" w:rsidR="008077F1" w:rsidRDefault="008077F1" w:rsidP="008077F1">
      <w:pPr>
        <w:spacing w:after="0" w:line="240" w:lineRule="auto"/>
        <w:rPr>
          <w:color w:val="000000"/>
        </w:rPr>
      </w:pPr>
    </w:p>
    <w:p w14:paraId="459800BB" w14:textId="77777777" w:rsidR="008077F1" w:rsidRDefault="008077F1" w:rsidP="008077F1">
      <w:pPr>
        <w:spacing w:after="0" w:line="240" w:lineRule="auto"/>
        <w:rPr>
          <w:color w:val="000000"/>
        </w:rPr>
      </w:pPr>
      <w:hyperlink r:id="rId17" w:history="1">
        <w:r w:rsidRPr="00D80EC4">
          <w:rPr>
            <w:rStyle w:val="Hyperlink"/>
          </w:rPr>
          <w:t>https://www.acquisition.gov/browse/index/far</w:t>
        </w:r>
      </w:hyperlink>
      <w:r>
        <w:rPr>
          <w:color w:val="000000"/>
        </w:rPr>
        <w:t xml:space="preserve"> </w:t>
      </w:r>
    </w:p>
    <w:p w14:paraId="7360EFF4" w14:textId="77777777" w:rsidR="008077F1" w:rsidRDefault="008077F1" w:rsidP="008077F1">
      <w:pPr>
        <w:spacing w:after="0" w:line="240" w:lineRule="auto"/>
      </w:pPr>
    </w:p>
    <w:p w14:paraId="68E264AA" w14:textId="77777777" w:rsidR="008077F1" w:rsidRDefault="008077F1" w:rsidP="008077F1">
      <w:pPr>
        <w:widowControl w:val="0"/>
        <w:suppressAutoHyphens/>
        <w:spacing w:after="0" w:line="240" w:lineRule="auto"/>
      </w:pPr>
      <w:r>
        <w:t>(End of clause)</w:t>
      </w:r>
    </w:p>
    <w:p w14:paraId="2C7634D5" w14:textId="77777777" w:rsidR="008077F1" w:rsidRDefault="008077F1" w:rsidP="008077F1">
      <w:pPr>
        <w:spacing w:after="0" w:line="240" w:lineRule="auto"/>
      </w:pPr>
    </w:p>
    <w:p w14:paraId="4DD59B81" w14:textId="77777777" w:rsidR="008077F1" w:rsidRDefault="008077F1" w:rsidP="008077F1">
      <w:pPr>
        <w:spacing w:after="0" w:line="240" w:lineRule="auto"/>
      </w:pPr>
      <w:bookmarkStart w:id="35" w:name="PD000056"/>
      <w:bookmarkEnd w:id="35"/>
      <w:r>
        <w:t>52.252-5     AUTHORIZED DEVIATIONS IN PROVISIONS (NOV 2020)</w:t>
      </w:r>
    </w:p>
    <w:p w14:paraId="16BB92AF" w14:textId="77777777" w:rsidR="008077F1" w:rsidRDefault="008077F1" w:rsidP="008077F1">
      <w:pPr>
        <w:pStyle w:val="SectionTwo"/>
        <w:ind w:firstLine="0"/>
        <w:rPr>
          <w:rFonts w:ascii="Tms Rmn" w:hAnsi="Tms Rmn" w:cs="Tms Rmn"/>
        </w:rPr>
      </w:pPr>
    </w:p>
    <w:p w14:paraId="34F70FDA" w14:textId="77777777" w:rsidR="008077F1" w:rsidRDefault="008077F1" w:rsidP="008077F1">
      <w:pPr>
        <w:pStyle w:val="SectionTwo"/>
        <w:ind w:firstLine="0"/>
        <w:rPr>
          <w:rFonts w:ascii="Tms Rmn" w:hAnsi="Tms Rmn" w:cs="Tms Rmn"/>
        </w:rPr>
      </w:pPr>
      <w:r>
        <w:rPr>
          <w:rFonts w:ascii="Tms Rmn" w:hAnsi="Tms Rmn" w:cs="Tms Rmn"/>
        </w:rPr>
        <w:t>(a) The use in this solicitation of any Federal Acquisition Regulation (48 CFR Chapter 1) provision with an authorized deviation is indicated by the addition of "(DEVIATION)" after the date of the provision.</w:t>
      </w:r>
    </w:p>
    <w:p w14:paraId="0527F497" w14:textId="77777777" w:rsidR="008077F1" w:rsidRDefault="008077F1" w:rsidP="008077F1">
      <w:pPr>
        <w:spacing w:after="0" w:line="240" w:lineRule="auto"/>
        <w:rPr>
          <w:rFonts w:ascii="Tms Rmn" w:hAnsi="Tms Rmn" w:cs="Tms Rmn"/>
        </w:rPr>
      </w:pPr>
    </w:p>
    <w:p w14:paraId="68DF08E3" w14:textId="77777777" w:rsidR="008077F1" w:rsidRDefault="008077F1" w:rsidP="008077F1">
      <w:pPr>
        <w:numPr>
          <w:ilvl w:val="0"/>
          <w:numId w:val="1"/>
        </w:numPr>
        <w:autoSpaceDE w:val="0"/>
        <w:autoSpaceDN w:val="0"/>
        <w:spacing w:after="0" w:line="240" w:lineRule="auto"/>
        <w:ind w:left="0" w:firstLine="0"/>
        <w:rPr>
          <w:rFonts w:ascii="Tms Rmn" w:hAnsi="Tms Rmn" w:cs="Tms Rmn"/>
        </w:rPr>
      </w:pPr>
      <w:r>
        <w:rPr>
          <w:rFonts w:ascii="Tms Rmn" w:hAnsi="Tms Rmn" w:cs="Tms Rmn"/>
        </w:rPr>
        <w:t xml:space="preserve">The use in this solicitation of </w:t>
      </w:r>
      <w:r w:rsidRPr="0060114B">
        <w:rPr>
          <w:rFonts w:ascii="Tms Rmn" w:hAnsi="Tms Rmn" w:cs="Tms Rmn"/>
        </w:rPr>
        <w:t xml:space="preserve">any </w:t>
      </w:r>
      <w:r w:rsidRPr="0060114B">
        <w:rPr>
          <w:rFonts w:ascii="Tms Rmn" w:hAnsi="Tms Rmn" w:cs="Tms Rmn"/>
          <w:u w:val="single"/>
        </w:rPr>
        <w:t xml:space="preserve">Defense Acquisition Regulations Supplement (48 CFR Chapter 2) </w:t>
      </w:r>
      <w:r w:rsidRPr="0060114B">
        <w:rPr>
          <w:rFonts w:ascii="Tms Rmn" w:hAnsi="Tms Rmn" w:cs="Tms Rmn"/>
        </w:rPr>
        <w:t>provision</w:t>
      </w:r>
      <w:r>
        <w:rPr>
          <w:rFonts w:ascii="Tms Rmn" w:hAnsi="Tms Rmn" w:cs="Tms Rmn"/>
        </w:rPr>
        <w:t xml:space="preserve"> with an authorized deviation is indicated by the addition of "(DEVIATION)" after the name of the regulation.</w:t>
      </w:r>
    </w:p>
    <w:p w14:paraId="4F64E9F8" w14:textId="77777777" w:rsidR="008077F1" w:rsidRDefault="008077F1" w:rsidP="008077F1">
      <w:pPr>
        <w:spacing w:after="0" w:line="240" w:lineRule="auto"/>
        <w:rPr>
          <w:rFonts w:ascii="Tms Rmn" w:hAnsi="Tms Rmn" w:cs="Tms Rmn"/>
        </w:rPr>
      </w:pPr>
    </w:p>
    <w:p w14:paraId="177ABA13" w14:textId="5C5A44C4" w:rsidR="008077F1" w:rsidRDefault="008077F1" w:rsidP="008077F1">
      <w:pPr>
        <w:spacing w:after="0" w:line="240" w:lineRule="auto"/>
      </w:pPr>
      <w:r>
        <w:t>(End of provision)</w:t>
      </w:r>
    </w:p>
    <w:p w14:paraId="5A412BB7" w14:textId="77777777" w:rsidR="008077F1" w:rsidRDefault="008077F1" w:rsidP="008077F1">
      <w:pPr>
        <w:spacing w:after="0" w:line="240" w:lineRule="auto"/>
      </w:pPr>
    </w:p>
    <w:p w14:paraId="1136E9E5" w14:textId="77777777" w:rsidR="008077F1" w:rsidRDefault="008077F1" w:rsidP="008077F1">
      <w:pPr>
        <w:spacing w:after="0" w:line="240" w:lineRule="auto"/>
      </w:pPr>
    </w:p>
    <w:p w14:paraId="02B7A493" w14:textId="77777777" w:rsidR="008077F1" w:rsidRDefault="008077F1" w:rsidP="008077F1">
      <w:pPr>
        <w:spacing w:after="0" w:line="240" w:lineRule="auto"/>
      </w:pPr>
      <w:bookmarkStart w:id="36" w:name="PD000055"/>
      <w:bookmarkEnd w:id="36"/>
      <w:r>
        <w:t>52.252-6     AUTHORIZED DEVIATIONS IN CLAUSES (NOV 2020)</w:t>
      </w:r>
    </w:p>
    <w:p w14:paraId="5A315F96" w14:textId="77777777" w:rsidR="008077F1" w:rsidRDefault="008077F1" w:rsidP="008077F1">
      <w:pPr>
        <w:spacing w:after="0" w:line="240" w:lineRule="auto"/>
      </w:pPr>
    </w:p>
    <w:p w14:paraId="332CE293" w14:textId="77777777" w:rsidR="008077F1" w:rsidRDefault="008077F1" w:rsidP="008077F1">
      <w:pPr>
        <w:spacing w:after="0" w:line="240" w:lineRule="auto"/>
      </w:pPr>
      <w:r>
        <w:t>(a) The use in this solicitation or contract of any Federal Acquisition Regulation (48 CFR Chapter 1) clause with an authorized deviation is indicated by the addition of "(DEVIATION)" after the date of the clause.</w:t>
      </w:r>
    </w:p>
    <w:p w14:paraId="5BFCED27" w14:textId="77777777" w:rsidR="008077F1" w:rsidRDefault="008077F1" w:rsidP="008077F1">
      <w:pPr>
        <w:spacing w:after="0" w:line="240" w:lineRule="auto"/>
      </w:pPr>
    </w:p>
    <w:p w14:paraId="1122E383" w14:textId="77777777" w:rsidR="008077F1" w:rsidRDefault="008077F1" w:rsidP="008077F1">
      <w:pPr>
        <w:spacing w:after="0" w:line="240" w:lineRule="auto"/>
      </w:pPr>
      <w:r>
        <w:t xml:space="preserve">(b) The use in this solicitation or contract of </w:t>
      </w:r>
      <w:r w:rsidRPr="00F8275F">
        <w:t xml:space="preserve">any </w:t>
      </w:r>
      <w:bookmarkStart w:id="37" w:name="Text2"/>
      <w:r w:rsidRPr="00F8275F">
        <w:rPr>
          <w:u w:val="single"/>
        </w:rPr>
        <w:t>Defense Acquisition Regulations Supplement (48 CFR Chapter 2)</w:t>
      </w:r>
      <w:bookmarkEnd w:id="37"/>
      <w:r>
        <w:t xml:space="preserve"> clause with an authorized deviation is indicated by the addition of "(DEVIATION)" after the name of the regulation.</w:t>
      </w:r>
    </w:p>
    <w:p w14:paraId="027ED31D" w14:textId="77777777" w:rsidR="008077F1" w:rsidRDefault="008077F1" w:rsidP="008077F1">
      <w:pPr>
        <w:spacing w:after="0" w:line="240" w:lineRule="auto"/>
      </w:pPr>
    </w:p>
    <w:p w14:paraId="7B9534F1" w14:textId="0E0CF30A" w:rsidR="008077F1" w:rsidRDefault="008077F1" w:rsidP="008077F1">
      <w:pPr>
        <w:spacing w:after="0" w:line="240" w:lineRule="auto"/>
      </w:pPr>
      <w:r>
        <w:t>(End of clause)</w:t>
      </w:r>
    </w:p>
    <w:p w14:paraId="261D09FF" w14:textId="77777777" w:rsidR="008077F1" w:rsidRDefault="008077F1" w:rsidP="008077F1">
      <w:pPr>
        <w:spacing w:after="0" w:line="240" w:lineRule="auto"/>
      </w:pPr>
    </w:p>
    <w:p w14:paraId="43154CA2" w14:textId="77777777" w:rsidR="008077F1" w:rsidRDefault="008077F1" w:rsidP="008077F1">
      <w:pPr>
        <w:spacing w:after="0" w:line="240" w:lineRule="auto"/>
      </w:pPr>
    </w:p>
    <w:p w14:paraId="2329CA41" w14:textId="77777777" w:rsidR="008077F1" w:rsidRDefault="008077F1" w:rsidP="008077F1">
      <w:pPr>
        <w:spacing w:after="0" w:line="240" w:lineRule="auto"/>
        <w:contextualSpacing/>
      </w:pPr>
      <w:bookmarkStart w:id="38" w:name="PD000060"/>
      <w:bookmarkEnd w:id="38"/>
      <w:bookmarkEnd w:id="2"/>
      <w:r>
        <w:t>252.232-7006  WIDE AREA WORKFLOW PAYMENT INSTRUCTIONS (JAN 2023)</w:t>
      </w:r>
    </w:p>
    <w:p w14:paraId="1540EC91" w14:textId="77777777" w:rsidR="008077F1" w:rsidRDefault="008077F1" w:rsidP="008077F1">
      <w:pPr>
        <w:spacing w:after="0" w:line="240" w:lineRule="auto"/>
        <w:contextualSpacing/>
      </w:pPr>
      <w:r>
        <w:t xml:space="preserve"> </w:t>
      </w:r>
    </w:p>
    <w:p w14:paraId="76C03F0E" w14:textId="77777777" w:rsidR="008077F1" w:rsidRDefault="008077F1" w:rsidP="008077F1">
      <w:pPr>
        <w:spacing w:after="0" w:line="240" w:lineRule="auto"/>
        <w:contextualSpacing/>
      </w:pPr>
      <w:r>
        <w:t>(a) Definitions. As used in this clause—</w:t>
      </w:r>
    </w:p>
    <w:p w14:paraId="483FE7C2" w14:textId="77777777" w:rsidR="008077F1" w:rsidRDefault="008077F1" w:rsidP="008077F1">
      <w:pPr>
        <w:spacing w:after="0" w:line="240" w:lineRule="auto"/>
        <w:contextualSpacing/>
      </w:pPr>
    </w:p>
    <w:p w14:paraId="56AAD810" w14:textId="77777777" w:rsidR="008077F1" w:rsidRDefault="008077F1" w:rsidP="008077F1">
      <w:pPr>
        <w:spacing w:after="0" w:line="240" w:lineRule="auto"/>
        <w:contextualSpacing/>
      </w:pPr>
      <w:r>
        <w:t>“Department of Defense Activity Address Code (DoDAAC)” is a six position code that uniquely identifies a unit, activity, or organization.</w:t>
      </w:r>
    </w:p>
    <w:p w14:paraId="732FCECD" w14:textId="77777777" w:rsidR="008077F1" w:rsidRDefault="008077F1" w:rsidP="008077F1">
      <w:pPr>
        <w:spacing w:after="0" w:line="240" w:lineRule="auto"/>
        <w:contextualSpacing/>
      </w:pPr>
    </w:p>
    <w:p w14:paraId="0C1D8B62" w14:textId="77777777" w:rsidR="008077F1" w:rsidRDefault="008077F1" w:rsidP="008077F1">
      <w:pPr>
        <w:spacing w:after="0" w:line="240" w:lineRule="auto"/>
        <w:contextualSpacing/>
      </w:pPr>
      <w:r>
        <w:t>“Document type” means the type of payment request or receiving report available for creation in Wide Area WorkFlow (WAWF).</w:t>
      </w:r>
    </w:p>
    <w:p w14:paraId="6478DA48" w14:textId="77777777" w:rsidR="008077F1" w:rsidRDefault="008077F1" w:rsidP="008077F1">
      <w:pPr>
        <w:spacing w:after="0" w:line="240" w:lineRule="auto"/>
        <w:contextualSpacing/>
      </w:pPr>
    </w:p>
    <w:p w14:paraId="0B5AF864" w14:textId="77777777" w:rsidR="008077F1" w:rsidRDefault="008077F1" w:rsidP="008077F1">
      <w:pPr>
        <w:spacing w:after="0" w:line="240" w:lineRule="auto"/>
        <w:contextualSpacing/>
      </w:pPr>
      <w:r>
        <w:t>“Local processing office (LPO)” is the office responsible for payment certification when payment certification is done external to the entitlement system.</w:t>
      </w:r>
    </w:p>
    <w:p w14:paraId="3BF7CDF3" w14:textId="77777777" w:rsidR="008077F1" w:rsidRDefault="008077F1" w:rsidP="008077F1">
      <w:pPr>
        <w:spacing w:after="0" w:line="240" w:lineRule="auto"/>
        <w:contextualSpacing/>
      </w:pPr>
    </w:p>
    <w:p w14:paraId="2CA4B0E8" w14:textId="77777777" w:rsidR="008077F1" w:rsidRDefault="008077F1" w:rsidP="008077F1">
      <w:pPr>
        <w:spacing w:after="0" w:line="240" w:lineRule="auto"/>
        <w:contextualSpacing/>
      </w:pPr>
      <w:r>
        <w:t>“Payment request” and “receiving report” are defined in the clause at 252.232-7003, Electronic Submission of Payment Requests and Receiving Reports.</w:t>
      </w:r>
    </w:p>
    <w:p w14:paraId="45236EA7" w14:textId="77777777" w:rsidR="008077F1" w:rsidRDefault="008077F1" w:rsidP="008077F1">
      <w:pPr>
        <w:spacing w:after="0" w:line="240" w:lineRule="auto"/>
        <w:contextualSpacing/>
      </w:pPr>
    </w:p>
    <w:p w14:paraId="7B58C33F" w14:textId="77777777" w:rsidR="008077F1" w:rsidRDefault="008077F1" w:rsidP="008077F1">
      <w:pPr>
        <w:spacing w:after="0" w:line="240" w:lineRule="auto"/>
        <w:contextualSpacing/>
      </w:pPr>
      <w:r>
        <w:t>(b) Electronic invoicing. The WAWF system provides the method to electronically process vendor payment requests and receiving reports, as authorized by Defense Federal Acquisition Regulation Supplement (DFARS) 252.232-7003, Electronic Submission of Payment Requests and Receiving Reports.</w:t>
      </w:r>
    </w:p>
    <w:p w14:paraId="17474C23" w14:textId="77777777" w:rsidR="008077F1" w:rsidRDefault="008077F1" w:rsidP="008077F1">
      <w:pPr>
        <w:spacing w:after="0" w:line="240" w:lineRule="auto"/>
        <w:contextualSpacing/>
      </w:pPr>
    </w:p>
    <w:p w14:paraId="2540A51F" w14:textId="77777777" w:rsidR="008077F1" w:rsidRDefault="008077F1" w:rsidP="008077F1">
      <w:pPr>
        <w:spacing w:after="0" w:line="240" w:lineRule="auto"/>
        <w:contextualSpacing/>
      </w:pPr>
      <w:r>
        <w:t>(c) WAWF access. To access WAWF, the Contractor shall—</w:t>
      </w:r>
    </w:p>
    <w:p w14:paraId="3C0B57E6" w14:textId="77777777" w:rsidR="008077F1" w:rsidRDefault="008077F1" w:rsidP="008077F1">
      <w:pPr>
        <w:spacing w:after="0" w:line="240" w:lineRule="auto"/>
        <w:contextualSpacing/>
      </w:pPr>
    </w:p>
    <w:p w14:paraId="1A37F0E4" w14:textId="77777777" w:rsidR="008077F1" w:rsidRDefault="008077F1" w:rsidP="008077F1">
      <w:pPr>
        <w:spacing w:after="0" w:line="240" w:lineRule="auto"/>
        <w:contextualSpacing/>
      </w:pPr>
      <w:r>
        <w:lastRenderedPageBreak/>
        <w:t xml:space="preserve">(1) Have a designated electronic business point of contact in the System for Award Management at </w:t>
      </w:r>
      <w:hyperlink r:id="rId18" w:history="1">
        <w:r w:rsidRPr="006E32C6">
          <w:rPr>
            <w:rStyle w:val="Hyperlink"/>
          </w:rPr>
          <w:t>https://www.sam.gov</w:t>
        </w:r>
      </w:hyperlink>
      <w:r>
        <w:t>; and</w:t>
      </w:r>
    </w:p>
    <w:p w14:paraId="6F21289A" w14:textId="77777777" w:rsidR="008077F1" w:rsidRDefault="008077F1" w:rsidP="008077F1">
      <w:pPr>
        <w:spacing w:after="0" w:line="240" w:lineRule="auto"/>
        <w:contextualSpacing/>
      </w:pPr>
    </w:p>
    <w:p w14:paraId="661F8A9D" w14:textId="77777777" w:rsidR="008077F1" w:rsidRDefault="008077F1" w:rsidP="008077F1">
      <w:pPr>
        <w:spacing w:after="0" w:line="240" w:lineRule="auto"/>
        <w:contextualSpacing/>
      </w:pPr>
      <w:r>
        <w:t xml:space="preserve">(2) Be registered to use WAWF at </w:t>
      </w:r>
      <w:hyperlink r:id="rId19" w:history="1">
        <w:r w:rsidRPr="00992B23">
          <w:rPr>
            <w:rStyle w:val="Hyperlink"/>
          </w:rPr>
          <w:t>https://wawf.eb.mil/</w:t>
        </w:r>
      </w:hyperlink>
      <w:r>
        <w:t xml:space="preserve"> following the step-by-step procedures for self-registration available at this web site.</w:t>
      </w:r>
    </w:p>
    <w:p w14:paraId="63158DD0" w14:textId="77777777" w:rsidR="008077F1" w:rsidRDefault="008077F1" w:rsidP="008077F1">
      <w:pPr>
        <w:spacing w:after="0" w:line="240" w:lineRule="auto"/>
        <w:contextualSpacing/>
      </w:pPr>
    </w:p>
    <w:p w14:paraId="4CEE4A2A" w14:textId="77777777" w:rsidR="008077F1" w:rsidRDefault="008077F1" w:rsidP="008077F1">
      <w:pPr>
        <w:spacing w:after="0" w:line="240" w:lineRule="auto"/>
        <w:contextualSpacing/>
      </w:pPr>
      <w:r>
        <w:t xml:space="preserve">(d) WAWF training. The Contractor should follow the training instructions of the WAWF Web-Based Training Course and use the Practice Training Site before submitting payment requests through WAWF. Both can be accessed by selecting the “Web Based Training” link on the WAWF home page at </w:t>
      </w:r>
      <w:hyperlink r:id="rId20" w:history="1">
        <w:r w:rsidRPr="00992B23">
          <w:rPr>
            <w:rStyle w:val="Hyperlink"/>
          </w:rPr>
          <w:t>https://wawf.eb.mil/</w:t>
        </w:r>
      </w:hyperlink>
      <w:r>
        <w:t>.</w:t>
      </w:r>
    </w:p>
    <w:p w14:paraId="6CA012C9" w14:textId="77777777" w:rsidR="008077F1" w:rsidRDefault="008077F1" w:rsidP="008077F1">
      <w:pPr>
        <w:spacing w:after="0" w:line="240" w:lineRule="auto"/>
        <w:contextualSpacing/>
      </w:pPr>
    </w:p>
    <w:p w14:paraId="53FD8794" w14:textId="77777777" w:rsidR="008077F1" w:rsidRDefault="008077F1" w:rsidP="008077F1">
      <w:pPr>
        <w:spacing w:after="0" w:line="240" w:lineRule="auto"/>
        <w:contextualSpacing/>
      </w:pPr>
      <w:r>
        <w:t>(e) WAWF methods of document submission. Document submissions may be via web entry, Electronic Data Interchange, or File Transfer Protocol.</w:t>
      </w:r>
    </w:p>
    <w:p w14:paraId="40471B99" w14:textId="77777777" w:rsidR="008077F1" w:rsidRDefault="008077F1" w:rsidP="008077F1">
      <w:pPr>
        <w:spacing w:after="0" w:line="240" w:lineRule="auto"/>
        <w:contextualSpacing/>
      </w:pPr>
    </w:p>
    <w:p w14:paraId="02FA8677" w14:textId="77777777" w:rsidR="008077F1" w:rsidRDefault="008077F1" w:rsidP="008077F1">
      <w:pPr>
        <w:spacing w:after="0" w:line="240" w:lineRule="auto"/>
        <w:contextualSpacing/>
      </w:pPr>
      <w:r>
        <w:t>(f) WAWF payment instructions. The Contractor shall use the following information when submitting payment requests and receiving reports in WAWF for this contract or task or delivery order:</w:t>
      </w:r>
    </w:p>
    <w:p w14:paraId="60053A73" w14:textId="77777777" w:rsidR="008077F1" w:rsidRDefault="008077F1" w:rsidP="008077F1">
      <w:pPr>
        <w:spacing w:after="0" w:line="240" w:lineRule="auto"/>
        <w:contextualSpacing/>
      </w:pPr>
    </w:p>
    <w:p w14:paraId="43A048F6" w14:textId="77777777" w:rsidR="008077F1" w:rsidRDefault="008077F1" w:rsidP="008077F1">
      <w:pPr>
        <w:spacing w:after="0" w:line="240" w:lineRule="auto"/>
        <w:contextualSpacing/>
      </w:pPr>
      <w:r>
        <w:t>(1)  Document type. The Contractor shall submit payment requests using the following document type(s):</w:t>
      </w:r>
    </w:p>
    <w:p w14:paraId="771BE785" w14:textId="77777777" w:rsidR="008077F1" w:rsidRDefault="008077F1" w:rsidP="008077F1">
      <w:pPr>
        <w:spacing w:after="0" w:line="240" w:lineRule="auto"/>
        <w:contextualSpacing/>
      </w:pPr>
    </w:p>
    <w:p w14:paraId="048DD793" w14:textId="77777777" w:rsidR="008077F1" w:rsidRDefault="008077F1" w:rsidP="008077F1">
      <w:pPr>
        <w:spacing w:after="0" w:line="240" w:lineRule="auto"/>
        <w:contextualSpacing/>
      </w:pPr>
      <w:r>
        <w:t>(i) For cost-type line items, including labor-hour or time-and-materials, submit a cost voucher.</w:t>
      </w:r>
    </w:p>
    <w:p w14:paraId="5093D86D" w14:textId="77777777" w:rsidR="008077F1" w:rsidRDefault="008077F1" w:rsidP="008077F1">
      <w:pPr>
        <w:spacing w:after="0" w:line="240" w:lineRule="auto"/>
        <w:contextualSpacing/>
      </w:pPr>
    </w:p>
    <w:p w14:paraId="52E2A603" w14:textId="77777777" w:rsidR="008077F1" w:rsidRDefault="008077F1" w:rsidP="008077F1">
      <w:pPr>
        <w:spacing w:after="0" w:line="240" w:lineRule="auto"/>
        <w:contextualSpacing/>
      </w:pPr>
      <w:r>
        <w:t>(ii) For fixed price line items—</w:t>
      </w:r>
    </w:p>
    <w:p w14:paraId="5C07A7D1" w14:textId="77777777" w:rsidR="008077F1" w:rsidRDefault="008077F1" w:rsidP="008077F1">
      <w:pPr>
        <w:spacing w:after="0" w:line="240" w:lineRule="auto"/>
        <w:contextualSpacing/>
      </w:pPr>
    </w:p>
    <w:p w14:paraId="2CBDD7E4" w14:textId="77777777" w:rsidR="008077F1" w:rsidRDefault="008077F1" w:rsidP="008077F1">
      <w:pPr>
        <w:spacing w:after="0" w:line="240" w:lineRule="auto"/>
        <w:contextualSpacing/>
      </w:pPr>
      <w:r>
        <w:t>(A) That require shipment of a deliverable, submit the invoice and receiving report specified by the Contracting Officer.</w:t>
      </w:r>
    </w:p>
    <w:p w14:paraId="0A100CF0" w14:textId="77777777" w:rsidR="008077F1" w:rsidRDefault="008077F1" w:rsidP="008077F1">
      <w:pPr>
        <w:spacing w:after="0" w:line="240" w:lineRule="auto"/>
        <w:contextualSpacing/>
      </w:pPr>
    </w:p>
    <w:p w14:paraId="24CD1520" w14:textId="77777777" w:rsidR="008077F1" w:rsidRPr="00733DC0" w:rsidRDefault="008077F1" w:rsidP="008077F1">
      <w:pPr>
        <w:spacing w:after="0" w:line="240" w:lineRule="auto"/>
        <w:contextualSpacing/>
        <w:rPr>
          <w:b/>
          <w:bCs/>
        </w:rPr>
      </w:pPr>
      <w:r w:rsidRPr="00733DC0">
        <w:rPr>
          <w:b/>
          <w:bCs/>
        </w:rPr>
        <w:t>N/A</w:t>
      </w:r>
    </w:p>
    <w:p w14:paraId="6AB04078" w14:textId="77777777" w:rsidR="008077F1" w:rsidRDefault="008077F1" w:rsidP="008077F1">
      <w:pPr>
        <w:spacing w:after="0" w:line="240" w:lineRule="auto"/>
        <w:contextualSpacing/>
      </w:pPr>
    </w:p>
    <w:p w14:paraId="06A61F41" w14:textId="77777777" w:rsidR="008077F1" w:rsidRDefault="008077F1" w:rsidP="008077F1">
      <w:pPr>
        <w:spacing w:after="0" w:line="240" w:lineRule="auto"/>
        <w:contextualSpacing/>
      </w:pPr>
      <w:r>
        <w:t>(B) For services that do not require shipment of a deliverable, submit either the Invoice 2in1, which meets the requirements for the invoice and receiving report, or the applicable invoice and receiving report, as specified by the Contracting Officer.</w:t>
      </w:r>
    </w:p>
    <w:p w14:paraId="2E09A40E" w14:textId="77777777" w:rsidR="008077F1" w:rsidRDefault="008077F1" w:rsidP="008077F1">
      <w:pPr>
        <w:spacing w:after="0" w:line="240" w:lineRule="auto"/>
        <w:contextualSpacing/>
      </w:pPr>
    </w:p>
    <w:p w14:paraId="42E783B4" w14:textId="77777777" w:rsidR="008077F1" w:rsidRPr="00733DC0" w:rsidRDefault="008077F1" w:rsidP="008077F1">
      <w:pPr>
        <w:spacing w:after="0" w:line="240" w:lineRule="auto"/>
        <w:contextualSpacing/>
        <w:rPr>
          <w:b/>
          <w:bCs/>
        </w:rPr>
      </w:pPr>
      <w:r w:rsidRPr="00733DC0">
        <w:rPr>
          <w:b/>
          <w:bCs/>
        </w:rPr>
        <w:t>Invoice 2in1</w:t>
      </w:r>
    </w:p>
    <w:p w14:paraId="46B46955" w14:textId="77777777" w:rsidR="008077F1" w:rsidRDefault="008077F1" w:rsidP="008077F1">
      <w:pPr>
        <w:spacing w:after="0" w:line="240" w:lineRule="auto"/>
        <w:contextualSpacing/>
      </w:pPr>
    </w:p>
    <w:p w14:paraId="1239ACA9" w14:textId="77777777" w:rsidR="008077F1" w:rsidRDefault="008077F1" w:rsidP="008077F1">
      <w:pPr>
        <w:spacing w:after="0" w:line="240" w:lineRule="auto"/>
        <w:contextualSpacing/>
      </w:pPr>
      <w:r>
        <w:t>(iii) For customary progress payments based on costs incurred, submit a progress payment request.</w:t>
      </w:r>
    </w:p>
    <w:p w14:paraId="49A18D83" w14:textId="77777777" w:rsidR="008077F1" w:rsidRDefault="008077F1" w:rsidP="008077F1">
      <w:pPr>
        <w:spacing w:after="0" w:line="240" w:lineRule="auto"/>
        <w:contextualSpacing/>
      </w:pPr>
    </w:p>
    <w:p w14:paraId="55BEA451" w14:textId="77777777" w:rsidR="008077F1" w:rsidRDefault="008077F1" w:rsidP="008077F1">
      <w:pPr>
        <w:spacing w:after="0" w:line="240" w:lineRule="auto"/>
        <w:contextualSpacing/>
      </w:pPr>
      <w:r>
        <w:t>(iv) For performance based payments, submit a performance based payment request.</w:t>
      </w:r>
    </w:p>
    <w:p w14:paraId="0DB2AD71" w14:textId="77777777" w:rsidR="008077F1" w:rsidRDefault="008077F1" w:rsidP="008077F1">
      <w:pPr>
        <w:spacing w:after="0" w:line="240" w:lineRule="auto"/>
        <w:contextualSpacing/>
      </w:pPr>
    </w:p>
    <w:p w14:paraId="1AB47EC0" w14:textId="77777777" w:rsidR="008077F1" w:rsidRDefault="008077F1" w:rsidP="008077F1">
      <w:pPr>
        <w:spacing w:after="0" w:line="240" w:lineRule="auto"/>
        <w:contextualSpacing/>
      </w:pPr>
      <w:r>
        <w:t>(v) For commercial financing, submit a commercial financing request.</w:t>
      </w:r>
    </w:p>
    <w:p w14:paraId="196F5628" w14:textId="77777777" w:rsidR="008077F1" w:rsidRDefault="008077F1" w:rsidP="008077F1">
      <w:pPr>
        <w:spacing w:after="0" w:line="240" w:lineRule="auto"/>
        <w:contextualSpacing/>
      </w:pPr>
    </w:p>
    <w:p w14:paraId="5F48FE2B" w14:textId="77777777" w:rsidR="008077F1" w:rsidRDefault="008077F1" w:rsidP="008077F1">
      <w:pPr>
        <w:spacing w:after="0" w:line="240" w:lineRule="auto"/>
        <w:contextualSpacing/>
      </w:pPr>
      <w:r>
        <w:t>(2) Fast Pay requests are only permitted when Federal Acquisition Regulation (FAR) 52.213-1 is included in the contract.</w:t>
      </w:r>
    </w:p>
    <w:p w14:paraId="0E4B95F6" w14:textId="77777777" w:rsidR="008077F1" w:rsidRDefault="008077F1" w:rsidP="008077F1">
      <w:pPr>
        <w:spacing w:after="0" w:line="240" w:lineRule="auto"/>
        <w:contextualSpacing/>
      </w:pPr>
    </w:p>
    <w:p w14:paraId="04C4A5C9" w14:textId="77777777" w:rsidR="008077F1" w:rsidRDefault="008077F1" w:rsidP="008077F1">
      <w:pPr>
        <w:spacing w:after="0" w:line="240" w:lineRule="auto"/>
        <w:contextualSpacing/>
      </w:pPr>
      <w:r>
        <w:t>[Note: The Contractor may use a WAWF “combo” document type to create some combinations of invoice and receiving report in one step.]</w:t>
      </w:r>
    </w:p>
    <w:p w14:paraId="0718B1F7" w14:textId="77777777" w:rsidR="008077F1" w:rsidRDefault="008077F1" w:rsidP="008077F1">
      <w:pPr>
        <w:spacing w:after="0" w:line="240" w:lineRule="auto"/>
        <w:contextualSpacing/>
      </w:pPr>
    </w:p>
    <w:p w14:paraId="59700F12" w14:textId="77777777" w:rsidR="008077F1" w:rsidRDefault="008077F1" w:rsidP="008077F1">
      <w:pPr>
        <w:spacing w:after="0" w:line="240" w:lineRule="auto"/>
        <w:contextualSpacing/>
      </w:pPr>
      <w:r>
        <w:t>(3) Document routing. The Contractor shall use the information in the Routing Data Table below only to fill in applicable fields in WAWF when creating payment requests and receiving reports in the system.</w:t>
      </w:r>
    </w:p>
    <w:p w14:paraId="3AFF042D" w14:textId="77777777" w:rsidR="008077F1" w:rsidRPr="00531259" w:rsidRDefault="008077F1" w:rsidP="008077F1">
      <w:pPr>
        <w:spacing w:before="100" w:beforeAutospacing="1" w:after="0" w:afterAutospacing="1" w:line="240" w:lineRule="auto"/>
        <w:jc w:val="center"/>
        <w:rPr>
          <w:szCs w:val="20"/>
          <w:lang w:val="en"/>
        </w:rPr>
      </w:pPr>
      <w:r w:rsidRPr="00531259">
        <w:rPr>
          <w:szCs w:val="20"/>
          <w:lang w:val="en"/>
        </w:rPr>
        <w:t>Routing Data Table*</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825"/>
        <w:gridCol w:w="3825"/>
      </w:tblGrid>
      <w:tr w:rsidR="008077F1" w:rsidRPr="00531259" w14:paraId="10B30D7A"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44FF5A2" w14:textId="77777777" w:rsidR="008077F1" w:rsidRPr="00531259" w:rsidRDefault="008077F1" w:rsidP="008077F1">
            <w:pPr>
              <w:spacing w:before="100" w:beforeAutospacing="1" w:after="0" w:afterAutospacing="1" w:line="240" w:lineRule="auto"/>
              <w:rPr>
                <w:szCs w:val="20"/>
              </w:rPr>
            </w:pPr>
            <w:r w:rsidRPr="00531259">
              <w:rPr>
                <w:i/>
                <w:iCs/>
                <w:szCs w:val="20"/>
              </w:rPr>
              <w:t>Field Name in WAWF</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6A8F2609" w14:textId="77777777" w:rsidR="008077F1" w:rsidRPr="00531259" w:rsidRDefault="008077F1" w:rsidP="008077F1">
            <w:pPr>
              <w:spacing w:before="100" w:beforeAutospacing="1" w:after="0" w:afterAutospacing="1" w:line="240" w:lineRule="auto"/>
              <w:rPr>
                <w:szCs w:val="20"/>
              </w:rPr>
            </w:pPr>
            <w:r w:rsidRPr="00531259">
              <w:rPr>
                <w:i/>
                <w:iCs/>
                <w:szCs w:val="20"/>
              </w:rPr>
              <w:t xml:space="preserve">Data to be entered in WAWF </w:t>
            </w:r>
          </w:p>
        </w:tc>
      </w:tr>
      <w:tr w:rsidR="008077F1" w:rsidRPr="00531259" w14:paraId="5CCDD29A"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4018AB81" w14:textId="77777777" w:rsidR="008077F1" w:rsidRPr="00531259" w:rsidRDefault="008077F1" w:rsidP="008077F1">
            <w:pPr>
              <w:spacing w:before="100" w:beforeAutospacing="1" w:after="0" w:afterAutospacing="1" w:line="240" w:lineRule="auto"/>
              <w:rPr>
                <w:szCs w:val="20"/>
              </w:rPr>
            </w:pPr>
            <w:r w:rsidRPr="00531259">
              <w:rPr>
                <w:szCs w:val="20"/>
              </w:rPr>
              <w:t>Pay Official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0D7857D2" w14:textId="77777777" w:rsidR="008077F1" w:rsidRPr="00531259" w:rsidRDefault="008077F1" w:rsidP="008077F1">
            <w:pPr>
              <w:spacing w:after="0" w:line="240" w:lineRule="auto"/>
              <w:rPr>
                <w:szCs w:val="20"/>
              </w:rPr>
            </w:pPr>
            <w:r w:rsidRPr="00531259">
              <w:rPr>
                <w:szCs w:val="20"/>
              </w:rPr>
              <w:t> </w:t>
            </w:r>
            <w:r>
              <w:rPr>
                <w:szCs w:val="20"/>
              </w:rPr>
              <w:t>HQ0490</w:t>
            </w:r>
          </w:p>
        </w:tc>
      </w:tr>
      <w:tr w:rsidR="008077F1" w:rsidRPr="00531259" w14:paraId="7620BD76"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5F154A71" w14:textId="77777777" w:rsidR="008077F1" w:rsidRPr="00531259" w:rsidRDefault="008077F1" w:rsidP="008077F1">
            <w:pPr>
              <w:spacing w:before="100" w:beforeAutospacing="1" w:after="0" w:afterAutospacing="1" w:line="240" w:lineRule="auto"/>
              <w:rPr>
                <w:szCs w:val="20"/>
              </w:rPr>
            </w:pPr>
            <w:r w:rsidRPr="00531259">
              <w:rPr>
                <w:szCs w:val="20"/>
              </w:rPr>
              <w:t>Issue By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4ED5AB7D" w14:textId="77777777" w:rsidR="008077F1" w:rsidRPr="00531259" w:rsidRDefault="008077F1" w:rsidP="008077F1">
            <w:pPr>
              <w:spacing w:after="0" w:line="240" w:lineRule="auto"/>
              <w:rPr>
                <w:szCs w:val="20"/>
              </w:rPr>
            </w:pPr>
            <w:r w:rsidRPr="00531259">
              <w:rPr>
                <w:szCs w:val="20"/>
              </w:rPr>
              <w:t> </w:t>
            </w:r>
            <w:r>
              <w:rPr>
                <w:szCs w:val="20"/>
              </w:rPr>
              <w:t>HT9406</w:t>
            </w:r>
          </w:p>
        </w:tc>
      </w:tr>
      <w:tr w:rsidR="008077F1" w:rsidRPr="00531259" w14:paraId="581029A9"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1115D03" w14:textId="77777777" w:rsidR="008077F1" w:rsidRPr="00531259" w:rsidRDefault="008077F1" w:rsidP="008077F1">
            <w:pPr>
              <w:spacing w:before="100" w:beforeAutospacing="1" w:after="0" w:afterAutospacing="1" w:line="240" w:lineRule="auto"/>
              <w:rPr>
                <w:szCs w:val="20"/>
              </w:rPr>
            </w:pPr>
            <w:r w:rsidRPr="00531259">
              <w:rPr>
                <w:szCs w:val="20"/>
              </w:rPr>
              <w:t>Admin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722A33BF" w14:textId="77777777" w:rsidR="008077F1" w:rsidRPr="00531259" w:rsidRDefault="008077F1" w:rsidP="008077F1">
            <w:pPr>
              <w:spacing w:after="0" w:line="240" w:lineRule="auto"/>
              <w:rPr>
                <w:szCs w:val="20"/>
              </w:rPr>
            </w:pPr>
            <w:r w:rsidRPr="00531259">
              <w:rPr>
                <w:szCs w:val="20"/>
              </w:rPr>
              <w:t> </w:t>
            </w:r>
            <w:r>
              <w:rPr>
                <w:szCs w:val="20"/>
              </w:rPr>
              <w:t>HT9406</w:t>
            </w:r>
          </w:p>
        </w:tc>
      </w:tr>
      <w:tr w:rsidR="008077F1" w:rsidRPr="00531259" w14:paraId="1651CD04"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7F1B1B39" w14:textId="77777777" w:rsidR="008077F1" w:rsidRPr="00531259" w:rsidRDefault="008077F1" w:rsidP="008077F1">
            <w:pPr>
              <w:spacing w:before="100" w:beforeAutospacing="1" w:after="0" w:afterAutospacing="1" w:line="240" w:lineRule="auto"/>
              <w:rPr>
                <w:szCs w:val="20"/>
              </w:rPr>
            </w:pPr>
            <w:r w:rsidRPr="00531259">
              <w:rPr>
                <w:szCs w:val="20"/>
              </w:rPr>
              <w:lastRenderedPageBreak/>
              <w:t>Inspect By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4DF049F3" w14:textId="77777777" w:rsidR="008077F1" w:rsidRPr="00531259" w:rsidRDefault="008077F1" w:rsidP="008077F1">
            <w:pPr>
              <w:spacing w:after="0" w:line="240" w:lineRule="auto"/>
              <w:rPr>
                <w:szCs w:val="20"/>
              </w:rPr>
            </w:pPr>
            <w:r w:rsidRPr="00531259">
              <w:rPr>
                <w:szCs w:val="20"/>
              </w:rPr>
              <w:t> </w:t>
            </w:r>
            <w:r>
              <w:rPr>
                <w:szCs w:val="20"/>
              </w:rPr>
              <w:t>HT0242</w:t>
            </w:r>
          </w:p>
        </w:tc>
      </w:tr>
      <w:tr w:rsidR="008077F1" w:rsidRPr="00531259" w14:paraId="021FE3BC"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5B32CED8" w14:textId="77777777" w:rsidR="008077F1" w:rsidRPr="00531259" w:rsidRDefault="008077F1" w:rsidP="008077F1">
            <w:pPr>
              <w:spacing w:before="100" w:beforeAutospacing="1" w:after="0" w:afterAutospacing="1" w:line="240" w:lineRule="auto"/>
              <w:rPr>
                <w:szCs w:val="20"/>
              </w:rPr>
            </w:pPr>
            <w:r w:rsidRPr="00531259">
              <w:rPr>
                <w:szCs w:val="20"/>
              </w:rPr>
              <w:t>Ship To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47361DBE" w14:textId="77777777" w:rsidR="008077F1" w:rsidRPr="00531259" w:rsidRDefault="008077F1" w:rsidP="008077F1">
            <w:pPr>
              <w:spacing w:after="0" w:line="240" w:lineRule="auto"/>
              <w:rPr>
                <w:szCs w:val="20"/>
              </w:rPr>
            </w:pPr>
            <w:r w:rsidRPr="00531259">
              <w:rPr>
                <w:szCs w:val="20"/>
              </w:rPr>
              <w:t> </w:t>
            </w:r>
            <w:r>
              <w:rPr>
                <w:szCs w:val="20"/>
              </w:rPr>
              <w:t>HT0242</w:t>
            </w:r>
          </w:p>
        </w:tc>
      </w:tr>
      <w:tr w:rsidR="008077F1" w:rsidRPr="00531259" w14:paraId="32052B36"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C705161" w14:textId="77777777" w:rsidR="008077F1" w:rsidRPr="00531259" w:rsidRDefault="008077F1" w:rsidP="008077F1">
            <w:pPr>
              <w:spacing w:before="100" w:beforeAutospacing="1" w:after="0" w:afterAutospacing="1" w:line="240" w:lineRule="auto"/>
              <w:rPr>
                <w:szCs w:val="20"/>
              </w:rPr>
            </w:pPr>
            <w:r w:rsidRPr="00531259">
              <w:rPr>
                <w:szCs w:val="20"/>
              </w:rPr>
              <w:t>Ship From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1BEEC4EB" w14:textId="77777777" w:rsidR="008077F1" w:rsidRPr="00531259" w:rsidRDefault="008077F1" w:rsidP="008077F1">
            <w:pPr>
              <w:spacing w:after="0" w:line="240" w:lineRule="auto"/>
              <w:rPr>
                <w:szCs w:val="20"/>
              </w:rPr>
            </w:pPr>
            <w:r w:rsidRPr="00531259">
              <w:rPr>
                <w:szCs w:val="20"/>
              </w:rPr>
              <w:t> </w:t>
            </w:r>
            <w:r>
              <w:rPr>
                <w:szCs w:val="20"/>
              </w:rPr>
              <w:t>N/A</w:t>
            </w:r>
          </w:p>
        </w:tc>
      </w:tr>
      <w:tr w:rsidR="008077F1" w:rsidRPr="00531259" w14:paraId="096B0F4C"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0B57872B" w14:textId="77777777" w:rsidR="008077F1" w:rsidRPr="00531259" w:rsidRDefault="008077F1" w:rsidP="008077F1">
            <w:pPr>
              <w:spacing w:before="100" w:beforeAutospacing="1" w:after="0" w:afterAutospacing="1" w:line="240" w:lineRule="auto"/>
              <w:rPr>
                <w:szCs w:val="20"/>
              </w:rPr>
            </w:pPr>
            <w:r w:rsidRPr="00531259">
              <w:rPr>
                <w:szCs w:val="20"/>
              </w:rPr>
              <w:t>Mark For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37E93A37" w14:textId="77777777" w:rsidR="008077F1" w:rsidRPr="00531259" w:rsidRDefault="008077F1" w:rsidP="008077F1">
            <w:pPr>
              <w:spacing w:after="0" w:line="240" w:lineRule="auto"/>
              <w:rPr>
                <w:szCs w:val="20"/>
              </w:rPr>
            </w:pPr>
            <w:r w:rsidRPr="00531259">
              <w:rPr>
                <w:szCs w:val="20"/>
              </w:rPr>
              <w:t> </w:t>
            </w:r>
            <w:r>
              <w:rPr>
                <w:szCs w:val="20"/>
              </w:rPr>
              <w:t>N/A</w:t>
            </w:r>
          </w:p>
        </w:tc>
      </w:tr>
      <w:tr w:rsidR="008077F1" w:rsidRPr="00531259" w14:paraId="7E8034FE"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B369CBD" w14:textId="77777777" w:rsidR="008077F1" w:rsidRPr="00531259" w:rsidRDefault="008077F1" w:rsidP="008077F1">
            <w:pPr>
              <w:spacing w:before="100" w:beforeAutospacing="1" w:after="0" w:afterAutospacing="1" w:line="240" w:lineRule="auto"/>
              <w:rPr>
                <w:szCs w:val="20"/>
              </w:rPr>
            </w:pPr>
            <w:r w:rsidRPr="00531259">
              <w:rPr>
                <w:szCs w:val="20"/>
              </w:rPr>
              <w:t>Service Approver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2927FF77" w14:textId="77777777" w:rsidR="008077F1" w:rsidRPr="00531259" w:rsidRDefault="008077F1" w:rsidP="008077F1">
            <w:pPr>
              <w:spacing w:after="0" w:line="240" w:lineRule="auto"/>
              <w:rPr>
                <w:szCs w:val="20"/>
              </w:rPr>
            </w:pPr>
            <w:r w:rsidRPr="00531259">
              <w:rPr>
                <w:szCs w:val="20"/>
              </w:rPr>
              <w:t> </w:t>
            </w:r>
            <w:r>
              <w:rPr>
                <w:szCs w:val="20"/>
              </w:rPr>
              <w:t>HT0242</w:t>
            </w:r>
          </w:p>
        </w:tc>
      </w:tr>
      <w:tr w:rsidR="008077F1" w:rsidRPr="00531259" w14:paraId="0BFF1706"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77E0064" w14:textId="77777777" w:rsidR="008077F1" w:rsidRPr="00531259" w:rsidRDefault="008077F1" w:rsidP="008077F1">
            <w:pPr>
              <w:spacing w:before="100" w:beforeAutospacing="1" w:after="0" w:afterAutospacing="1" w:line="240" w:lineRule="auto"/>
              <w:rPr>
                <w:szCs w:val="20"/>
              </w:rPr>
            </w:pPr>
            <w:r w:rsidRPr="00531259">
              <w:rPr>
                <w:szCs w:val="20"/>
              </w:rPr>
              <w:t>Service Acceptor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57E1C994" w14:textId="77777777" w:rsidR="008077F1" w:rsidRPr="00531259" w:rsidRDefault="008077F1" w:rsidP="008077F1">
            <w:pPr>
              <w:spacing w:after="0" w:line="240" w:lineRule="auto"/>
              <w:rPr>
                <w:szCs w:val="20"/>
              </w:rPr>
            </w:pPr>
            <w:r w:rsidRPr="00531259">
              <w:rPr>
                <w:szCs w:val="20"/>
              </w:rPr>
              <w:t> </w:t>
            </w:r>
            <w:r>
              <w:rPr>
                <w:szCs w:val="20"/>
              </w:rPr>
              <w:t>HT0242</w:t>
            </w:r>
          </w:p>
        </w:tc>
      </w:tr>
      <w:tr w:rsidR="008077F1" w:rsidRPr="00531259" w14:paraId="46321ED0"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5422F601" w14:textId="77777777" w:rsidR="008077F1" w:rsidRPr="00531259" w:rsidRDefault="008077F1" w:rsidP="008077F1">
            <w:pPr>
              <w:spacing w:before="100" w:beforeAutospacing="1" w:after="0" w:afterAutospacing="1" w:line="240" w:lineRule="auto"/>
              <w:rPr>
                <w:szCs w:val="20"/>
              </w:rPr>
            </w:pPr>
            <w:r w:rsidRPr="00531259">
              <w:rPr>
                <w:szCs w:val="20"/>
              </w:rPr>
              <w:t>Accept at Other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5C446060" w14:textId="77777777" w:rsidR="008077F1" w:rsidRPr="00531259" w:rsidRDefault="008077F1" w:rsidP="008077F1">
            <w:pPr>
              <w:spacing w:after="0" w:line="240" w:lineRule="auto"/>
              <w:rPr>
                <w:szCs w:val="20"/>
              </w:rPr>
            </w:pPr>
            <w:r w:rsidRPr="00531259">
              <w:rPr>
                <w:szCs w:val="20"/>
              </w:rPr>
              <w:t> </w:t>
            </w:r>
            <w:r>
              <w:rPr>
                <w:szCs w:val="20"/>
              </w:rPr>
              <w:t>N/A</w:t>
            </w:r>
          </w:p>
        </w:tc>
      </w:tr>
      <w:tr w:rsidR="008077F1" w:rsidRPr="00531259" w14:paraId="76C488D9"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0BD4E689" w14:textId="77777777" w:rsidR="008077F1" w:rsidRPr="00531259" w:rsidRDefault="008077F1" w:rsidP="008077F1">
            <w:pPr>
              <w:spacing w:before="100" w:beforeAutospacing="1" w:after="0" w:afterAutospacing="1" w:line="240" w:lineRule="auto"/>
              <w:rPr>
                <w:szCs w:val="20"/>
              </w:rPr>
            </w:pPr>
            <w:r w:rsidRPr="00531259">
              <w:rPr>
                <w:szCs w:val="20"/>
              </w:rPr>
              <w:t>LPO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019CC880" w14:textId="77777777" w:rsidR="008077F1" w:rsidRPr="00531259" w:rsidRDefault="008077F1" w:rsidP="008077F1">
            <w:pPr>
              <w:spacing w:after="0" w:line="240" w:lineRule="auto"/>
              <w:rPr>
                <w:szCs w:val="20"/>
              </w:rPr>
            </w:pPr>
            <w:r w:rsidRPr="00531259">
              <w:rPr>
                <w:szCs w:val="20"/>
              </w:rPr>
              <w:t> </w:t>
            </w:r>
            <w:r>
              <w:rPr>
                <w:szCs w:val="20"/>
              </w:rPr>
              <w:t>N/A</w:t>
            </w:r>
          </w:p>
        </w:tc>
      </w:tr>
      <w:tr w:rsidR="008077F1" w:rsidRPr="00531259" w14:paraId="75221678"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CC2EF6E" w14:textId="77777777" w:rsidR="008077F1" w:rsidRPr="00531259" w:rsidRDefault="008077F1" w:rsidP="008077F1">
            <w:pPr>
              <w:spacing w:before="100" w:beforeAutospacing="1" w:after="0" w:afterAutospacing="1" w:line="240" w:lineRule="auto"/>
              <w:rPr>
                <w:szCs w:val="20"/>
              </w:rPr>
            </w:pPr>
            <w:r w:rsidRPr="00531259">
              <w:rPr>
                <w:szCs w:val="20"/>
              </w:rPr>
              <w:t>DCAA Auditor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0D684B6C" w14:textId="77777777" w:rsidR="008077F1" w:rsidRPr="00531259" w:rsidRDefault="008077F1" w:rsidP="008077F1">
            <w:pPr>
              <w:spacing w:after="0" w:line="240" w:lineRule="auto"/>
              <w:rPr>
                <w:szCs w:val="20"/>
              </w:rPr>
            </w:pPr>
            <w:r w:rsidRPr="00531259">
              <w:rPr>
                <w:szCs w:val="20"/>
              </w:rPr>
              <w:t> </w:t>
            </w:r>
            <w:r>
              <w:rPr>
                <w:szCs w:val="20"/>
              </w:rPr>
              <w:t>N/A</w:t>
            </w:r>
          </w:p>
        </w:tc>
      </w:tr>
      <w:tr w:rsidR="008077F1" w:rsidRPr="00531259" w14:paraId="2C7915BE"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37C4E830" w14:textId="77777777" w:rsidR="008077F1" w:rsidRPr="00531259" w:rsidRDefault="008077F1" w:rsidP="008077F1">
            <w:pPr>
              <w:spacing w:before="100" w:beforeAutospacing="1" w:after="0" w:afterAutospacing="1" w:line="240" w:lineRule="auto"/>
              <w:rPr>
                <w:szCs w:val="20"/>
              </w:rPr>
            </w:pPr>
            <w:r w:rsidRPr="00531259">
              <w:rPr>
                <w:szCs w:val="20"/>
              </w:rPr>
              <w:t>Other DoDAAC(s)</w:t>
            </w:r>
          </w:p>
        </w:tc>
        <w:tc>
          <w:tcPr>
            <w:tcW w:w="0" w:type="auto"/>
            <w:tcBorders>
              <w:top w:val="nil"/>
              <w:left w:val="nil"/>
              <w:bottom w:val="nil"/>
              <w:right w:val="nil"/>
            </w:tcBorders>
            <w:tcMar>
              <w:top w:w="15" w:type="dxa"/>
              <w:left w:w="15" w:type="dxa"/>
              <w:bottom w:w="15" w:type="dxa"/>
              <w:right w:w="15" w:type="dxa"/>
            </w:tcMar>
            <w:vAlign w:val="center"/>
            <w:hideMark/>
          </w:tcPr>
          <w:p w14:paraId="180C572D" w14:textId="77777777" w:rsidR="008077F1" w:rsidRPr="00531259" w:rsidRDefault="008077F1" w:rsidP="008077F1">
            <w:pPr>
              <w:spacing w:after="0" w:line="240" w:lineRule="auto"/>
              <w:rPr>
                <w:szCs w:val="20"/>
              </w:rPr>
            </w:pPr>
            <w:r>
              <w:rPr>
                <w:szCs w:val="20"/>
              </w:rPr>
              <w:t xml:space="preserve"> N/A</w:t>
            </w:r>
          </w:p>
        </w:tc>
      </w:tr>
    </w:tbl>
    <w:p w14:paraId="127F9E89" w14:textId="77777777" w:rsidR="008077F1" w:rsidRPr="00531259" w:rsidRDefault="008077F1" w:rsidP="008077F1">
      <w:pPr>
        <w:pStyle w:val="NormalWeb"/>
        <w:spacing w:after="0"/>
        <w:rPr>
          <w:sz w:val="20"/>
          <w:szCs w:val="20"/>
          <w:lang w:val="en"/>
        </w:rPr>
      </w:pPr>
      <w:r w:rsidRPr="00531259">
        <w:rPr>
          <w:sz w:val="20"/>
          <w:szCs w:val="20"/>
          <w:lang w:val="en"/>
        </w:rPr>
        <w:t xml:space="preserve">(4) </w:t>
      </w:r>
      <w:r w:rsidRPr="00531259">
        <w:rPr>
          <w:iCs/>
          <w:sz w:val="20"/>
          <w:szCs w:val="20"/>
          <w:lang w:val="en"/>
        </w:rPr>
        <w:t>Payment request.</w:t>
      </w:r>
      <w:r w:rsidRPr="00531259">
        <w:rPr>
          <w:sz w:val="20"/>
          <w:szCs w:val="20"/>
          <w:lang w:val="en"/>
        </w:rPr>
        <w:t xml:space="preserve"> The Contractor shall ensure a payment request includes documentation appropriate to the type of payment request in accordance with the payment clause, contract financing clause, or Federal Acquisition Regulation 52.216-7, Allowable Cost and Payment, as applicable.</w:t>
      </w:r>
    </w:p>
    <w:p w14:paraId="44F19BDA" w14:textId="77777777" w:rsidR="008077F1" w:rsidRPr="00531259" w:rsidRDefault="008077F1" w:rsidP="008077F1">
      <w:pPr>
        <w:pStyle w:val="NormalWeb"/>
        <w:spacing w:after="0"/>
        <w:rPr>
          <w:sz w:val="20"/>
          <w:szCs w:val="20"/>
          <w:lang w:val="en"/>
        </w:rPr>
      </w:pPr>
      <w:r w:rsidRPr="00531259">
        <w:rPr>
          <w:sz w:val="20"/>
          <w:szCs w:val="20"/>
          <w:lang w:val="en"/>
        </w:rPr>
        <w:t xml:space="preserve">(5) </w:t>
      </w:r>
      <w:r w:rsidRPr="00531259">
        <w:rPr>
          <w:iCs/>
          <w:sz w:val="20"/>
          <w:szCs w:val="20"/>
          <w:lang w:val="en"/>
        </w:rPr>
        <w:t>Receiving report</w:t>
      </w:r>
      <w:r w:rsidRPr="00531259">
        <w:rPr>
          <w:sz w:val="20"/>
          <w:szCs w:val="20"/>
          <w:lang w:val="en"/>
        </w:rPr>
        <w:t>. The Contractor shall ensure a receiving report meets the requirements of DFARS Appendix F.</w:t>
      </w:r>
    </w:p>
    <w:p w14:paraId="03F4C8E0" w14:textId="77777777" w:rsidR="008077F1" w:rsidRPr="00531259" w:rsidRDefault="008077F1" w:rsidP="008077F1">
      <w:pPr>
        <w:pStyle w:val="NormalWeb"/>
        <w:spacing w:after="0"/>
        <w:rPr>
          <w:sz w:val="20"/>
          <w:szCs w:val="20"/>
          <w:lang w:val="en"/>
        </w:rPr>
      </w:pPr>
      <w:r w:rsidRPr="00531259">
        <w:rPr>
          <w:sz w:val="20"/>
          <w:szCs w:val="20"/>
          <w:lang w:val="en"/>
        </w:rPr>
        <w:t xml:space="preserve">(g) </w:t>
      </w:r>
      <w:r w:rsidRPr="00531259">
        <w:rPr>
          <w:iCs/>
          <w:sz w:val="20"/>
          <w:szCs w:val="20"/>
          <w:lang w:val="en"/>
        </w:rPr>
        <w:t>WAWF point of contact.</w:t>
      </w:r>
    </w:p>
    <w:p w14:paraId="60CAE236" w14:textId="77777777" w:rsidR="008077F1" w:rsidRPr="00531259" w:rsidRDefault="008077F1" w:rsidP="008077F1">
      <w:pPr>
        <w:pStyle w:val="NormalWeb"/>
        <w:spacing w:after="0"/>
        <w:rPr>
          <w:sz w:val="20"/>
          <w:szCs w:val="20"/>
          <w:lang w:val="en"/>
        </w:rPr>
      </w:pPr>
      <w:r w:rsidRPr="00531259">
        <w:rPr>
          <w:sz w:val="20"/>
          <w:szCs w:val="20"/>
          <w:lang w:val="en"/>
        </w:rPr>
        <w:t>(1) The Contractor may obtain clarification regarding invoicing in WAWF from the following contracting activity’s WAWF point of contact.</w:t>
      </w:r>
    </w:p>
    <w:p w14:paraId="62550B3B" w14:textId="77777777" w:rsidR="008077F1" w:rsidRPr="00442F71" w:rsidRDefault="008077F1" w:rsidP="008077F1">
      <w:pPr>
        <w:pStyle w:val="NormalWeb"/>
        <w:spacing w:after="0"/>
        <w:rPr>
          <w:b/>
          <w:bCs/>
          <w:sz w:val="20"/>
          <w:szCs w:val="20"/>
          <w:lang w:val="en"/>
        </w:rPr>
      </w:pPr>
      <w:r w:rsidRPr="00442F71">
        <w:rPr>
          <w:b/>
          <w:bCs/>
          <w:sz w:val="20"/>
          <w:szCs w:val="20"/>
          <w:lang w:val="en"/>
        </w:rPr>
        <w:t>Contracting Officer</w:t>
      </w:r>
      <w:r>
        <w:rPr>
          <w:b/>
          <w:bCs/>
          <w:sz w:val="20"/>
          <w:szCs w:val="20"/>
          <w:lang w:val="en"/>
        </w:rPr>
        <w:t>’s</w:t>
      </w:r>
      <w:r w:rsidRPr="00442F71">
        <w:rPr>
          <w:b/>
          <w:bCs/>
          <w:sz w:val="20"/>
          <w:szCs w:val="20"/>
          <w:lang w:val="en"/>
        </w:rPr>
        <w:t xml:space="preserve"> </w:t>
      </w:r>
      <w:r>
        <w:rPr>
          <w:b/>
          <w:bCs/>
          <w:sz w:val="20"/>
          <w:szCs w:val="20"/>
          <w:lang w:val="en"/>
        </w:rPr>
        <w:t xml:space="preserve">Representative </w:t>
      </w:r>
      <w:r w:rsidRPr="00442F71">
        <w:rPr>
          <w:b/>
          <w:bCs/>
          <w:sz w:val="20"/>
          <w:szCs w:val="20"/>
          <w:lang w:val="en"/>
        </w:rPr>
        <w:t>to be determined at award.</w:t>
      </w:r>
    </w:p>
    <w:p w14:paraId="739CB990" w14:textId="77777777" w:rsidR="008077F1" w:rsidRPr="00531259" w:rsidRDefault="008077F1" w:rsidP="008077F1">
      <w:pPr>
        <w:pStyle w:val="NormalWeb"/>
        <w:spacing w:after="0"/>
        <w:rPr>
          <w:sz w:val="20"/>
          <w:szCs w:val="20"/>
          <w:lang w:val="en"/>
        </w:rPr>
      </w:pPr>
      <w:r w:rsidRPr="00531259">
        <w:rPr>
          <w:sz w:val="20"/>
          <w:szCs w:val="20"/>
          <w:lang w:val="en"/>
        </w:rPr>
        <w:t>(2) Contact the WAWF helpdesk at 866-618-5988, if assistance is needed.</w:t>
      </w:r>
    </w:p>
    <w:p w14:paraId="5E87AF10" w14:textId="77777777" w:rsidR="008077F1" w:rsidRPr="00531259" w:rsidRDefault="008077F1" w:rsidP="008077F1">
      <w:pPr>
        <w:pStyle w:val="NormalWeb"/>
        <w:spacing w:after="0"/>
        <w:rPr>
          <w:sz w:val="20"/>
          <w:szCs w:val="20"/>
          <w:lang w:val="en"/>
        </w:rPr>
      </w:pPr>
      <w:r w:rsidRPr="00531259">
        <w:rPr>
          <w:sz w:val="20"/>
          <w:szCs w:val="20"/>
          <w:lang w:val="en"/>
        </w:rPr>
        <w:t>(End of clause)</w:t>
      </w:r>
    </w:p>
    <w:p w14:paraId="0EF8FF44" w14:textId="77777777" w:rsidR="009304E9" w:rsidRDefault="009304E9" w:rsidP="009304E9">
      <w:pPr>
        <w:kinsoku w:val="0"/>
        <w:overflowPunct w:val="0"/>
        <w:autoSpaceDE w:val="0"/>
        <w:autoSpaceDN w:val="0"/>
        <w:adjustRightInd w:val="0"/>
        <w:spacing w:after="0" w:line="221" w:lineRule="exact"/>
        <w:rPr>
          <w:szCs w:val="20"/>
        </w:rPr>
      </w:pPr>
    </w:p>
    <w:p w14:paraId="732C28BE" w14:textId="0B030C3C" w:rsidR="009304E9" w:rsidRPr="00E93BDF" w:rsidRDefault="009304E9" w:rsidP="009304E9">
      <w:pPr>
        <w:kinsoku w:val="0"/>
        <w:overflowPunct w:val="0"/>
        <w:autoSpaceDE w:val="0"/>
        <w:autoSpaceDN w:val="0"/>
        <w:adjustRightInd w:val="0"/>
        <w:spacing w:after="0" w:line="221" w:lineRule="exact"/>
        <w:rPr>
          <w:szCs w:val="20"/>
        </w:rPr>
      </w:pPr>
      <w:r w:rsidRPr="00E93BDF">
        <w:rPr>
          <w:szCs w:val="20"/>
        </w:rPr>
        <w:t>52.212-2</w:t>
      </w:r>
      <w:r w:rsidRPr="00E93BDF">
        <w:rPr>
          <w:spacing w:val="80"/>
          <w:szCs w:val="20"/>
        </w:rPr>
        <w:t xml:space="preserve">  </w:t>
      </w:r>
      <w:r w:rsidRPr="00E93BDF">
        <w:rPr>
          <w:szCs w:val="20"/>
        </w:rPr>
        <w:t>EVALUATION--COMMERCIAL</w:t>
      </w:r>
      <w:r w:rsidRPr="00E93BDF">
        <w:rPr>
          <w:spacing w:val="-2"/>
          <w:szCs w:val="20"/>
        </w:rPr>
        <w:t xml:space="preserve"> </w:t>
      </w:r>
      <w:r w:rsidRPr="00E93BDF">
        <w:rPr>
          <w:szCs w:val="20"/>
        </w:rPr>
        <w:t>PRODUCTS</w:t>
      </w:r>
      <w:r w:rsidRPr="00E93BDF">
        <w:rPr>
          <w:spacing w:val="-6"/>
          <w:szCs w:val="20"/>
        </w:rPr>
        <w:t xml:space="preserve"> </w:t>
      </w:r>
      <w:r w:rsidRPr="00E93BDF">
        <w:rPr>
          <w:szCs w:val="20"/>
        </w:rPr>
        <w:t>AND COMMERCIAL</w:t>
      </w:r>
      <w:r w:rsidRPr="00E93BDF">
        <w:rPr>
          <w:spacing w:val="-2"/>
          <w:szCs w:val="20"/>
        </w:rPr>
        <w:t xml:space="preserve"> </w:t>
      </w:r>
      <w:r w:rsidRPr="00E93BDF">
        <w:rPr>
          <w:szCs w:val="20"/>
        </w:rPr>
        <w:t>SERVICES (NOV 2021)</w:t>
      </w:r>
    </w:p>
    <w:p w14:paraId="0023E428" w14:textId="77777777" w:rsidR="009304E9" w:rsidRPr="00E93BDF" w:rsidRDefault="009304E9" w:rsidP="009304E9">
      <w:pPr>
        <w:kinsoku w:val="0"/>
        <w:overflowPunct w:val="0"/>
        <w:autoSpaceDE w:val="0"/>
        <w:autoSpaceDN w:val="0"/>
        <w:adjustRightInd w:val="0"/>
        <w:spacing w:after="0" w:line="240" w:lineRule="auto"/>
        <w:rPr>
          <w:szCs w:val="20"/>
        </w:rPr>
      </w:pPr>
    </w:p>
    <w:p w14:paraId="7BF491FE" w14:textId="77777777" w:rsidR="009304E9" w:rsidRPr="00E93BDF" w:rsidRDefault="009304E9" w:rsidP="009304E9">
      <w:pPr>
        <w:numPr>
          <w:ilvl w:val="0"/>
          <w:numId w:val="17"/>
        </w:numPr>
        <w:tabs>
          <w:tab w:val="left" w:pos="267"/>
        </w:tabs>
        <w:kinsoku w:val="0"/>
        <w:overflowPunct w:val="0"/>
        <w:autoSpaceDE w:val="0"/>
        <w:autoSpaceDN w:val="0"/>
        <w:adjustRightInd w:val="0"/>
        <w:spacing w:before="1" w:after="0" w:line="240" w:lineRule="auto"/>
        <w:ind w:right="42" w:firstLine="0"/>
        <w:rPr>
          <w:szCs w:val="20"/>
        </w:rPr>
      </w:pPr>
      <w:r w:rsidRPr="00E93BDF">
        <w:rPr>
          <w:szCs w:val="20"/>
        </w:rPr>
        <w:t>The Government will award a contract</w:t>
      </w:r>
      <w:r w:rsidRPr="00E93BDF">
        <w:rPr>
          <w:spacing w:val="-2"/>
          <w:szCs w:val="20"/>
        </w:rPr>
        <w:t xml:space="preserve"> </w:t>
      </w:r>
      <w:r w:rsidRPr="00E93BDF">
        <w:rPr>
          <w:szCs w:val="20"/>
        </w:rPr>
        <w:t>resulting from this solicitation to the responsible offeror</w:t>
      </w:r>
      <w:r w:rsidRPr="00E93BDF">
        <w:rPr>
          <w:spacing w:val="-1"/>
          <w:szCs w:val="20"/>
        </w:rPr>
        <w:t xml:space="preserve"> </w:t>
      </w:r>
      <w:r w:rsidRPr="00E93BDF">
        <w:rPr>
          <w:szCs w:val="20"/>
        </w:rPr>
        <w:t>whose offer conforming to the solicitation will be most advantageous to the Government, price and other factors considered.</w:t>
      </w:r>
      <w:r w:rsidRPr="00E93BDF">
        <w:rPr>
          <w:spacing w:val="-3"/>
          <w:szCs w:val="20"/>
        </w:rPr>
        <w:t xml:space="preserve"> </w:t>
      </w:r>
      <w:r w:rsidRPr="00E93BDF">
        <w:rPr>
          <w:szCs w:val="20"/>
        </w:rPr>
        <w:t>The following factors shall be used to evaluate offers:</w:t>
      </w:r>
    </w:p>
    <w:p w14:paraId="7091B7B5" w14:textId="77777777" w:rsidR="009304E9" w:rsidRPr="00E93BDF" w:rsidRDefault="009304E9" w:rsidP="009304E9">
      <w:pPr>
        <w:kinsoku w:val="0"/>
        <w:overflowPunct w:val="0"/>
        <w:autoSpaceDE w:val="0"/>
        <w:autoSpaceDN w:val="0"/>
        <w:adjustRightInd w:val="0"/>
        <w:spacing w:before="229" w:after="0" w:line="240" w:lineRule="auto"/>
        <w:rPr>
          <w:szCs w:val="20"/>
        </w:rPr>
      </w:pPr>
      <w:r w:rsidRPr="00E93BDF">
        <w:rPr>
          <w:szCs w:val="20"/>
        </w:rPr>
        <w:t>The Government's determination that the quoted price is fair and reasonable based on price analysis.</w:t>
      </w:r>
    </w:p>
    <w:p w14:paraId="21417B57" w14:textId="77777777" w:rsidR="009304E9" w:rsidRPr="00E93BDF" w:rsidRDefault="009304E9" w:rsidP="009304E9">
      <w:pPr>
        <w:kinsoku w:val="0"/>
        <w:overflowPunct w:val="0"/>
        <w:autoSpaceDE w:val="0"/>
        <w:autoSpaceDN w:val="0"/>
        <w:adjustRightInd w:val="0"/>
        <w:spacing w:before="1" w:after="0" w:line="240" w:lineRule="auto"/>
        <w:rPr>
          <w:szCs w:val="20"/>
        </w:rPr>
      </w:pPr>
    </w:p>
    <w:p w14:paraId="68257153" w14:textId="77777777" w:rsidR="009304E9" w:rsidRPr="00E93BDF" w:rsidRDefault="009304E9" w:rsidP="009304E9">
      <w:pPr>
        <w:kinsoku w:val="0"/>
        <w:overflowPunct w:val="0"/>
        <w:autoSpaceDE w:val="0"/>
        <w:autoSpaceDN w:val="0"/>
        <w:adjustRightInd w:val="0"/>
        <w:spacing w:after="0" w:line="240" w:lineRule="auto"/>
        <w:ind w:right="96"/>
        <w:rPr>
          <w:szCs w:val="20"/>
        </w:rPr>
      </w:pPr>
      <w:r w:rsidRPr="00E93BDF">
        <w:rPr>
          <w:szCs w:val="20"/>
        </w:rPr>
        <w:t>Definition of Fair and Reasonable -</w:t>
      </w:r>
      <w:r w:rsidRPr="00E93BDF">
        <w:rPr>
          <w:spacing w:val="-10"/>
          <w:szCs w:val="20"/>
        </w:rPr>
        <w:t xml:space="preserve"> </w:t>
      </w:r>
      <w:r w:rsidRPr="00E93BDF">
        <w:rPr>
          <w:szCs w:val="20"/>
        </w:rPr>
        <w:t>A</w:t>
      </w:r>
      <w:r w:rsidRPr="00E93BDF">
        <w:rPr>
          <w:spacing w:val="-11"/>
          <w:szCs w:val="20"/>
        </w:rPr>
        <w:t xml:space="preserve"> </w:t>
      </w:r>
      <w:r w:rsidRPr="00E93BDF">
        <w:rPr>
          <w:szCs w:val="20"/>
        </w:rPr>
        <w:t>fair and reasonable price is the selling price for</w:t>
      </w:r>
      <w:r w:rsidRPr="00E93BDF">
        <w:rPr>
          <w:spacing w:val="-1"/>
          <w:szCs w:val="20"/>
        </w:rPr>
        <w:t xml:space="preserve"> </w:t>
      </w:r>
      <w:r w:rsidRPr="00E93BDF">
        <w:rPr>
          <w:szCs w:val="20"/>
        </w:rPr>
        <w:t>a service or good that is fair to both the</w:t>
      </w:r>
      <w:r w:rsidRPr="00E93BDF">
        <w:rPr>
          <w:spacing w:val="-1"/>
          <w:szCs w:val="20"/>
        </w:rPr>
        <w:t xml:space="preserve"> </w:t>
      </w:r>
      <w:r w:rsidRPr="00E93BDF">
        <w:rPr>
          <w:szCs w:val="20"/>
        </w:rPr>
        <w:t>buyer and the seller.</w:t>
      </w:r>
      <w:r w:rsidRPr="00E93BDF">
        <w:rPr>
          <w:spacing w:val="-11"/>
          <w:szCs w:val="20"/>
        </w:rPr>
        <w:t xml:space="preserve"> </w:t>
      </w:r>
      <w:r w:rsidRPr="00E93BDF">
        <w:rPr>
          <w:szCs w:val="20"/>
        </w:rPr>
        <w:t>A</w:t>
      </w:r>
      <w:r w:rsidRPr="00E93BDF">
        <w:rPr>
          <w:spacing w:val="-11"/>
          <w:szCs w:val="20"/>
        </w:rPr>
        <w:t xml:space="preserve"> </w:t>
      </w:r>
      <w:r w:rsidRPr="00E93BDF">
        <w:rPr>
          <w:szCs w:val="20"/>
        </w:rPr>
        <w:t>contract will only be awarded based on a quote that is determined fair</w:t>
      </w:r>
      <w:r w:rsidRPr="00E93BDF">
        <w:rPr>
          <w:spacing w:val="-1"/>
          <w:szCs w:val="20"/>
        </w:rPr>
        <w:t xml:space="preserve"> </w:t>
      </w:r>
      <w:r w:rsidRPr="00E93BDF">
        <w:rPr>
          <w:szCs w:val="20"/>
        </w:rPr>
        <w:t>and reasonable.</w:t>
      </w:r>
    </w:p>
    <w:p w14:paraId="7F796A3F" w14:textId="77777777" w:rsidR="009304E9" w:rsidRPr="00E93BDF" w:rsidRDefault="009304E9" w:rsidP="009304E9">
      <w:pPr>
        <w:numPr>
          <w:ilvl w:val="0"/>
          <w:numId w:val="17"/>
        </w:numPr>
        <w:tabs>
          <w:tab w:val="left" w:pos="283"/>
        </w:tabs>
        <w:kinsoku w:val="0"/>
        <w:overflowPunct w:val="0"/>
        <w:autoSpaceDE w:val="0"/>
        <w:autoSpaceDN w:val="0"/>
        <w:adjustRightInd w:val="0"/>
        <w:spacing w:before="229" w:after="0" w:line="240" w:lineRule="auto"/>
        <w:ind w:right="147" w:firstLine="0"/>
        <w:rPr>
          <w:szCs w:val="20"/>
        </w:rPr>
      </w:pPr>
      <w:r w:rsidRPr="00E93BDF">
        <w:rPr>
          <w:szCs w:val="20"/>
        </w:rPr>
        <w:t>Options.</w:t>
      </w:r>
      <w:r w:rsidRPr="00E93BDF">
        <w:rPr>
          <w:spacing w:val="-3"/>
          <w:szCs w:val="20"/>
        </w:rPr>
        <w:t xml:space="preserve"> </w:t>
      </w:r>
      <w:r w:rsidRPr="00E93BDF">
        <w:rPr>
          <w:szCs w:val="20"/>
        </w:rPr>
        <w:t>The Government</w:t>
      </w:r>
      <w:r w:rsidRPr="00E93BDF">
        <w:rPr>
          <w:spacing w:val="-2"/>
          <w:szCs w:val="20"/>
        </w:rPr>
        <w:t xml:space="preserve"> </w:t>
      </w:r>
      <w:r w:rsidRPr="00E93BDF">
        <w:rPr>
          <w:szCs w:val="20"/>
        </w:rPr>
        <w:t>will evaluate offers for award purposes by adding the total price for all options to the total price for</w:t>
      </w:r>
      <w:r w:rsidRPr="00E93BDF">
        <w:rPr>
          <w:spacing w:val="-1"/>
          <w:szCs w:val="20"/>
        </w:rPr>
        <w:t xml:space="preserve"> </w:t>
      </w:r>
      <w:r w:rsidRPr="00E93BDF">
        <w:rPr>
          <w:szCs w:val="20"/>
        </w:rPr>
        <w:t>the basic requirement.</w:t>
      </w:r>
      <w:r w:rsidRPr="00E93BDF">
        <w:rPr>
          <w:spacing w:val="-3"/>
          <w:szCs w:val="20"/>
        </w:rPr>
        <w:t xml:space="preserve"> </w:t>
      </w:r>
      <w:r w:rsidRPr="00E93BDF">
        <w:rPr>
          <w:szCs w:val="20"/>
        </w:rPr>
        <w:t>The Government</w:t>
      </w:r>
      <w:r w:rsidRPr="00E93BDF">
        <w:rPr>
          <w:spacing w:val="-2"/>
          <w:szCs w:val="20"/>
        </w:rPr>
        <w:t xml:space="preserve"> </w:t>
      </w:r>
      <w:r w:rsidRPr="00E93BDF">
        <w:rPr>
          <w:szCs w:val="20"/>
        </w:rPr>
        <w:t>may determine that an offer is unacceptable if the option prices are significantly unbalanced. Evaluation of options shall not obligate the</w:t>
      </w:r>
      <w:r w:rsidRPr="00E93BDF">
        <w:rPr>
          <w:spacing w:val="-1"/>
          <w:szCs w:val="20"/>
        </w:rPr>
        <w:t xml:space="preserve"> </w:t>
      </w:r>
      <w:r w:rsidRPr="00E93BDF">
        <w:rPr>
          <w:szCs w:val="20"/>
        </w:rPr>
        <w:t>Government to exercise the option(s).</w:t>
      </w:r>
    </w:p>
    <w:p w14:paraId="6FEDDEB5" w14:textId="77777777" w:rsidR="009304E9" w:rsidRPr="00E93BDF" w:rsidRDefault="009304E9" w:rsidP="009304E9">
      <w:pPr>
        <w:kinsoku w:val="0"/>
        <w:overflowPunct w:val="0"/>
        <w:autoSpaceDE w:val="0"/>
        <w:autoSpaceDN w:val="0"/>
        <w:adjustRightInd w:val="0"/>
        <w:spacing w:after="0" w:line="240" w:lineRule="auto"/>
        <w:rPr>
          <w:szCs w:val="20"/>
        </w:rPr>
      </w:pPr>
    </w:p>
    <w:p w14:paraId="1385AE48" w14:textId="77777777" w:rsidR="009304E9" w:rsidRPr="00E93BDF" w:rsidRDefault="009304E9" w:rsidP="009304E9">
      <w:pPr>
        <w:numPr>
          <w:ilvl w:val="0"/>
          <w:numId w:val="17"/>
        </w:numPr>
        <w:tabs>
          <w:tab w:val="left" w:pos="260"/>
        </w:tabs>
        <w:kinsoku w:val="0"/>
        <w:overflowPunct w:val="0"/>
        <w:autoSpaceDE w:val="0"/>
        <w:autoSpaceDN w:val="0"/>
        <w:adjustRightInd w:val="0"/>
        <w:spacing w:after="0" w:line="240" w:lineRule="auto"/>
        <w:ind w:right="9" w:firstLine="0"/>
        <w:rPr>
          <w:szCs w:val="20"/>
        </w:rPr>
      </w:pPr>
      <w:r w:rsidRPr="00E93BDF">
        <w:rPr>
          <w:szCs w:val="20"/>
        </w:rPr>
        <w:t>A</w:t>
      </w:r>
      <w:r w:rsidRPr="00E93BDF">
        <w:rPr>
          <w:spacing w:val="-13"/>
          <w:szCs w:val="20"/>
        </w:rPr>
        <w:t xml:space="preserve"> </w:t>
      </w:r>
      <w:r w:rsidRPr="00E93BDF">
        <w:rPr>
          <w:szCs w:val="20"/>
        </w:rPr>
        <w:t>written notice</w:t>
      </w:r>
      <w:r w:rsidRPr="00E93BDF">
        <w:rPr>
          <w:spacing w:val="-1"/>
          <w:szCs w:val="20"/>
        </w:rPr>
        <w:t xml:space="preserve"> </w:t>
      </w:r>
      <w:r w:rsidRPr="00E93BDF">
        <w:rPr>
          <w:szCs w:val="20"/>
        </w:rPr>
        <w:t>of</w:t>
      </w:r>
      <w:r w:rsidRPr="00E93BDF">
        <w:rPr>
          <w:spacing w:val="-1"/>
          <w:szCs w:val="20"/>
        </w:rPr>
        <w:t xml:space="preserve"> </w:t>
      </w:r>
      <w:r w:rsidRPr="00E93BDF">
        <w:rPr>
          <w:szCs w:val="20"/>
        </w:rPr>
        <w:t>award or</w:t>
      </w:r>
      <w:r w:rsidRPr="00E93BDF">
        <w:rPr>
          <w:spacing w:val="-1"/>
          <w:szCs w:val="20"/>
        </w:rPr>
        <w:t xml:space="preserve"> </w:t>
      </w:r>
      <w:r w:rsidRPr="00E93BDF">
        <w:rPr>
          <w:szCs w:val="20"/>
        </w:rPr>
        <w:t>acceptance</w:t>
      </w:r>
      <w:r w:rsidRPr="00E93BDF">
        <w:rPr>
          <w:spacing w:val="-1"/>
          <w:szCs w:val="20"/>
        </w:rPr>
        <w:t xml:space="preserve"> </w:t>
      </w:r>
      <w:r w:rsidRPr="00E93BDF">
        <w:rPr>
          <w:szCs w:val="20"/>
        </w:rPr>
        <w:t>of</w:t>
      </w:r>
      <w:r w:rsidRPr="00E93BDF">
        <w:rPr>
          <w:spacing w:val="-1"/>
          <w:szCs w:val="20"/>
        </w:rPr>
        <w:t xml:space="preserve"> </w:t>
      </w:r>
      <w:r w:rsidRPr="00E93BDF">
        <w:rPr>
          <w:szCs w:val="20"/>
        </w:rPr>
        <w:t>an</w:t>
      </w:r>
      <w:r w:rsidRPr="00E93BDF">
        <w:rPr>
          <w:spacing w:val="-2"/>
          <w:szCs w:val="20"/>
        </w:rPr>
        <w:t xml:space="preserve"> </w:t>
      </w:r>
      <w:r w:rsidRPr="00E93BDF">
        <w:rPr>
          <w:szCs w:val="20"/>
        </w:rPr>
        <w:t>offer,</w:t>
      </w:r>
      <w:r w:rsidRPr="00E93BDF">
        <w:rPr>
          <w:spacing w:val="-1"/>
          <w:szCs w:val="20"/>
        </w:rPr>
        <w:t xml:space="preserve"> </w:t>
      </w:r>
      <w:r w:rsidRPr="00E93BDF">
        <w:rPr>
          <w:szCs w:val="20"/>
        </w:rPr>
        <w:t>mailed or</w:t>
      </w:r>
      <w:r w:rsidRPr="00E93BDF">
        <w:rPr>
          <w:spacing w:val="-3"/>
          <w:szCs w:val="20"/>
        </w:rPr>
        <w:t xml:space="preserve"> </w:t>
      </w:r>
      <w:r w:rsidRPr="00E93BDF">
        <w:rPr>
          <w:szCs w:val="20"/>
        </w:rPr>
        <w:t>otherwise</w:t>
      </w:r>
      <w:r w:rsidRPr="00E93BDF">
        <w:rPr>
          <w:spacing w:val="-1"/>
          <w:szCs w:val="20"/>
        </w:rPr>
        <w:t xml:space="preserve"> </w:t>
      </w:r>
      <w:r w:rsidRPr="00E93BDF">
        <w:rPr>
          <w:szCs w:val="20"/>
        </w:rPr>
        <w:t>furnished to the</w:t>
      </w:r>
      <w:r w:rsidRPr="00E93BDF">
        <w:rPr>
          <w:spacing w:val="-3"/>
          <w:szCs w:val="20"/>
        </w:rPr>
        <w:t xml:space="preserve"> </w:t>
      </w:r>
      <w:r w:rsidRPr="00E93BDF">
        <w:rPr>
          <w:szCs w:val="20"/>
        </w:rPr>
        <w:t>successful</w:t>
      </w:r>
      <w:r w:rsidRPr="00E93BDF">
        <w:rPr>
          <w:spacing w:val="-2"/>
          <w:szCs w:val="20"/>
        </w:rPr>
        <w:t xml:space="preserve"> </w:t>
      </w:r>
      <w:r w:rsidRPr="00E93BDF">
        <w:rPr>
          <w:szCs w:val="20"/>
        </w:rPr>
        <w:t>offeror</w:t>
      </w:r>
      <w:r w:rsidRPr="00E93BDF">
        <w:rPr>
          <w:spacing w:val="-1"/>
          <w:szCs w:val="20"/>
        </w:rPr>
        <w:t xml:space="preserve"> </w:t>
      </w:r>
      <w:r w:rsidRPr="00E93BDF">
        <w:rPr>
          <w:szCs w:val="20"/>
        </w:rPr>
        <w:t>within</w:t>
      </w:r>
      <w:r w:rsidRPr="00E93BDF">
        <w:rPr>
          <w:spacing w:val="-1"/>
          <w:szCs w:val="20"/>
        </w:rPr>
        <w:t xml:space="preserve"> </w:t>
      </w:r>
      <w:r w:rsidRPr="00E93BDF">
        <w:rPr>
          <w:szCs w:val="20"/>
        </w:rPr>
        <w:t>the</w:t>
      </w:r>
      <w:r w:rsidRPr="00E93BDF">
        <w:rPr>
          <w:spacing w:val="-1"/>
          <w:szCs w:val="20"/>
        </w:rPr>
        <w:t xml:space="preserve"> </w:t>
      </w:r>
      <w:r w:rsidRPr="00E93BDF">
        <w:rPr>
          <w:szCs w:val="20"/>
        </w:rPr>
        <w:t>time</w:t>
      </w:r>
      <w:r w:rsidRPr="00E93BDF">
        <w:rPr>
          <w:spacing w:val="-1"/>
          <w:szCs w:val="20"/>
        </w:rPr>
        <w:t xml:space="preserve"> </w:t>
      </w:r>
      <w:r w:rsidRPr="00E93BDF">
        <w:rPr>
          <w:szCs w:val="20"/>
        </w:rPr>
        <w:t>for</w:t>
      </w:r>
      <w:r w:rsidRPr="00E93BDF">
        <w:rPr>
          <w:spacing w:val="-1"/>
          <w:szCs w:val="20"/>
        </w:rPr>
        <w:t xml:space="preserve"> </w:t>
      </w:r>
      <w:r w:rsidRPr="00E93BDF">
        <w:rPr>
          <w:szCs w:val="20"/>
        </w:rPr>
        <w:t>acceptance</w:t>
      </w:r>
      <w:r w:rsidRPr="00E93BDF">
        <w:rPr>
          <w:spacing w:val="-1"/>
          <w:szCs w:val="20"/>
        </w:rPr>
        <w:t xml:space="preserve"> </w:t>
      </w:r>
      <w:r w:rsidRPr="00E93BDF">
        <w:rPr>
          <w:szCs w:val="20"/>
        </w:rPr>
        <w:t>specified in the</w:t>
      </w:r>
      <w:r w:rsidRPr="00E93BDF">
        <w:rPr>
          <w:spacing w:val="-3"/>
          <w:szCs w:val="20"/>
        </w:rPr>
        <w:t xml:space="preserve"> </w:t>
      </w:r>
      <w:r w:rsidRPr="00E93BDF">
        <w:rPr>
          <w:szCs w:val="20"/>
        </w:rPr>
        <w:t>offer,</w:t>
      </w:r>
      <w:r w:rsidRPr="00E93BDF">
        <w:rPr>
          <w:spacing w:val="-1"/>
          <w:szCs w:val="20"/>
        </w:rPr>
        <w:t xml:space="preserve"> </w:t>
      </w:r>
      <w:r w:rsidRPr="00E93BDF">
        <w:rPr>
          <w:szCs w:val="20"/>
        </w:rPr>
        <w:t>shall</w:t>
      </w:r>
      <w:r w:rsidRPr="00E93BDF">
        <w:rPr>
          <w:spacing w:val="-1"/>
          <w:szCs w:val="20"/>
        </w:rPr>
        <w:t xml:space="preserve"> </w:t>
      </w:r>
      <w:r w:rsidRPr="00E93BDF">
        <w:rPr>
          <w:szCs w:val="20"/>
        </w:rPr>
        <w:t>result</w:t>
      </w:r>
      <w:r w:rsidRPr="00E93BDF">
        <w:rPr>
          <w:spacing w:val="-2"/>
          <w:szCs w:val="20"/>
        </w:rPr>
        <w:t xml:space="preserve"> </w:t>
      </w:r>
      <w:r w:rsidRPr="00E93BDF">
        <w:rPr>
          <w:szCs w:val="20"/>
        </w:rPr>
        <w:t>in a</w:t>
      </w:r>
      <w:r w:rsidRPr="00E93BDF">
        <w:rPr>
          <w:spacing w:val="-3"/>
          <w:szCs w:val="20"/>
        </w:rPr>
        <w:t xml:space="preserve"> </w:t>
      </w:r>
      <w:r w:rsidRPr="00E93BDF">
        <w:rPr>
          <w:szCs w:val="20"/>
        </w:rPr>
        <w:t>binding contract</w:t>
      </w:r>
      <w:r w:rsidRPr="00E93BDF">
        <w:rPr>
          <w:spacing w:val="-2"/>
          <w:szCs w:val="20"/>
        </w:rPr>
        <w:t xml:space="preserve"> </w:t>
      </w:r>
      <w:r w:rsidRPr="00E93BDF">
        <w:rPr>
          <w:szCs w:val="20"/>
        </w:rPr>
        <w:t>without</w:t>
      </w:r>
      <w:r w:rsidRPr="00E93BDF">
        <w:rPr>
          <w:spacing w:val="-2"/>
          <w:szCs w:val="20"/>
        </w:rPr>
        <w:t xml:space="preserve"> </w:t>
      </w:r>
      <w:r w:rsidRPr="00E93BDF">
        <w:rPr>
          <w:szCs w:val="20"/>
        </w:rPr>
        <w:t>further action by either</w:t>
      </w:r>
      <w:r w:rsidRPr="00E93BDF">
        <w:rPr>
          <w:spacing w:val="-2"/>
          <w:szCs w:val="20"/>
        </w:rPr>
        <w:t xml:space="preserve"> </w:t>
      </w:r>
      <w:r w:rsidRPr="00E93BDF">
        <w:rPr>
          <w:szCs w:val="20"/>
        </w:rPr>
        <w:t>party.</w:t>
      </w:r>
      <w:r w:rsidRPr="00E93BDF">
        <w:rPr>
          <w:spacing w:val="-1"/>
          <w:szCs w:val="20"/>
        </w:rPr>
        <w:t xml:space="preserve"> </w:t>
      </w:r>
      <w:r w:rsidRPr="00E93BDF">
        <w:rPr>
          <w:szCs w:val="20"/>
        </w:rPr>
        <w:t>Before</w:t>
      </w:r>
      <w:r w:rsidRPr="00E93BDF">
        <w:rPr>
          <w:spacing w:val="-1"/>
          <w:szCs w:val="20"/>
        </w:rPr>
        <w:t xml:space="preserve"> </w:t>
      </w:r>
      <w:r w:rsidRPr="00E93BDF">
        <w:rPr>
          <w:szCs w:val="20"/>
        </w:rPr>
        <w:t>the</w:t>
      </w:r>
      <w:r w:rsidRPr="00E93BDF">
        <w:rPr>
          <w:spacing w:val="-1"/>
          <w:szCs w:val="20"/>
        </w:rPr>
        <w:t xml:space="preserve"> </w:t>
      </w:r>
      <w:r w:rsidRPr="00E93BDF">
        <w:rPr>
          <w:szCs w:val="20"/>
        </w:rPr>
        <w:t>offer's</w:t>
      </w:r>
      <w:r w:rsidRPr="00E93BDF">
        <w:rPr>
          <w:spacing w:val="-2"/>
          <w:szCs w:val="20"/>
        </w:rPr>
        <w:t xml:space="preserve"> </w:t>
      </w:r>
      <w:r w:rsidRPr="00E93BDF">
        <w:rPr>
          <w:szCs w:val="20"/>
        </w:rPr>
        <w:t>specified expiration time, the</w:t>
      </w:r>
      <w:r w:rsidRPr="00E93BDF">
        <w:rPr>
          <w:spacing w:val="-3"/>
          <w:szCs w:val="20"/>
        </w:rPr>
        <w:t xml:space="preserve"> </w:t>
      </w:r>
      <w:r w:rsidRPr="00E93BDF">
        <w:rPr>
          <w:szCs w:val="20"/>
        </w:rPr>
        <w:t>Government</w:t>
      </w:r>
      <w:r w:rsidRPr="00E93BDF">
        <w:rPr>
          <w:spacing w:val="-4"/>
          <w:szCs w:val="20"/>
        </w:rPr>
        <w:t xml:space="preserve"> </w:t>
      </w:r>
      <w:r w:rsidRPr="00E93BDF">
        <w:rPr>
          <w:szCs w:val="20"/>
        </w:rPr>
        <w:t>may accept</w:t>
      </w:r>
      <w:r w:rsidRPr="00E93BDF">
        <w:rPr>
          <w:spacing w:val="-2"/>
          <w:szCs w:val="20"/>
        </w:rPr>
        <w:t xml:space="preserve"> </w:t>
      </w:r>
      <w:r w:rsidRPr="00E93BDF">
        <w:rPr>
          <w:szCs w:val="20"/>
        </w:rPr>
        <w:t>an offer</w:t>
      </w:r>
      <w:r w:rsidRPr="00E93BDF">
        <w:rPr>
          <w:spacing w:val="-2"/>
          <w:szCs w:val="20"/>
        </w:rPr>
        <w:t xml:space="preserve"> </w:t>
      </w:r>
      <w:r w:rsidRPr="00E93BDF">
        <w:rPr>
          <w:szCs w:val="20"/>
        </w:rPr>
        <w:t>(or</w:t>
      </w:r>
      <w:r w:rsidRPr="00E93BDF">
        <w:rPr>
          <w:spacing w:val="-3"/>
          <w:szCs w:val="20"/>
        </w:rPr>
        <w:t xml:space="preserve"> </w:t>
      </w:r>
      <w:r w:rsidRPr="00E93BDF">
        <w:rPr>
          <w:szCs w:val="20"/>
        </w:rPr>
        <w:t>part</w:t>
      </w:r>
      <w:r w:rsidRPr="00E93BDF">
        <w:rPr>
          <w:spacing w:val="-2"/>
          <w:szCs w:val="20"/>
        </w:rPr>
        <w:t xml:space="preserve"> </w:t>
      </w:r>
      <w:r w:rsidRPr="00E93BDF">
        <w:rPr>
          <w:szCs w:val="20"/>
        </w:rPr>
        <w:t>of</w:t>
      </w:r>
      <w:r w:rsidRPr="00E93BDF">
        <w:rPr>
          <w:spacing w:val="-1"/>
          <w:szCs w:val="20"/>
        </w:rPr>
        <w:t xml:space="preserve"> </w:t>
      </w:r>
      <w:r w:rsidRPr="00E93BDF">
        <w:rPr>
          <w:szCs w:val="20"/>
        </w:rPr>
        <w:t>an offer),</w:t>
      </w:r>
      <w:r w:rsidRPr="00E93BDF">
        <w:rPr>
          <w:spacing w:val="-1"/>
          <w:szCs w:val="20"/>
        </w:rPr>
        <w:t xml:space="preserve"> </w:t>
      </w:r>
      <w:r w:rsidRPr="00E93BDF">
        <w:rPr>
          <w:szCs w:val="20"/>
        </w:rPr>
        <w:t>whether</w:t>
      </w:r>
      <w:r w:rsidRPr="00E93BDF">
        <w:rPr>
          <w:spacing w:val="-1"/>
          <w:szCs w:val="20"/>
        </w:rPr>
        <w:t xml:space="preserve"> </w:t>
      </w:r>
      <w:r w:rsidRPr="00E93BDF">
        <w:rPr>
          <w:szCs w:val="20"/>
        </w:rPr>
        <w:t>or</w:t>
      </w:r>
      <w:r w:rsidRPr="00E93BDF">
        <w:rPr>
          <w:spacing w:val="-3"/>
          <w:szCs w:val="20"/>
        </w:rPr>
        <w:t xml:space="preserve"> </w:t>
      </w:r>
      <w:r w:rsidRPr="00E93BDF">
        <w:rPr>
          <w:szCs w:val="20"/>
        </w:rPr>
        <w:t>not</w:t>
      </w:r>
      <w:r w:rsidRPr="00E93BDF">
        <w:rPr>
          <w:spacing w:val="-1"/>
          <w:szCs w:val="20"/>
        </w:rPr>
        <w:t xml:space="preserve"> </w:t>
      </w:r>
      <w:r w:rsidRPr="00E93BDF">
        <w:rPr>
          <w:szCs w:val="20"/>
        </w:rPr>
        <w:t>there</w:t>
      </w:r>
      <w:r w:rsidRPr="00E93BDF">
        <w:rPr>
          <w:spacing w:val="-1"/>
          <w:szCs w:val="20"/>
        </w:rPr>
        <w:t xml:space="preserve"> </w:t>
      </w:r>
      <w:r w:rsidRPr="00E93BDF">
        <w:rPr>
          <w:szCs w:val="20"/>
        </w:rPr>
        <w:t>are</w:t>
      </w:r>
      <w:r w:rsidRPr="00E93BDF">
        <w:rPr>
          <w:spacing w:val="-1"/>
          <w:szCs w:val="20"/>
        </w:rPr>
        <w:t xml:space="preserve"> </w:t>
      </w:r>
      <w:r w:rsidRPr="00E93BDF">
        <w:rPr>
          <w:szCs w:val="20"/>
        </w:rPr>
        <w:t>negotiations</w:t>
      </w:r>
      <w:r w:rsidRPr="00E93BDF">
        <w:rPr>
          <w:spacing w:val="-2"/>
          <w:szCs w:val="20"/>
        </w:rPr>
        <w:t xml:space="preserve"> </w:t>
      </w:r>
      <w:r w:rsidRPr="00E93BDF">
        <w:rPr>
          <w:szCs w:val="20"/>
        </w:rPr>
        <w:t>after its</w:t>
      </w:r>
      <w:r w:rsidRPr="00E93BDF">
        <w:rPr>
          <w:spacing w:val="-5"/>
          <w:szCs w:val="20"/>
        </w:rPr>
        <w:t xml:space="preserve"> </w:t>
      </w:r>
      <w:r w:rsidRPr="00E93BDF">
        <w:rPr>
          <w:szCs w:val="20"/>
        </w:rPr>
        <w:t>receipt,</w:t>
      </w:r>
      <w:r w:rsidRPr="00E93BDF">
        <w:rPr>
          <w:spacing w:val="-1"/>
          <w:szCs w:val="20"/>
        </w:rPr>
        <w:t xml:space="preserve"> </w:t>
      </w:r>
      <w:r w:rsidRPr="00E93BDF">
        <w:rPr>
          <w:szCs w:val="20"/>
        </w:rPr>
        <w:t>unless</w:t>
      </w:r>
      <w:r w:rsidRPr="00E93BDF">
        <w:rPr>
          <w:spacing w:val="-3"/>
          <w:szCs w:val="20"/>
        </w:rPr>
        <w:t xml:space="preserve"> </w:t>
      </w:r>
      <w:r w:rsidRPr="00E93BDF">
        <w:rPr>
          <w:szCs w:val="20"/>
        </w:rPr>
        <w:t>a</w:t>
      </w:r>
      <w:r w:rsidRPr="00E93BDF">
        <w:rPr>
          <w:spacing w:val="-1"/>
          <w:szCs w:val="20"/>
        </w:rPr>
        <w:t xml:space="preserve"> </w:t>
      </w:r>
      <w:r w:rsidRPr="00E93BDF">
        <w:rPr>
          <w:szCs w:val="20"/>
        </w:rPr>
        <w:t>written notice</w:t>
      </w:r>
      <w:r w:rsidRPr="00E93BDF">
        <w:rPr>
          <w:spacing w:val="-3"/>
          <w:szCs w:val="20"/>
        </w:rPr>
        <w:t xml:space="preserve"> </w:t>
      </w:r>
      <w:r w:rsidRPr="00E93BDF">
        <w:rPr>
          <w:szCs w:val="20"/>
        </w:rPr>
        <w:t>of</w:t>
      </w:r>
      <w:r w:rsidRPr="00E93BDF">
        <w:rPr>
          <w:spacing w:val="-1"/>
          <w:szCs w:val="20"/>
        </w:rPr>
        <w:t xml:space="preserve"> </w:t>
      </w:r>
      <w:r w:rsidRPr="00E93BDF">
        <w:rPr>
          <w:szCs w:val="20"/>
        </w:rPr>
        <w:t>withdrawal</w:t>
      </w:r>
      <w:r w:rsidRPr="00E93BDF">
        <w:rPr>
          <w:spacing w:val="-2"/>
          <w:szCs w:val="20"/>
        </w:rPr>
        <w:t xml:space="preserve"> </w:t>
      </w:r>
      <w:r w:rsidRPr="00E93BDF">
        <w:rPr>
          <w:szCs w:val="20"/>
        </w:rPr>
        <w:t>is</w:t>
      </w:r>
      <w:r w:rsidRPr="00E93BDF">
        <w:rPr>
          <w:spacing w:val="-2"/>
          <w:szCs w:val="20"/>
        </w:rPr>
        <w:t xml:space="preserve"> </w:t>
      </w:r>
      <w:r w:rsidRPr="00E93BDF">
        <w:rPr>
          <w:szCs w:val="20"/>
        </w:rPr>
        <w:t>received before</w:t>
      </w:r>
      <w:r w:rsidRPr="00E93BDF">
        <w:rPr>
          <w:spacing w:val="-1"/>
          <w:szCs w:val="20"/>
        </w:rPr>
        <w:t xml:space="preserve"> </w:t>
      </w:r>
      <w:r w:rsidRPr="00E93BDF">
        <w:rPr>
          <w:szCs w:val="20"/>
        </w:rPr>
        <w:t>award.</w:t>
      </w:r>
    </w:p>
    <w:p w14:paraId="7D04764B" w14:textId="77777777" w:rsidR="009304E9" w:rsidRDefault="009304E9" w:rsidP="009304E9">
      <w:pPr>
        <w:kinsoku w:val="0"/>
        <w:overflowPunct w:val="0"/>
        <w:autoSpaceDE w:val="0"/>
        <w:autoSpaceDN w:val="0"/>
        <w:adjustRightInd w:val="0"/>
        <w:spacing w:after="0" w:line="221" w:lineRule="exact"/>
        <w:rPr>
          <w:szCs w:val="20"/>
        </w:rPr>
      </w:pPr>
    </w:p>
    <w:p w14:paraId="0A7BC29F" w14:textId="3D5EE859" w:rsidR="009304E9" w:rsidRPr="00E93BDF" w:rsidRDefault="009304E9" w:rsidP="009304E9">
      <w:pPr>
        <w:kinsoku w:val="0"/>
        <w:overflowPunct w:val="0"/>
        <w:autoSpaceDE w:val="0"/>
        <w:autoSpaceDN w:val="0"/>
        <w:adjustRightInd w:val="0"/>
        <w:spacing w:after="0" w:line="221" w:lineRule="exact"/>
        <w:rPr>
          <w:szCs w:val="20"/>
        </w:rPr>
      </w:pPr>
      <w:r w:rsidRPr="00E93BDF">
        <w:rPr>
          <w:szCs w:val="20"/>
        </w:rPr>
        <w:t>(End of provision)</w:t>
      </w:r>
    </w:p>
    <w:p w14:paraId="0C9CB359" w14:textId="77777777" w:rsidR="009304E9" w:rsidRDefault="009304E9" w:rsidP="009304E9">
      <w:pPr>
        <w:spacing w:after="0" w:line="240" w:lineRule="auto"/>
      </w:pPr>
    </w:p>
    <w:p w14:paraId="2DF74D48" w14:textId="77777777" w:rsidR="009304E9" w:rsidRDefault="009304E9" w:rsidP="009304E9">
      <w:pPr>
        <w:kinsoku w:val="0"/>
        <w:overflowPunct w:val="0"/>
        <w:autoSpaceDE w:val="0"/>
        <w:autoSpaceDN w:val="0"/>
        <w:adjustRightInd w:val="0"/>
        <w:spacing w:after="0" w:line="240" w:lineRule="auto"/>
        <w:ind w:right="24"/>
        <w:rPr>
          <w:szCs w:val="20"/>
        </w:rPr>
      </w:pPr>
    </w:p>
    <w:p w14:paraId="72991AD8" w14:textId="0165804A" w:rsidR="009304E9" w:rsidRDefault="009304E9" w:rsidP="009304E9">
      <w:pPr>
        <w:kinsoku w:val="0"/>
        <w:overflowPunct w:val="0"/>
        <w:autoSpaceDE w:val="0"/>
        <w:autoSpaceDN w:val="0"/>
        <w:adjustRightInd w:val="0"/>
        <w:spacing w:after="0" w:line="240" w:lineRule="auto"/>
        <w:ind w:right="24"/>
        <w:rPr>
          <w:rFonts w:ascii="Century Schoolbook" w:hAnsi="Century Schoolbook" w:cs="Century Schoolbook"/>
          <w:b/>
          <w:bCs/>
          <w:sz w:val="24"/>
          <w:szCs w:val="24"/>
        </w:rPr>
      </w:pPr>
      <w:r w:rsidRPr="006A6EA4">
        <w:rPr>
          <w:szCs w:val="20"/>
        </w:rPr>
        <w:t>252.232-7998</w:t>
      </w:r>
      <w:r w:rsidRPr="006A6EA4">
        <w:rPr>
          <w:rFonts w:ascii="Century Schoolbook" w:hAnsi="Century Schoolbook" w:cs="Century Schoolbook"/>
          <w:b/>
          <w:bCs/>
          <w:spacing w:val="40"/>
          <w:sz w:val="24"/>
          <w:szCs w:val="24"/>
        </w:rPr>
        <w:t xml:space="preserve"> </w:t>
      </w:r>
      <w:r>
        <w:rPr>
          <w:rFonts w:ascii="Century Schoolbook" w:hAnsi="Century Schoolbook" w:cs="Century Schoolbook"/>
          <w:b/>
          <w:bCs/>
          <w:spacing w:val="40"/>
          <w:sz w:val="24"/>
          <w:szCs w:val="24"/>
        </w:rPr>
        <w:t xml:space="preserve"> </w:t>
      </w:r>
      <w:r w:rsidRPr="006A6EA4">
        <w:rPr>
          <w:szCs w:val="20"/>
        </w:rPr>
        <w:t>Obligations in Advance of Fiscal Year 2026 Funding</w:t>
      </w:r>
      <w:r w:rsidRPr="006A6EA4">
        <w:rPr>
          <w:rFonts w:ascii="Century Schoolbook" w:hAnsi="Century Schoolbook" w:cs="Century Schoolbook"/>
          <w:b/>
          <w:bCs/>
          <w:sz w:val="24"/>
          <w:szCs w:val="24"/>
        </w:rPr>
        <w:t xml:space="preserve"> </w:t>
      </w:r>
      <w:r w:rsidRPr="006A6EA4">
        <w:rPr>
          <w:szCs w:val="20"/>
        </w:rPr>
        <w:t>(DEVIATION 2026-O0001)</w:t>
      </w:r>
    </w:p>
    <w:p w14:paraId="76A7D58A" w14:textId="77777777" w:rsidR="009304E9" w:rsidRPr="006A6EA4" w:rsidRDefault="009304E9" w:rsidP="009304E9">
      <w:pPr>
        <w:kinsoku w:val="0"/>
        <w:overflowPunct w:val="0"/>
        <w:autoSpaceDE w:val="0"/>
        <w:autoSpaceDN w:val="0"/>
        <w:adjustRightInd w:val="0"/>
        <w:spacing w:after="0" w:line="240" w:lineRule="auto"/>
        <w:ind w:right="24"/>
        <w:rPr>
          <w:rFonts w:ascii="Century Schoolbook" w:hAnsi="Century Schoolbook" w:cs="Century Schoolbook"/>
          <w:b/>
          <w:bCs/>
          <w:sz w:val="24"/>
          <w:szCs w:val="24"/>
        </w:rPr>
      </w:pPr>
    </w:p>
    <w:p w14:paraId="1FB7FFC1" w14:textId="77777777" w:rsidR="009304E9" w:rsidRPr="006A6EA4" w:rsidRDefault="009304E9" w:rsidP="009304E9">
      <w:pPr>
        <w:kinsoku w:val="0"/>
        <w:overflowPunct w:val="0"/>
        <w:autoSpaceDE w:val="0"/>
        <w:autoSpaceDN w:val="0"/>
        <w:adjustRightInd w:val="0"/>
        <w:spacing w:after="0" w:line="240" w:lineRule="auto"/>
        <w:ind w:right="104"/>
        <w:rPr>
          <w:szCs w:val="20"/>
        </w:rPr>
      </w:pPr>
      <w:r w:rsidRPr="006A6EA4">
        <w:rPr>
          <w:szCs w:val="20"/>
        </w:rPr>
        <w:t>When awarding contracts, modifications to existing contracts including those exercising options, task orders, or delivery orders to obtain supplies and services necessary to carry out or support excepted activities in advance of the availability of fiscal year 2026 funds, use the following clause:</w:t>
      </w:r>
      <w:r>
        <w:rPr>
          <w:szCs w:val="20"/>
        </w:rPr>
        <w:br/>
      </w:r>
    </w:p>
    <w:p w14:paraId="70DB42E3" w14:textId="77777777" w:rsidR="009304E9" w:rsidRDefault="009304E9" w:rsidP="009304E9">
      <w:pPr>
        <w:kinsoku w:val="0"/>
        <w:overflowPunct w:val="0"/>
        <w:autoSpaceDE w:val="0"/>
        <w:autoSpaceDN w:val="0"/>
        <w:adjustRightInd w:val="0"/>
        <w:spacing w:after="0" w:line="240" w:lineRule="auto"/>
        <w:ind w:right="919"/>
        <w:jc w:val="center"/>
        <w:rPr>
          <w:rFonts w:ascii="Century Schoolbook" w:hAnsi="Century Schoolbook" w:cs="Century Schoolbook"/>
          <w:sz w:val="24"/>
          <w:szCs w:val="24"/>
        </w:rPr>
      </w:pPr>
      <w:r w:rsidRPr="006A6EA4">
        <w:rPr>
          <w:szCs w:val="20"/>
        </w:rPr>
        <w:t>OBLIGATIONS IN ADVANCE OF FISCAL YEAR 2026 FUNDING</w:t>
      </w:r>
    </w:p>
    <w:p w14:paraId="26A1EC03" w14:textId="77777777" w:rsidR="009304E9" w:rsidRPr="006A6EA4" w:rsidRDefault="009304E9" w:rsidP="009304E9">
      <w:pPr>
        <w:kinsoku w:val="0"/>
        <w:overflowPunct w:val="0"/>
        <w:autoSpaceDE w:val="0"/>
        <w:autoSpaceDN w:val="0"/>
        <w:adjustRightInd w:val="0"/>
        <w:spacing w:after="0" w:line="240" w:lineRule="auto"/>
        <w:ind w:right="24"/>
        <w:jc w:val="center"/>
        <w:rPr>
          <w:szCs w:val="20"/>
        </w:rPr>
      </w:pPr>
      <w:r w:rsidRPr="006A6EA4">
        <w:rPr>
          <w:szCs w:val="20"/>
        </w:rPr>
        <w:t>(OCT 2025) (DEVIATION 2026-O0001)</w:t>
      </w:r>
    </w:p>
    <w:p w14:paraId="2CE7F825" w14:textId="77777777" w:rsidR="009304E9" w:rsidRPr="006A6EA4" w:rsidRDefault="009304E9" w:rsidP="009304E9">
      <w:pPr>
        <w:kinsoku w:val="0"/>
        <w:overflowPunct w:val="0"/>
        <w:autoSpaceDE w:val="0"/>
        <w:autoSpaceDN w:val="0"/>
        <w:adjustRightInd w:val="0"/>
        <w:spacing w:after="0" w:line="240" w:lineRule="auto"/>
        <w:ind w:left="2504" w:right="919" w:hanging="1565"/>
        <w:rPr>
          <w:rFonts w:ascii="Century Schoolbook" w:hAnsi="Century Schoolbook" w:cs="Century Schoolbook"/>
          <w:sz w:val="24"/>
          <w:szCs w:val="24"/>
        </w:rPr>
      </w:pPr>
    </w:p>
    <w:p w14:paraId="5A27811A" w14:textId="77777777" w:rsidR="009304E9" w:rsidRPr="006A6EA4" w:rsidRDefault="009304E9" w:rsidP="009304E9">
      <w:pPr>
        <w:kinsoku w:val="0"/>
        <w:overflowPunct w:val="0"/>
        <w:autoSpaceDE w:val="0"/>
        <w:autoSpaceDN w:val="0"/>
        <w:adjustRightInd w:val="0"/>
        <w:spacing w:after="0" w:line="240" w:lineRule="auto"/>
        <w:ind w:right="104"/>
        <w:rPr>
          <w:szCs w:val="20"/>
        </w:rPr>
      </w:pPr>
      <w:r w:rsidRPr="006A6EA4">
        <w:rPr>
          <w:szCs w:val="20"/>
        </w:rPr>
        <w:t>The Department of Defense has the authority to enter into this contractual action and to obligate the Government in advance of appropriations; however, appropriated funds are not currently available to make payments under this contract to liquidate this obligation. When appropriated funds become available, the Government will make payment in accordance with the terms of this contract, including the payment of interest where applicable under the Prompt Payment Act. This clause supersedes conflicting terms of any other provision in this contract dealing with contract payment or financing until funds are made available to the Contracting Officer for this contractual action.</w:t>
      </w:r>
    </w:p>
    <w:p w14:paraId="38909E3C" w14:textId="77777777" w:rsidR="009304E9" w:rsidRDefault="009304E9" w:rsidP="009304E9">
      <w:pPr>
        <w:kinsoku w:val="0"/>
        <w:overflowPunct w:val="0"/>
        <w:autoSpaceDE w:val="0"/>
        <w:autoSpaceDN w:val="0"/>
        <w:adjustRightInd w:val="0"/>
        <w:spacing w:after="0" w:line="240" w:lineRule="auto"/>
        <w:ind w:right="104"/>
        <w:rPr>
          <w:szCs w:val="20"/>
        </w:rPr>
      </w:pPr>
    </w:p>
    <w:p w14:paraId="1F132AD5" w14:textId="77777777" w:rsidR="009304E9" w:rsidRPr="006A6EA4" w:rsidRDefault="009304E9" w:rsidP="009304E9">
      <w:pPr>
        <w:kinsoku w:val="0"/>
        <w:overflowPunct w:val="0"/>
        <w:autoSpaceDE w:val="0"/>
        <w:autoSpaceDN w:val="0"/>
        <w:adjustRightInd w:val="0"/>
        <w:spacing w:after="0" w:line="240" w:lineRule="auto"/>
        <w:ind w:right="104"/>
        <w:rPr>
          <w:szCs w:val="20"/>
        </w:rPr>
      </w:pPr>
      <w:r w:rsidRPr="006A6EA4">
        <w:rPr>
          <w:szCs w:val="20"/>
        </w:rPr>
        <w:t>(End of clause)</w:t>
      </w:r>
    </w:p>
    <w:p w14:paraId="1653EC6E" w14:textId="77777777" w:rsidR="008077F1" w:rsidRDefault="008077F1" w:rsidP="008077F1">
      <w:pPr>
        <w:spacing w:after="0" w:line="240" w:lineRule="auto"/>
        <w:contextualSpacing/>
      </w:pPr>
    </w:p>
    <w:p w14:paraId="2CA1F5DA" w14:textId="77777777" w:rsidR="008077F1" w:rsidRDefault="008077F1" w:rsidP="008077F1">
      <w:pPr>
        <w:spacing w:after="0" w:line="240" w:lineRule="auto"/>
        <w:contextualSpacing/>
      </w:pPr>
    </w:p>
    <w:p w14:paraId="54483243" w14:textId="70BD26FA" w:rsidR="005E593F" w:rsidRPr="005E593F" w:rsidRDefault="001B704E" w:rsidP="008077F1">
      <w:pPr>
        <w:spacing w:after="0" w:line="240" w:lineRule="auto"/>
        <w:rPr>
          <w:b/>
          <w:bCs/>
          <w:szCs w:val="20"/>
        </w:rPr>
      </w:pPr>
      <w:r w:rsidRPr="005E593F">
        <w:rPr>
          <w:b/>
          <w:bCs/>
          <w:szCs w:val="20"/>
        </w:rPr>
        <w:t>LIST OF ATTACHMENTS</w:t>
      </w:r>
      <w:r w:rsidR="005E593F" w:rsidRPr="005E593F">
        <w:rPr>
          <w:b/>
          <w:bCs/>
          <w:szCs w:val="20"/>
        </w:rPr>
        <w:t>:</w:t>
      </w:r>
    </w:p>
    <w:tbl>
      <w:tblPr>
        <w:tblStyle w:val="TableGrid"/>
        <w:tblW w:w="0" w:type="auto"/>
        <w:tblLook w:val="04A0" w:firstRow="1" w:lastRow="0" w:firstColumn="1" w:lastColumn="0" w:noHBand="0" w:noVBand="1"/>
      </w:tblPr>
      <w:tblGrid>
        <w:gridCol w:w="895"/>
        <w:gridCol w:w="2221"/>
        <w:gridCol w:w="1558"/>
        <w:gridCol w:w="1558"/>
        <w:gridCol w:w="1559"/>
        <w:gridCol w:w="1559"/>
      </w:tblGrid>
      <w:tr w:rsidR="001B704E" w14:paraId="7A8F8F2E" w14:textId="77777777" w:rsidTr="001B704E">
        <w:tc>
          <w:tcPr>
            <w:tcW w:w="895" w:type="dxa"/>
          </w:tcPr>
          <w:p w14:paraId="696CE931" w14:textId="40A0B456" w:rsidR="001B704E" w:rsidRDefault="001B704E" w:rsidP="008077F1">
            <w:r>
              <w:t>Number</w:t>
            </w:r>
          </w:p>
        </w:tc>
        <w:tc>
          <w:tcPr>
            <w:tcW w:w="2221" w:type="dxa"/>
          </w:tcPr>
          <w:p w14:paraId="123AF7E9" w14:textId="7A09B880" w:rsidR="001B704E" w:rsidRDefault="001B704E" w:rsidP="008077F1">
            <w:r>
              <w:t>Attachment Name</w:t>
            </w:r>
          </w:p>
        </w:tc>
        <w:tc>
          <w:tcPr>
            <w:tcW w:w="1558" w:type="dxa"/>
          </w:tcPr>
          <w:p w14:paraId="7B4569D3" w14:textId="736601CF" w:rsidR="001B704E" w:rsidRDefault="001B704E" w:rsidP="008077F1">
            <w:r>
              <w:t>Attachment Description</w:t>
            </w:r>
          </w:p>
        </w:tc>
        <w:tc>
          <w:tcPr>
            <w:tcW w:w="1558" w:type="dxa"/>
          </w:tcPr>
          <w:p w14:paraId="30F9CF18" w14:textId="3C9A61FC" w:rsidR="001B704E" w:rsidRDefault="001B704E" w:rsidP="008077F1">
            <w:r>
              <w:t>Reference Identifier</w:t>
            </w:r>
          </w:p>
        </w:tc>
        <w:tc>
          <w:tcPr>
            <w:tcW w:w="1559" w:type="dxa"/>
          </w:tcPr>
          <w:p w14:paraId="7A8AA6E7" w14:textId="17F6C9E1" w:rsidR="001B704E" w:rsidRDefault="001B704E" w:rsidP="008077F1">
            <w:r>
              <w:t>Date</w:t>
            </w:r>
          </w:p>
        </w:tc>
        <w:tc>
          <w:tcPr>
            <w:tcW w:w="1559" w:type="dxa"/>
          </w:tcPr>
          <w:p w14:paraId="3431EE4B" w14:textId="1BD3CE6D" w:rsidR="001B704E" w:rsidRDefault="001B704E" w:rsidP="008077F1">
            <w:r>
              <w:t>Line Item</w:t>
            </w:r>
          </w:p>
        </w:tc>
      </w:tr>
      <w:tr w:rsidR="00A22C55" w14:paraId="1BAA2EB6" w14:textId="77777777" w:rsidTr="001B704E">
        <w:tc>
          <w:tcPr>
            <w:tcW w:w="895" w:type="dxa"/>
          </w:tcPr>
          <w:p w14:paraId="7AC7143F" w14:textId="66FA3503" w:rsidR="00A22C55" w:rsidRDefault="00A22C55" w:rsidP="00A22C55">
            <w:r>
              <w:t>01</w:t>
            </w:r>
          </w:p>
        </w:tc>
        <w:tc>
          <w:tcPr>
            <w:tcW w:w="2221" w:type="dxa"/>
          </w:tcPr>
          <w:p w14:paraId="4260A38E" w14:textId="48618D47" w:rsidR="00A22C55" w:rsidRPr="00BC4303" w:rsidRDefault="00A22C55" w:rsidP="00A22C55">
            <w:r w:rsidRPr="00BC4303">
              <w:t>Exhibit 1-Addendum to 52.212-1</w:t>
            </w:r>
            <w:r w:rsidR="007C5416" w:rsidRPr="00BC4303">
              <w:t xml:space="preserve">-Amendment </w:t>
            </w:r>
            <w:r w:rsidR="00BC4303">
              <w:t>2</w:t>
            </w:r>
          </w:p>
        </w:tc>
        <w:tc>
          <w:tcPr>
            <w:tcW w:w="1558" w:type="dxa"/>
          </w:tcPr>
          <w:p w14:paraId="106F635E" w14:textId="035F58D2" w:rsidR="00A22C55" w:rsidRDefault="00A22C55" w:rsidP="00A22C55">
            <w:r w:rsidRPr="001B704E">
              <w:t>Addendum to 52.212-1</w:t>
            </w:r>
          </w:p>
        </w:tc>
        <w:tc>
          <w:tcPr>
            <w:tcW w:w="1558" w:type="dxa"/>
          </w:tcPr>
          <w:p w14:paraId="1C43CC64" w14:textId="6F79DF0B" w:rsidR="00A22C55" w:rsidRPr="00BC4303" w:rsidRDefault="00A22C55" w:rsidP="00A22C55">
            <w:r w:rsidRPr="00BC4303">
              <w:t>Exhibit 1-Addendum to 52.212-1</w:t>
            </w:r>
          </w:p>
        </w:tc>
        <w:tc>
          <w:tcPr>
            <w:tcW w:w="1559" w:type="dxa"/>
          </w:tcPr>
          <w:p w14:paraId="7004D77D" w14:textId="1DB3DCB1" w:rsidR="00A22C55" w:rsidRPr="00BC4303" w:rsidRDefault="00A22C55" w:rsidP="00A22C55">
            <w:r w:rsidRPr="00BC4303">
              <w:t>2</w:t>
            </w:r>
            <w:r w:rsidR="005E593F" w:rsidRPr="00BC4303">
              <w:t>5</w:t>
            </w:r>
            <w:r w:rsidRPr="00BC4303">
              <w:t xml:space="preserve"> Nov 2025</w:t>
            </w:r>
          </w:p>
        </w:tc>
        <w:tc>
          <w:tcPr>
            <w:tcW w:w="1559" w:type="dxa"/>
          </w:tcPr>
          <w:p w14:paraId="04CBDB56" w14:textId="7C35B21A" w:rsidR="00A22C55" w:rsidRDefault="00A22C55" w:rsidP="00A22C55">
            <w:r>
              <w:t>0001</w:t>
            </w:r>
          </w:p>
        </w:tc>
      </w:tr>
      <w:tr w:rsidR="00A22C55" w14:paraId="6DA10302" w14:textId="77777777" w:rsidTr="001B704E">
        <w:tc>
          <w:tcPr>
            <w:tcW w:w="895" w:type="dxa"/>
          </w:tcPr>
          <w:p w14:paraId="73E4F65D" w14:textId="0ABBA8C7" w:rsidR="00A22C55" w:rsidRDefault="00A22C55" w:rsidP="00A22C55">
            <w:r>
              <w:t>02</w:t>
            </w:r>
          </w:p>
        </w:tc>
        <w:tc>
          <w:tcPr>
            <w:tcW w:w="2221" w:type="dxa"/>
          </w:tcPr>
          <w:p w14:paraId="31CC4659" w14:textId="0C03EC8D" w:rsidR="00A22C55" w:rsidRPr="00BC4303" w:rsidRDefault="00A22C55" w:rsidP="00A22C55">
            <w:r w:rsidRPr="00BC4303">
              <w:t>Exhibit 2-Addendum to 52.212-2</w:t>
            </w:r>
          </w:p>
        </w:tc>
        <w:tc>
          <w:tcPr>
            <w:tcW w:w="1558" w:type="dxa"/>
          </w:tcPr>
          <w:p w14:paraId="04B381DA" w14:textId="16A96993" w:rsidR="00A22C55" w:rsidRDefault="00A22C55" w:rsidP="00A22C55">
            <w:r w:rsidRPr="001B704E">
              <w:t>Addendum to 52.212-</w:t>
            </w:r>
            <w:r>
              <w:t>2</w:t>
            </w:r>
          </w:p>
        </w:tc>
        <w:tc>
          <w:tcPr>
            <w:tcW w:w="1558" w:type="dxa"/>
          </w:tcPr>
          <w:p w14:paraId="7589408A" w14:textId="316EA1C8" w:rsidR="00A22C55" w:rsidRPr="00BC4303" w:rsidRDefault="00A22C55" w:rsidP="00A22C55">
            <w:r w:rsidRPr="00BC4303">
              <w:t>Exhibit 2-Addendum to 52.212-2</w:t>
            </w:r>
          </w:p>
        </w:tc>
        <w:tc>
          <w:tcPr>
            <w:tcW w:w="1559" w:type="dxa"/>
          </w:tcPr>
          <w:p w14:paraId="2D7DDEC0" w14:textId="0ADDC550" w:rsidR="00A22C55" w:rsidRPr="00BC4303" w:rsidRDefault="00A22C55" w:rsidP="00A22C55">
            <w:r w:rsidRPr="00BC4303">
              <w:t>24 Nov 2025</w:t>
            </w:r>
          </w:p>
        </w:tc>
        <w:tc>
          <w:tcPr>
            <w:tcW w:w="1559" w:type="dxa"/>
          </w:tcPr>
          <w:p w14:paraId="50D745E3" w14:textId="66D8E617" w:rsidR="00A22C55" w:rsidRDefault="00A22C55" w:rsidP="00A22C55">
            <w:r>
              <w:t>0001</w:t>
            </w:r>
          </w:p>
        </w:tc>
      </w:tr>
      <w:tr w:rsidR="00A22C55" w14:paraId="1264D13E" w14:textId="77777777" w:rsidTr="001B704E">
        <w:tc>
          <w:tcPr>
            <w:tcW w:w="895" w:type="dxa"/>
          </w:tcPr>
          <w:p w14:paraId="7074D30A" w14:textId="1A8B66CD" w:rsidR="00A22C55" w:rsidRDefault="00A22C55" w:rsidP="00A22C55">
            <w:r>
              <w:t>03</w:t>
            </w:r>
          </w:p>
        </w:tc>
        <w:tc>
          <w:tcPr>
            <w:tcW w:w="2221" w:type="dxa"/>
          </w:tcPr>
          <w:p w14:paraId="4CD1263C" w14:textId="0746E5F7" w:rsidR="00A22C55" w:rsidRPr="00BC4303" w:rsidRDefault="00A22C55" w:rsidP="00A22C55">
            <w:r w:rsidRPr="00BC4303">
              <w:t>Attachment-1-SOW-Checklist</w:t>
            </w:r>
            <w:r w:rsidR="007C5416" w:rsidRPr="00BC4303">
              <w:t>-Amendment 1</w:t>
            </w:r>
          </w:p>
        </w:tc>
        <w:tc>
          <w:tcPr>
            <w:tcW w:w="1558" w:type="dxa"/>
          </w:tcPr>
          <w:p w14:paraId="0EB4B287" w14:textId="5BE01CCD" w:rsidR="00A22C55" w:rsidRDefault="00A22C55" w:rsidP="00A22C55">
            <w:r>
              <w:t>Scope of Work</w:t>
            </w:r>
          </w:p>
        </w:tc>
        <w:tc>
          <w:tcPr>
            <w:tcW w:w="1558" w:type="dxa"/>
          </w:tcPr>
          <w:p w14:paraId="453199A5" w14:textId="7C414800" w:rsidR="00A22C55" w:rsidRPr="00BC4303" w:rsidRDefault="00A22C55" w:rsidP="00A22C55">
            <w:r w:rsidRPr="00BC4303">
              <w:t>Attachment-1-SOW-Checklist</w:t>
            </w:r>
          </w:p>
        </w:tc>
        <w:tc>
          <w:tcPr>
            <w:tcW w:w="1559" w:type="dxa"/>
          </w:tcPr>
          <w:p w14:paraId="1AE0160D" w14:textId="0A647664" w:rsidR="00A22C55" w:rsidRPr="00BC4303" w:rsidRDefault="00A22C55" w:rsidP="00A22C55">
            <w:r w:rsidRPr="00BC4303">
              <w:t>2</w:t>
            </w:r>
            <w:r w:rsidR="005E593F" w:rsidRPr="00BC4303">
              <w:t>5</w:t>
            </w:r>
            <w:r w:rsidRPr="00BC4303">
              <w:t xml:space="preserve"> Nov 2025</w:t>
            </w:r>
          </w:p>
        </w:tc>
        <w:tc>
          <w:tcPr>
            <w:tcW w:w="1559" w:type="dxa"/>
          </w:tcPr>
          <w:p w14:paraId="21BAB2A9" w14:textId="7AC54C2F" w:rsidR="00A22C55" w:rsidRDefault="00A22C55" w:rsidP="00A22C55">
            <w:r>
              <w:t>0001</w:t>
            </w:r>
          </w:p>
        </w:tc>
      </w:tr>
      <w:tr w:rsidR="00A22C55" w14:paraId="3FBB4F7B" w14:textId="77777777" w:rsidTr="001B704E">
        <w:tc>
          <w:tcPr>
            <w:tcW w:w="895" w:type="dxa"/>
          </w:tcPr>
          <w:p w14:paraId="40BBF4D1" w14:textId="4871C740" w:rsidR="00A22C55" w:rsidRDefault="00A22C55" w:rsidP="00A22C55">
            <w:r>
              <w:t>04</w:t>
            </w:r>
          </w:p>
        </w:tc>
        <w:tc>
          <w:tcPr>
            <w:tcW w:w="2221" w:type="dxa"/>
          </w:tcPr>
          <w:p w14:paraId="05ABBFBC" w14:textId="194CF0D3" w:rsidR="00A22C55" w:rsidRDefault="00A22C55" w:rsidP="00A22C55">
            <w:r w:rsidRPr="001B704E">
              <w:t>Attachment-2-Pricing-Sheet</w:t>
            </w:r>
            <w:r w:rsidR="00BC4303">
              <w:t>-Amendment 2</w:t>
            </w:r>
          </w:p>
        </w:tc>
        <w:tc>
          <w:tcPr>
            <w:tcW w:w="1558" w:type="dxa"/>
          </w:tcPr>
          <w:p w14:paraId="28E73F8D" w14:textId="5C41027A" w:rsidR="00A22C55" w:rsidRDefault="00A22C55" w:rsidP="00A22C55">
            <w:r>
              <w:t>Pricing Sheet</w:t>
            </w:r>
          </w:p>
        </w:tc>
        <w:tc>
          <w:tcPr>
            <w:tcW w:w="1558" w:type="dxa"/>
          </w:tcPr>
          <w:p w14:paraId="4A7DDD2A" w14:textId="6F7419BD" w:rsidR="00A22C55" w:rsidRDefault="00A22C55" w:rsidP="00A22C55">
            <w:r w:rsidRPr="001B704E">
              <w:t>Attachment-2-Pricing-Sheet</w:t>
            </w:r>
          </w:p>
        </w:tc>
        <w:tc>
          <w:tcPr>
            <w:tcW w:w="1559" w:type="dxa"/>
          </w:tcPr>
          <w:p w14:paraId="599A5F09" w14:textId="5DE938DA" w:rsidR="00A22C55" w:rsidRDefault="00A22C55" w:rsidP="00A22C55">
            <w:r w:rsidRPr="00721801">
              <w:t>24 Nov 2025</w:t>
            </w:r>
          </w:p>
        </w:tc>
        <w:tc>
          <w:tcPr>
            <w:tcW w:w="1559" w:type="dxa"/>
          </w:tcPr>
          <w:p w14:paraId="123CC0C0" w14:textId="30DAAC78" w:rsidR="00A22C55" w:rsidRDefault="00A22C55" w:rsidP="00A22C55">
            <w:r>
              <w:t>0001</w:t>
            </w:r>
          </w:p>
        </w:tc>
      </w:tr>
      <w:tr w:rsidR="00A22C55" w14:paraId="57246379" w14:textId="77777777" w:rsidTr="001B704E">
        <w:tc>
          <w:tcPr>
            <w:tcW w:w="895" w:type="dxa"/>
          </w:tcPr>
          <w:p w14:paraId="0FE4F156" w14:textId="20DBD46D" w:rsidR="00A22C55" w:rsidRDefault="00A22C55" w:rsidP="00A22C55">
            <w:r>
              <w:t>05</w:t>
            </w:r>
          </w:p>
        </w:tc>
        <w:tc>
          <w:tcPr>
            <w:tcW w:w="2221" w:type="dxa"/>
          </w:tcPr>
          <w:p w14:paraId="5D0B26F0" w14:textId="261A9785" w:rsidR="00A22C55" w:rsidRDefault="00A22C55" w:rsidP="00A22C55">
            <w:r w:rsidRPr="001B704E">
              <w:t>Attachment-3-QASP</w:t>
            </w:r>
          </w:p>
        </w:tc>
        <w:tc>
          <w:tcPr>
            <w:tcW w:w="1558" w:type="dxa"/>
          </w:tcPr>
          <w:p w14:paraId="0FE1B5F5" w14:textId="16A049B3" w:rsidR="00A22C55" w:rsidRDefault="00A22C55" w:rsidP="00A22C55">
            <w:r>
              <w:t xml:space="preserve">Quality Assurance Surveillance Plan </w:t>
            </w:r>
          </w:p>
        </w:tc>
        <w:tc>
          <w:tcPr>
            <w:tcW w:w="1558" w:type="dxa"/>
          </w:tcPr>
          <w:p w14:paraId="610E39A4" w14:textId="540C5DAC" w:rsidR="00A22C55" w:rsidRDefault="00A22C55" w:rsidP="00A22C55">
            <w:r w:rsidRPr="001B704E">
              <w:t>Attachment-3-QASP</w:t>
            </w:r>
          </w:p>
        </w:tc>
        <w:tc>
          <w:tcPr>
            <w:tcW w:w="1559" w:type="dxa"/>
          </w:tcPr>
          <w:p w14:paraId="79C626E9" w14:textId="5736E1D4" w:rsidR="00A22C55" w:rsidRDefault="00A22C55" w:rsidP="00A22C55">
            <w:r w:rsidRPr="00721801">
              <w:t>24 Nov 2025</w:t>
            </w:r>
          </w:p>
        </w:tc>
        <w:tc>
          <w:tcPr>
            <w:tcW w:w="1559" w:type="dxa"/>
          </w:tcPr>
          <w:p w14:paraId="41CFACC9" w14:textId="7369A30F" w:rsidR="00A22C55" w:rsidRDefault="00A22C55" w:rsidP="00A22C55">
            <w:r>
              <w:t>0001</w:t>
            </w:r>
          </w:p>
        </w:tc>
      </w:tr>
      <w:tr w:rsidR="00A22C55" w14:paraId="63C8F15E" w14:textId="77777777" w:rsidTr="001B704E">
        <w:tc>
          <w:tcPr>
            <w:tcW w:w="895" w:type="dxa"/>
          </w:tcPr>
          <w:p w14:paraId="2A090B99" w14:textId="0BBE3929" w:rsidR="00A22C55" w:rsidRDefault="00A22C55" w:rsidP="00A22C55">
            <w:r>
              <w:t>06</w:t>
            </w:r>
          </w:p>
        </w:tc>
        <w:tc>
          <w:tcPr>
            <w:tcW w:w="2221" w:type="dxa"/>
          </w:tcPr>
          <w:p w14:paraId="380EC2FA" w14:textId="26D7E39B" w:rsidR="00A22C55" w:rsidRDefault="00A22C55" w:rsidP="00A22C55">
            <w:r w:rsidRPr="001B704E">
              <w:t>Attachment-4-DHA Cyber Logistics Cybersecurity - Risk Management  Framework</w:t>
            </w:r>
          </w:p>
        </w:tc>
        <w:tc>
          <w:tcPr>
            <w:tcW w:w="1558" w:type="dxa"/>
          </w:tcPr>
          <w:p w14:paraId="295AB4DB" w14:textId="7483CA08" w:rsidR="00A22C55" w:rsidRDefault="00A22C55" w:rsidP="00A22C55">
            <w:r>
              <w:t>Risk Management Framework</w:t>
            </w:r>
          </w:p>
        </w:tc>
        <w:tc>
          <w:tcPr>
            <w:tcW w:w="1558" w:type="dxa"/>
          </w:tcPr>
          <w:p w14:paraId="17D90CB4" w14:textId="79726C9E" w:rsidR="00A22C55" w:rsidRDefault="00A22C55" w:rsidP="00A22C55">
            <w:r w:rsidRPr="001B704E">
              <w:t>Attachment-4-DHA Cyber Logistics Cybersecurity - Risk Management  Framework</w:t>
            </w:r>
          </w:p>
        </w:tc>
        <w:tc>
          <w:tcPr>
            <w:tcW w:w="1559" w:type="dxa"/>
          </w:tcPr>
          <w:p w14:paraId="7CC91261" w14:textId="6F826BA9" w:rsidR="00A22C55" w:rsidRDefault="00A22C55" w:rsidP="00A22C55">
            <w:r w:rsidRPr="00721801">
              <w:t>24 Nov 2025</w:t>
            </w:r>
          </w:p>
        </w:tc>
        <w:tc>
          <w:tcPr>
            <w:tcW w:w="1559" w:type="dxa"/>
          </w:tcPr>
          <w:p w14:paraId="48D30DE5" w14:textId="6D067BE1" w:rsidR="00A22C55" w:rsidRDefault="00A22C55" w:rsidP="00A22C55">
            <w:r>
              <w:t>0001</w:t>
            </w:r>
          </w:p>
        </w:tc>
      </w:tr>
      <w:tr w:rsidR="00A22C55" w14:paraId="0B4836C9" w14:textId="77777777" w:rsidTr="001B704E">
        <w:tc>
          <w:tcPr>
            <w:tcW w:w="895" w:type="dxa"/>
          </w:tcPr>
          <w:p w14:paraId="2EE0818F" w14:textId="6B09177A" w:rsidR="00A22C55" w:rsidRDefault="00A22C55" w:rsidP="00A22C55">
            <w:r>
              <w:t>07</w:t>
            </w:r>
          </w:p>
        </w:tc>
        <w:tc>
          <w:tcPr>
            <w:tcW w:w="2221" w:type="dxa"/>
          </w:tcPr>
          <w:p w14:paraId="75D71FB1" w14:textId="18196912" w:rsidR="00A22C55" w:rsidRDefault="00A22C55" w:rsidP="00A22C55">
            <w:r w:rsidRPr="001B704E">
              <w:t>Attachment-5-Medical Device and Equipment Risk Assessment</w:t>
            </w:r>
          </w:p>
        </w:tc>
        <w:tc>
          <w:tcPr>
            <w:tcW w:w="1558" w:type="dxa"/>
          </w:tcPr>
          <w:p w14:paraId="58E7B3D9" w14:textId="4FC42454" w:rsidR="00A22C55" w:rsidRDefault="00A22C55" w:rsidP="00A22C55">
            <w:r>
              <w:t>MDERA</w:t>
            </w:r>
          </w:p>
        </w:tc>
        <w:tc>
          <w:tcPr>
            <w:tcW w:w="1558" w:type="dxa"/>
          </w:tcPr>
          <w:p w14:paraId="4BEB710F" w14:textId="35BDE123" w:rsidR="00A22C55" w:rsidRDefault="00A22C55" w:rsidP="00A22C55">
            <w:r w:rsidRPr="001B704E">
              <w:t>Attachment-5-Medical Device and Equipment Risk Assessment</w:t>
            </w:r>
          </w:p>
        </w:tc>
        <w:tc>
          <w:tcPr>
            <w:tcW w:w="1559" w:type="dxa"/>
          </w:tcPr>
          <w:p w14:paraId="225D3580" w14:textId="796936F1" w:rsidR="00A22C55" w:rsidRDefault="00A22C55" w:rsidP="00A22C55">
            <w:r w:rsidRPr="00721801">
              <w:t>24 Nov 2025</w:t>
            </w:r>
          </w:p>
        </w:tc>
        <w:tc>
          <w:tcPr>
            <w:tcW w:w="1559" w:type="dxa"/>
          </w:tcPr>
          <w:p w14:paraId="6CDA3C4D" w14:textId="641AEFDB" w:rsidR="00A22C55" w:rsidRDefault="00A22C55" w:rsidP="00A22C55">
            <w:r>
              <w:t>0001</w:t>
            </w:r>
          </w:p>
        </w:tc>
      </w:tr>
      <w:tr w:rsidR="00BC4303" w14:paraId="11B723C9" w14:textId="77777777" w:rsidTr="001B704E">
        <w:tc>
          <w:tcPr>
            <w:tcW w:w="895" w:type="dxa"/>
          </w:tcPr>
          <w:p w14:paraId="3BB30483" w14:textId="12F99697" w:rsidR="00BC4303" w:rsidRPr="002E3259" w:rsidRDefault="00BC4303" w:rsidP="00A22C55">
            <w:pPr>
              <w:rPr>
                <w:color w:val="C00000"/>
              </w:rPr>
            </w:pPr>
            <w:r w:rsidRPr="002E3259">
              <w:rPr>
                <w:color w:val="C00000"/>
              </w:rPr>
              <w:t>08</w:t>
            </w:r>
          </w:p>
        </w:tc>
        <w:tc>
          <w:tcPr>
            <w:tcW w:w="2221" w:type="dxa"/>
          </w:tcPr>
          <w:p w14:paraId="5DC0DB92" w14:textId="13807939" w:rsidR="00BC4303" w:rsidRPr="002E3259" w:rsidRDefault="00BC4303" w:rsidP="00A22C55">
            <w:pPr>
              <w:rPr>
                <w:color w:val="C00000"/>
              </w:rPr>
            </w:pPr>
            <w:r w:rsidRPr="002E3259">
              <w:rPr>
                <w:color w:val="C00000"/>
              </w:rPr>
              <w:t>Attachment 6-Questions and Answers</w:t>
            </w:r>
          </w:p>
        </w:tc>
        <w:tc>
          <w:tcPr>
            <w:tcW w:w="1558" w:type="dxa"/>
          </w:tcPr>
          <w:p w14:paraId="4AB462E7" w14:textId="59602519" w:rsidR="00BC4303" w:rsidRPr="002E3259" w:rsidRDefault="00BC4303" w:rsidP="00A22C55">
            <w:pPr>
              <w:rPr>
                <w:color w:val="C00000"/>
              </w:rPr>
            </w:pPr>
            <w:r w:rsidRPr="002E3259">
              <w:rPr>
                <w:color w:val="C00000"/>
              </w:rPr>
              <w:t>RFQ Questions and Answers</w:t>
            </w:r>
          </w:p>
        </w:tc>
        <w:tc>
          <w:tcPr>
            <w:tcW w:w="1558" w:type="dxa"/>
          </w:tcPr>
          <w:p w14:paraId="05432338" w14:textId="35A74DB0" w:rsidR="00BC4303" w:rsidRPr="002E3259" w:rsidRDefault="00BC4303" w:rsidP="00A22C55">
            <w:pPr>
              <w:rPr>
                <w:color w:val="C00000"/>
              </w:rPr>
            </w:pPr>
            <w:r w:rsidRPr="002E3259">
              <w:rPr>
                <w:color w:val="C00000"/>
              </w:rPr>
              <w:t>Attachment 6-Questions and Answers</w:t>
            </w:r>
          </w:p>
        </w:tc>
        <w:tc>
          <w:tcPr>
            <w:tcW w:w="1559" w:type="dxa"/>
          </w:tcPr>
          <w:p w14:paraId="7BAAD303" w14:textId="4714631A" w:rsidR="00BC4303" w:rsidRPr="002E3259" w:rsidRDefault="002E3259" w:rsidP="00A22C55">
            <w:pPr>
              <w:rPr>
                <w:color w:val="C00000"/>
              </w:rPr>
            </w:pPr>
            <w:r w:rsidRPr="002E3259">
              <w:rPr>
                <w:color w:val="C00000"/>
              </w:rPr>
              <w:t>02 Dec 2025</w:t>
            </w:r>
          </w:p>
        </w:tc>
        <w:tc>
          <w:tcPr>
            <w:tcW w:w="1559" w:type="dxa"/>
          </w:tcPr>
          <w:p w14:paraId="636E18B8" w14:textId="6F5EC676" w:rsidR="00BC4303" w:rsidRPr="002E3259" w:rsidRDefault="00BC4303" w:rsidP="00A22C55">
            <w:pPr>
              <w:rPr>
                <w:color w:val="C00000"/>
              </w:rPr>
            </w:pPr>
            <w:r w:rsidRPr="002E3259">
              <w:rPr>
                <w:color w:val="C00000"/>
              </w:rPr>
              <w:t>0001</w:t>
            </w:r>
          </w:p>
        </w:tc>
      </w:tr>
    </w:tbl>
    <w:p w14:paraId="2FD5677B" w14:textId="1EC1699D" w:rsidR="001B704E" w:rsidRPr="00FA216F" w:rsidRDefault="001B704E" w:rsidP="008077F1">
      <w:pPr>
        <w:spacing w:after="0" w:line="240" w:lineRule="auto"/>
      </w:pPr>
    </w:p>
    <w:p w14:paraId="2493969E" w14:textId="77777777" w:rsidR="008077F1" w:rsidRDefault="008077F1" w:rsidP="008077F1">
      <w:pPr>
        <w:spacing w:after="0" w:line="240" w:lineRule="auto"/>
      </w:pPr>
    </w:p>
    <w:bookmarkEnd w:id="3"/>
    <w:p w14:paraId="4D05E0F9" w14:textId="77777777" w:rsidR="00D81E27" w:rsidRDefault="00D81E27" w:rsidP="008077F1">
      <w:pPr>
        <w:spacing w:after="0" w:line="240" w:lineRule="auto"/>
      </w:pPr>
    </w:p>
    <w:sectPr w:rsidR="00D81E27" w:rsidSect="00C41CAF">
      <w:headerReference w:type="default" r:id="rId21"/>
      <w:footerReference w:type="default" r:id="rId22"/>
      <w:footerReference w:type="first" r:id="rId23"/>
      <w:pgSz w:w="12240" w:h="15840" w:code="1"/>
      <w:pgMar w:top="1440" w:right="1440" w:bottom="1440" w:left="1440" w:header="720" w:footer="720"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Teel, Matthew D CIV DHA DHA CONTRACTING ACT (USA)" w:date="2025-11-06T20:30:00Z" w:initials="MT">
    <w:p w14:paraId="4F060903" w14:textId="77777777" w:rsidR="00D46C70" w:rsidRDefault="00D46C70" w:rsidP="00D46C70">
      <w:pPr>
        <w:pStyle w:val="CommentText"/>
      </w:pPr>
      <w:r>
        <w:rPr>
          <w:rStyle w:val="CommentReference"/>
        </w:rPr>
        <w:annotationRef/>
      </w:r>
      <w:r>
        <w:t xml:space="preserve">First time use.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06090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0BA0B3" w16cex:dateUtc="2025-11-07T01: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060903" w16cid:durableId="450BA0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04584" w14:textId="77777777" w:rsidR="009D48D8" w:rsidRDefault="00AF7A0D">
      <w:pPr>
        <w:spacing w:after="0" w:line="240" w:lineRule="auto"/>
      </w:pPr>
      <w:r>
        <w:separator/>
      </w:r>
    </w:p>
  </w:endnote>
  <w:endnote w:type="continuationSeparator" w:id="0">
    <w:p w14:paraId="2B497469" w14:textId="77777777" w:rsidR="009D48D8" w:rsidRDefault="00AF7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MS Gothic"/>
    <w:panose1 w:val="00000000000000000000"/>
    <w:charset w:val="80"/>
    <w:family w:val="auto"/>
    <w:notTrueType/>
    <w:pitch w:val="default"/>
    <w:sig w:usb0="00000001" w:usb1="08070000" w:usb2="00000010" w:usb3="00000000" w:csb0="00020000" w:csb1="00000000"/>
  </w:font>
  <w:font w:name="Tms Rmn">
    <w:altName w:val="Times New Roman"/>
    <w:panose1 w:val="02020603040505020304"/>
    <w:charset w:val="00"/>
    <w:family w:val="roman"/>
    <w:pitch w:val="variable"/>
    <w:sig w:usb0="00000003" w:usb1="00000000" w:usb2="00000000" w:usb3="00000000" w:csb0="00000001" w:csb1="00000000"/>
  </w:font>
  <w:font w:name="Century Schoolbook">
    <w:altName w:val="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2378506"/>
      <w:docPartObj>
        <w:docPartGallery w:val="Page Numbers (Bottom of Page)"/>
        <w:docPartUnique/>
      </w:docPartObj>
    </w:sdtPr>
    <w:sdtEndPr/>
    <w:sdtContent>
      <w:sdt>
        <w:sdtPr>
          <w:id w:val="1728636285"/>
          <w:docPartObj>
            <w:docPartGallery w:val="Page Numbers (Top of Page)"/>
            <w:docPartUnique/>
          </w:docPartObj>
        </w:sdtPr>
        <w:sdtEndPr/>
        <w:sdtContent>
          <w:p w14:paraId="11849F78" w14:textId="3CAFA49F" w:rsidR="00C41CAF" w:rsidRDefault="00C41CAF">
            <w:pPr>
              <w:pStyle w:val="Footer"/>
              <w:jc w:val="center"/>
            </w:pPr>
            <w:r w:rsidRPr="00C41CAF">
              <w:t xml:space="preserve">Page </w:t>
            </w:r>
            <w:r w:rsidRPr="00C41CAF">
              <w:rPr>
                <w:b/>
                <w:bCs/>
              </w:rPr>
              <w:fldChar w:fldCharType="begin"/>
            </w:r>
            <w:r w:rsidRPr="00C41CAF">
              <w:rPr>
                <w:b/>
                <w:bCs/>
              </w:rPr>
              <w:instrText xml:space="preserve"> PAGE </w:instrText>
            </w:r>
            <w:r w:rsidRPr="00C41CAF">
              <w:rPr>
                <w:b/>
                <w:bCs/>
              </w:rPr>
              <w:fldChar w:fldCharType="separate"/>
            </w:r>
            <w:r w:rsidRPr="00C41CAF">
              <w:rPr>
                <w:b/>
                <w:bCs/>
                <w:noProof/>
              </w:rPr>
              <w:t>2</w:t>
            </w:r>
            <w:r w:rsidRPr="00C41CAF">
              <w:rPr>
                <w:b/>
                <w:bCs/>
              </w:rPr>
              <w:fldChar w:fldCharType="end"/>
            </w:r>
            <w:r w:rsidRPr="00C41CAF">
              <w:t xml:space="preserve"> of </w:t>
            </w:r>
            <w:r w:rsidRPr="00C41CAF">
              <w:rPr>
                <w:b/>
                <w:bCs/>
              </w:rPr>
              <w:fldChar w:fldCharType="begin"/>
            </w:r>
            <w:r w:rsidRPr="00C41CAF">
              <w:rPr>
                <w:b/>
                <w:bCs/>
              </w:rPr>
              <w:instrText xml:space="preserve"> NUMPAGES  </w:instrText>
            </w:r>
            <w:r w:rsidRPr="00C41CAF">
              <w:rPr>
                <w:b/>
                <w:bCs/>
              </w:rPr>
              <w:fldChar w:fldCharType="separate"/>
            </w:r>
            <w:r w:rsidRPr="00C41CAF">
              <w:rPr>
                <w:b/>
                <w:bCs/>
                <w:noProof/>
              </w:rPr>
              <w:t>2</w:t>
            </w:r>
            <w:r w:rsidRPr="00C41CAF">
              <w:rPr>
                <w:b/>
                <w:bCs/>
              </w:rPr>
              <w:fldChar w:fldCharType="end"/>
            </w:r>
          </w:p>
        </w:sdtContent>
      </w:sdt>
    </w:sdtContent>
  </w:sdt>
  <w:p w14:paraId="193375AB" w14:textId="77777777" w:rsidR="00C41CAF" w:rsidRDefault="00C41C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864086"/>
      <w:docPartObj>
        <w:docPartGallery w:val="Page Numbers (Bottom of Page)"/>
        <w:docPartUnique/>
      </w:docPartObj>
    </w:sdtPr>
    <w:sdtEndPr/>
    <w:sdtContent>
      <w:sdt>
        <w:sdtPr>
          <w:id w:val="-1724135649"/>
          <w:docPartObj>
            <w:docPartGallery w:val="Page Numbers (Top of Page)"/>
            <w:docPartUnique/>
          </w:docPartObj>
        </w:sdtPr>
        <w:sdtEndPr/>
        <w:sdtContent>
          <w:p w14:paraId="22E771CA" w14:textId="3C172706" w:rsidR="00C41CAF" w:rsidRPr="00C41CAF" w:rsidRDefault="00C41CAF">
            <w:pPr>
              <w:pStyle w:val="Footer"/>
              <w:jc w:val="center"/>
            </w:pPr>
            <w:r w:rsidRPr="00C41CAF">
              <w:t xml:space="preserve">Page </w:t>
            </w:r>
            <w:r w:rsidRPr="00C41CAF">
              <w:rPr>
                <w:b/>
                <w:bCs/>
              </w:rPr>
              <w:fldChar w:fldCharType="begin"/>
            </w:r>
            <w:r w:rsidRPr="00C41CAF">
              <w:rPr>
                <w:b/>
                <w:bCs/>
              </w:rPr>
              <w:instrText xml:space="preserve"> PAGE </w:instrText>
            </w:r>
            <w:r w:rsidRPr="00C41CAF">
              <w:rPr>
                <w:b/>
                <w:bCs/>
              </w:rPr>
              <w:fldChar w:fldCharType="separate"/>
            </w:r>
            <w:r w:rsidRPr="00C41CAF">
              <w:rPr>
                <w:b/>
                <w:bCs/>
                <w:noProof/>
              </w:rPr>
              <w:t>2</w:t>
            </w:r>
            <w:r w:rsidRPr="00C41CAF">
              <w:rPr>
                <w:b/>
                <w:bCs/>
              </w:rPr>
              <w:fldChar w:fldCharType="end"/>
            </w:r>
            <w:r w:rsidRPr="00C41CAF">
              <w:t xml:space="preserve"> of </w:t>
            </w:r>
            <w:r w:rsidRPr="00C41CAF">
              <w:rPr>
                <w:b/>
                <w:bCs/>
              </w:rPr>
              <w:fldChar w:fldCharType="begin"/>
            </w:r>
            <w:r w:rsidRPr="00C41CAF">
              <w:rPr>
                <w:b/>
                <w:bCs/>
              </w:rPr>
              <w:instrText xml:space="preserve"> NUMPAGES  </w:instrText>
            </w:r>
            <w:r w:rsidRPr="00C41CAF">
              <w:rPr>
                <w:b/>
                <w:bCs/>
              </w:rPr>
              <w:fldChar w:fldCharType="separate"/>
            </w:r>
            <w:r w:rsidRPr="00C41CAF">
              <w:rPr>
                <w:b/>
                <w:bCs/>
                <w:noProof/>
              </w:rPr>
              <w:t>2</w:t>
            </w:r>
            <w:r w:rsidRPr="00C41CAF">
              <w:rPr>
                <w:b/>
                <w:bCs/>
              </w:rPr>
              <w:fldChar w:fldCharType="end"/>
            </w:r>
          </w:p>
        </w:sdtContent>
      </w:sdt>
    </w:sdtContent>
  </w:sdt>
  <w:p w14:paraId="205A8B48" w14:textId="77777777" w:rsidR="00C41CAF" w:rsidRPr="00C41CAF" w:rsidRDefault="00C41C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D85A7" w14:textId="77777777" w:rsidR="009D48D8" w:rsidRDefault="00AF7A0D">
      <w:pPr>
        <w:spacing w:after="0" w:line="240" w:lineRule="auto"/>
      </w:pPr>
      <w:r>
        <w:separator/>
      </w:r>
    </w:p>
  </w:footnote>
  <w:footnote w:type="continuationSeparator" w:id="0">
    <w:p w14:paraId="078A5700" w14:textId="77777777" w:rsidR="009D48D8" w:rsidRDefault="00AF7A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F02EC" w14:textId="0D6E6C98" w:rsidR="00C41CAF" w:rsidRDefault="00C41CAF" w:rsidP="00C41CAF">
    <w:pPr>
      <w:spacing w:after="0" w:line="240" w:lineRule="auto"/>
      <w:rPr>
        <w:rFonts w:eastAsia="Calibri"/>
      </w:rPr>
    </w:pPr>
    <w:r w:rsidRPr="003B0B39">
      <w:rPr>
        <w:rFonts w:eastAsia="Calibri"/>
      </w:rPr>
      <w:t>COMBINED SYNOPSIS/SOLICITATION</w:t>
    </w:r>
    <w:r>
      <w:rPr>
        <w:rFonts w:eastAsia="Calibri"/>
      </w:rPr>
      <w:t xml:space="preserve">: General Services Administration (GSA) </w:t>
    </w:r>
    <w:r w:rsidRPr="00117DEC">
      <w:rPr>
        <w:rFonts w:eastAsia="Calibri"/>
      </w:rPr>
      <w:t>RFQ1787669</w:t>
    </w:r>
  </w:p>
  <w:p w14:paraId="3BFF0221" w14:textId="77777777" w:rsidR="00C41CAF" w:rsidRDefault="00C41C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lowerLetter"/>
      <w:lvlText w:val="(%1)"/>
      <w:lvlJc w:val="left"/>
      <w:pPr>
        <w:ind w:hanging="269"/>
      </w:pPr>
      <w:rPr>
        <w:rFonts w:ascii="Times New Roman" w:hAnsi="Times New Roman" w:cs="Times New Roman"/>
        <w:b w:val="0"/>
        <w:bCs w:val="0"/>
        <w:i w:val="0"/>
        <w:iCs w:val="0"/>
        <w:spacing w:val="0"/>
        <w:w w:val="99"/>
        <w:sz w:val="20"/>
        <w:szCs w:val="20"/>
      </w:rPr>
    </w:lvl>
    <w:lvl w:ilvl="1">
      <w:numFmt w:val="bullet"/>
      <w:lvlText w:val="•"/>
      <w:lvlJc w:val="left"/>
      <w:pPr>
        <w:ind w:left="936" w:hanging="269"/>
      </w:pPr>
    </w:lvl>
    <w:lvl w:ilvl="2">
      <w:numFmt w:val="bullet"/>
      <w:lvlText w:val="•"/>
      <w:lvlJc w:val="left"/>
      <w:pPr>
        <w:ind w:left="1872" w:hanging="269"/>
      </w:pPr>
    </w:lvl>
    <w:lvl w:ilvl="3">
      <w:numFmt w:val="bullet"/>
      <w:lvlText w:val="•"/>
      <w:lvlJc w:val="left"/>
      <w:pPr>
        <w:ind w:left="2808" w:hanging="269"/>
      </w:pPr>
    </w:lvl>
    <w:lvl w:ilvl="4">
      <w:numFmt w:val="bullet"/>
      <w:lvlText w:val="•"/>
      <w:lvlJc w:val="left"/>
      <w:pPr>
        <w:ind w:left="3744" w:hanging="269"/>
      </w:pPr>
    </w:lvl>
    <w:lvl w:ilvl="5">
      <w:numFmt w:val="bullet"/>
      <w:lvlText w:val="•"/>
      <w:lvlJc w:val="left"/>
      <w:pPr>
        <w:ind w:left="4680" w:hanging="269"/>
      </w:pPr>
    </w:lvl>
    <w:lvl w:ilvl="6">
      <w:numFmt w:val="bullet"/>
      <w:lvlText w:val="•"/>
      <w:lvlJc w:val="left"/>
      <w:pPr>
        <w:ind w:left="5616" w:hanging="269"/>
      </w:pPr>
    </w:lvl>
    <w:lvl w:ilvl="7">
      <w:numFmt w:val="bullet"/>
      <w:lvlText w:val="•"/>
      <w:lvlJc w:val="left"/>
      <w:pPr>
        <w:ind w:left="6552" w:hanging="269"/>
      </w:pPr>
    </w:lvl>
    <w:lvl w:ilvl="8">
      <w:numFmt w:val="bullet"/>
      <w:lvlText w:val="•"/>
      <w:lvlJc w:val="left"/>
      <w:pPr>
        <w:ind w:left="7488" w:hanging="269"/>
      </w:pPr>
    </w:lvl>
  </w:abstractNum>
  <w:abstractNum w:abstractNumId="1" w15:restartNumberingAfterBreak="0">
    <w:nsid w:val="00000403"/>
    <w:multiLevelType w:val="multilevel"/>
    <w:tmpl w:val="FFFFFFFF"/>
    <w:lvl w:ilvl="0">
      <w:start w:val="1"/>
      <w:numFmt w:val="lowerLetter"/>
      <w:lvlText w:val="(%1)"/>
      <w:lvlJc w:val="left"/>
      <w:pPr>
        <w:ind w:left="273" w:hanging="273"/>
      </w:pPr>
      <w:rPr>
        <w:rFonts w:ascii="Times New Roman" w:hAnsi="Times New Roman" w:cs="Times New Roman"/>
        <w:b w:val="0"/>
        <w:bCs w:val="0"/>
        <w:i w:val="0"/>
        <w:iCs w:val="0"/>
        <w:spacing w:val="0"/>
        <w:w w:val="99"/>
        <w:sz w:val="20"/>
        <w:szCs w:val="20"/>
      </w:rPr>
    </w:lvl>
    <w:lvl w:ilvl="1">
      <w:numFmt w:val="bullet"/>
      <w:lvlText w:val="•"/>
      <w:lvlJc w:val="left"/>
      <w:pPr>
        <w:ind w:left="1188" w:hanging="273"/>
      </w:pPr>
    </w:lvl>
    <w:lvl w:ilvl="2">
      <w:numFmt w:val="bullet"/>
      <w:lvlText w:val="•"/>
      <w:lvlJc w:val="left"/>
      <w:pPr>
        <w:ind w:left="2096" w:hanging="273"/>
      </w:pPr>
    </w:lvl>
    <w:lvl w:ilvl="3">
      <w:numFmt w:val="bullet"/>
      <w:lvlText w:val="•"/>
      <w:lvlJc w:val="left"/>
      <w:pPr>
        <w:ind w:left="3004" w:hanging="273"/>
      </w:pPr>
    </w:lvl>
    <w:lvl w:ilvl="4">
      <w:numFmt w:val="bullet"/>
      <w:lvlText w:val="•"/>
      <w:lvlJc w:val="left"/>
      <w:pPr>
        <w:ind w:left="3912" w:hanging="273"/>
      </w:pPr>
    </w:lvl>
    <w:lvl w:ilvl="5">
      <w:numFmt w:val="bullet"/>
      <w:lvlText w:val="•"/>
      <w:lvlJc w:val="left"/>
      <w:pPr>
        <w:ind w:left="4820" w:hanging="273"/>
      </w:pPr>
    </w:lvl>
    <w:lvl w:ilvl="6">
      <w:numFmt w:val="bullet"/>
      <w:lvlText w:val="•"/>
      <w:lvlJc w:val="left"/>
      <w:pPr>
        <w:ind w:left="5728" w:hanging="273"/>
      </w:pPr>
    </w:lvl>
    <w:lvl w:ilvl="7">
      <w:numFmt w:val="bullet"/>
      <w:lvlText w:val="•"/>
      <w:lvlJc w:val="left"/>
      <w:pPr>
        <w:ind w:left="6636" w:hanging="273"/>
      </w:pPr>
    </w:lvl>
    <w:lvl w:ilvl="8">
      <w:numFmt w:val="bullet"/>
      <w:lvlText w:val="•"/>
      <w:lvlJc w:val="left"/>
      <w:pPr>
        <w:ind w:left="7544" w:hanging="273"/>
      </w:pPr>
    </w:lvl>
  </w:abstractNum>
  <w:abstractNum w:abstractNumId="2" w15:restartNumberingAfterBreak="0">
    <w:nsid w:val="029F325D"/>
    <w:multiLevelType w:val="hybridMultilevel"/>
    <w:tmpl w:val="325E9A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1B2ACB"/>
    <w:multiLevelType w:val="multilevel"/>
    <w:tmpl w:val="E2684CB4"/>
    <w:lvl w:ilvl="0">
      <w:start w:val="13"/>
      <w:numFmt w:val="decimal"/>
      <w:lvlText w:val="%1"/>
      <w:lvlJc w:val="left"/>
      <w:pPr>
        <w:ind w:left="360" w:hanging="360"/>
      </w:pPr>
      <w:rPr>
        <w:rFonts w:hint="default"/>
        <w:b/>
      </w:rPr>
    </w:lvl>
    <w:lvl w:ilvl="1">
      <w:start w:val="7"/>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4" w15:restartNumberingAfterBreak="0">
    <w:nsid w:val="0E1458E8"/>
    <w:multiLevelType w:val="multilevel"/>
    <w:tmpl w:val="104EF3EC"/>
    <w:lvl w:ilvl="0">
      <w:start w:val="4"/>
      <w:numFmt w:val="decimal"/>
      <w:lvlText w:val="%1.0"/>
      <w:lvlJc w:val="left"/>
      <w:pPr>
        <w:ind w:left="360" w:hanging="360"/>
      </w:pPr>
      <w:rPr>
        <w:rFonts w:hint="default"/>
        <w:b/>
        <w:bCs/>
      </w:rPr>
    </w:lvl>
    <w:lvl w:ilvl="1">
      <w:start w:val="1"/>
      <w:numFmt w:val="decimal"/>
      <w:lvlText w:val="%1.%2"/>
      <w:lvlJc w:val="lef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12240FB4"/>
    <w:multiLevelType w:val="hybridMultilevel"/>
    <w:tmpl w:val="51CED9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3E07F3"/>
    <w:multiLevelType w:val="hybridMultilevel"/>
    <w:tmpl w:val="12CC68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4C2A3F"/>
    <w:multiLevelType w:val="multilevel"/>
    <w:tmpl w:val="ED5A4ECC"/>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18942101"/>
    <w:multiLevelType w:val="multilevel"/>
    <w:tmpl w:val="211ED486"/>
    <w:lvl w:ilvl="0">
      <w:start w:val="12"/>
      <w:numFmt w:val="decimal"/>
      <w:lvlText w:val="%1.0"/>
      <w:lvlJc w:val="left"/>
      <w:pPr>
        <w:ind w:left="360" w:hanging="360"/>
      </w:pPr>
      <w:rPr>
        <w:rFonts w:hint="default"/>
        <w:b/>
        <w:bCs/>
      </w:rPr>
    </w:lvl>
    <w:lvl w:ilvl="1">
      <w:start w:val="1"/>
      <w:numFmt w:val="decimal"/>
      <w:lvlText w:val="%1.%2"/>
      <w:lvlJc w:val="lef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1A2C4D22"/>
    <w:multiLevelType w:val="multilevel"/>
    <w:tmpl w:val="A076411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1DE63EDF"/>
    <w:multiLevelType w:val="singleLevel"/>
    <w:tmpl w:val="FFFFFFFF"/>
    <w:lvl w:ilvl="0">
      <w:start w:val="2"/>
      <w:numFmt w:val="lowerLetter"/>
      <w:lvlText w:val="(%1) "/>
      <w:legacy w:legacy="1" w:legacySpace="0" w:legacyIndent="360"/>
      <w:lvlJc w:val="left"/>
      <w:pPr>
        <w:ind w:left="360" w:hanging="360"/>
      </w:pPr>
      <w:rPr>
        <w:rFonts w:cs="Times New Roman"/>
        <w:b w:val="0"/>
        <w:bCs w:val="0"/>
        <w:i w:val="0"/>
        <w:iCs w:val="0"/>
        <w:sz w:val="20"/>
        <w:szCs w:val="20"/>
      </w:rPr>
    </w:lvl>
  </w:abstractNum>
  <w:abstractNum w:abstractNumId="11" w15:restartNumberingAfterBreak="0">
    <w:nsid w:val="26C75DEE"/>
    <w:multiLevelType w:val="hybridMultilevel"/>
    <w:tmpl w:val="10A028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5507B0"/>
    <w:multiLevelType w:val="multilevel"/>
    <w:tmpl w:val="670CA9F0"/>
    <w:lvl w:ilvl="0">
      <w:start w:val="10"/>
      <w:numFmt w:val="decimal"/>
      <w:lvlText w:val="%1.0"/>
      <w:lvlJc w:val="left"/>
      <w:pPr>
        <w:ind w:left="360" w:hanging="360"/>
      </w:pPr>
      <w:rPr>
        <w:rFonts w:hint="default"/>
      </w:rPr>
    </w:lvl>
    <w:lvl w:ilvl="1">
      <w:start w:val="1"/>
      <w:numFmt w:val="decimal"/>
      <w:lvlText w:val="%1.%2"/>
      <w:lvlJc w:val="lef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3" w15:restartNumberingAfterBreak="0">
    <w:nsid w:val="2F2F4906"/>
    <w:multiLevelType w:val="hybridMultilevel"/>
    <w:tmpl w:val="4DB22E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EC4468"/>
    <w:multiLevelType w:val="multilevel"/>
    <w:tmpl w:val="F8A8DFFC"/>
    <w:lvl w:ilvl="0">
      <w:start w:val="5"/>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val="0"/>
        <w:bCs/>
      </w:rPr>
    </w:lvl>
    <w:lvl w:ilvl="3">
      <w:start w:val="1"/>
      <w:numFmt w:val="decimal"/>
      <w:lvlText w:val="%1.%2.%3.%4"/>
      <w:lvlJc w:val="left"/>
      <w:pPr>
        <w:ind w:left="2880" w:hanging="720"/>
      </w:pPr>
      <w:rPr>
        <w:rFonts w:hint="default"/>
        <w:b/>
      </w:rPr>
    </w:lvl>
    <w:lvl w:ilvl="4">
      <w:start w:val="1"/>
      <w:numFmt w:val="decimal"/>
      <w:lvlText w:val="%1.%2.%3.%4.%5"/>
      <w:lvlJc w:val="left"/>
      <w:pPr>
        <w:ind w:left="3600" w:hanging="72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400" w:hanging="108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15" w15:restartNumberingAfterBreak="0">
    <w:nsid w:val="3B014C0D"/>
    <w:multiLevelType w:val="multilevel"/>
    <w:tmpl w:val="A748231C"/>
    <w:lvl w:ilvl="0">
      <w:start w:val="1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561D4FA3"/>
    <w:multiLevelType w:val="hybridMultilevel"/>
    <w:tmpl w:val="C1AA4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5525FF"/>
    <w:multiLevelType w:val="multilevel"/>
    <w:tmpl w:val="DE8670F0"/>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8" w15:restartNumberingAfterBreak="0">
    <w:nsid w:val="5CFE52E5"/>
    <w:multiLevelType w:val="multilevel"/>
    <w:tmpl w:val="FCCE03A2"/>
    <w:lvl w:ilvl="0">
      <w:start w:val="9"/>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9" w15:restartNumberingAfterBreak="0">
    <w:nsid w:val="679C236D"/>
    <w:multiLevelType w:val="hybridMultilevel"/>
    <w:tmpl w:val="719CF0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A22C79"/>
    <w:multiLevelType w:val="hybridMultilevel"/>
    <w:tmpl w:val="9CFE6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FD5918"/>
    <w:multiLevelType w:val="multilevel"/>
    <w:tmpl w:val="26E20BC0"/>
    <w:lvl w:ilvl="0">
      <w:start w:val="21"/>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2" w15:restartNumberingAfterBreak="0">
    <w:nsid w:val="754E0724"/>
    <w:multiLevelType w:val="hybridMultilevel"/>
    <w:tmpl w:val="44A000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42355777">
    <w:abstractNumId w:val="10"/>
  </w:num>
  <w:num w:numId="2" w16cid:durableId="482429493">
    <w:abstractNumId w:val="9"/>
  </w:num>
  <w:num w:numId="3" w16cid:durableId="742992762">
    <w:abstractNumId w:val="7"/>
  </w:num>
  <w:num w:numId="4" w16cid:durableId="366756410">
    <w:abstractNumId w:val="17"/>
  </w:num>
  <w:num w:numId="5" w16cid:durableId="878735897">
    <w:abstractNumId w:val="4"/>
  </w:num>
  <w:num w:numId="6" w16cid:durableId="1700470181">
    <w:abstractNumId w:val="22"/>
  </w:num>
  <w:num w:numId="7" w16cid:durableId="1641299625">
    <w:abstractNumId w:val="18"/>
  </w:num>
  <w:num w:numId="8" w16cid:durableId="1329554154">
    <w:abstractNumId w:val="12"/>
  </w:num>
  <w:num w:numId="9" w16cid:durableId="1458137926">
    <w:abstractNumId w:val="8"/>
  </w:num>
  <w:num w:numId="10" w16cid:durableId="1419055375">
    <w:abstractNumId w:val="14"/>
  </w:num>
  <w:num w:numId="11" w16cid:durableId="502015454">
    <w:abstractNumId w:val="20"/>
  </w:num>
  <w:num w:numId="12" w16cid:durableId="631642019">
    <w:abstractNumId w:val="15"/>
  </w:num>
  <w:num w:numId="13" w16cid:durableId="1706371882">
    <w:abstractNumId w:val="21"/>
  </w:num>
  <w:num w:numId="14" w16cid:durableId="1510950118">
    <w:abstractNumId w:val="19"/>
  </w:num>
  <w:num w:numId="15" w16cid:durableId="1076437960">
    <w:abstractNumId w:val="16"/>
  </w:num>
  <w:num w:numId="16" w16cid:durableId="710615855">
    <w:abstractNumId w:val="3"/>
  </w:num>
  <w:num w:numId="17" w16cid:durableId="115566844">
    <w:abstractNumId w:val="0"/>
  </w:num>
  <w:num w:numId="18" w16cid:durableId="41906100">
    <w:abstractNumId w:val="1"/>
  </w:num>
  <w:num w:numId="19" w16cid:durableId="92864775">
    <w:abstractNumId w:val="2"/>
  </w:num>
  <w:num w:numId="20" w16cid:durableId="255945458">
    <w:abstractNumId w:val="13"/>
  </w:num>
  <w:num w:numId="21" w16cid:durableId="902057208">
    <w:abstractNumId w:val="6"/>
  </w:num>
  <w:num w:numId="22" w16cid:durableId="1079328311">
    <w:abstractNumId w:val="11"/>
  </w:num>
  <w:num w:numId="23" w16cid:durableId="14058817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el, Matthew D CIV DHA DHA CONTRACTING ACT (USA)">
    <w15:presenceInfo w15:providerId="AD" w15:userId="S::matthew.d.teel.civ@health.mil::84eb439a-9cf3-4a82-8fc0-7607b70fca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7F1"/>
    <w:rsid w:val="00117DEC"/>
    <w:rsid w:val="00124C0A"/>
    <w:rsid w:val="001806FE"/>
    <w:rsid w:val="001861BE"/>
    <w:rsid w:val="001B704E"/>
    <w:rsid w:val="002E3259"/>
    <w:rsid w:val="003B0B39"/>
    <w:rsid w:val="00465DA3"/>
    <w:rsid w:val="005A024F"/>
    <w:rsid w:val="005C0299"/>
    <w:rsid w:val="005E593F"/>
    <w:rsid w:val="00614E4A"/>
    <w:rsid w:val="00621710"/>
    <w:rsid w:val="006570F9"/>
    <w:rsid w:val="006A254C"/>
    <w:rsid w:val="006A6EA4"/>
    <w:rsid w:val="0070127C"/>
    <w:rsid w:val="007918C3"/>
    <w:rsid w:val="007B25E7"/>
    <w:rsid w:val="007B56F4"/>
    <w:rsid w:val="007B5E07"/>
    <w:rsid w:val="007C5416"/>
    <w:rsid w:val="008071D2"/>
    <w:rsid w:val="008077F1"/>
    <w:rsid w:val="00813841"/>
    <w:rsid w:val="00846A3C"/>
    <w:rsid w:val="008D48BD"/>
    <w:rsid w:val="009304E9"/>
    <w:rsid w:val="009A180E"/>
    <w:rsid w:val="009A593B"/>
    <w:rsid w:val="009D48D8"/>
    <w:rsid w:val="009E20A6"/>
    <w:rsid w:val="00A0440E"/>
    <w:rsid w:val="00A22C55"/>
    <w:rsid w:val="00A45B78"/>
    <w:rsid w:val="00A70134"/>
    <w:rsid w:val="00A86CAF"/>
    <w:rsid w:val="00A932ED"/>
    <w:rsid w:val="00AF7A0D"/>
    <w:rsid w:val="00BC4303"/>
    <w:rsid w:val="00C41CAF"/>
    <w:rsid w:val="00CC424C"/>
    <w:rsid w:val="00CF1FBE"/>
    <w:rsid w:val="00D46C70"/>
    <w:rsid w:val="00D74E43"/>
    <w:rsid w:val="00D81E27"/>
    <w:rsid w:val="00D81EA9"/>
    <w:rsid w:val="00D96AC3"/>
    <w:rsid w:val="00DD2279"/>
    <w:rsid w:val="00E43AAF"/>
    <w:rsid w:val="00E86F3E"/>
    <w:rsid w:val="00E9394D"/>
    <w:rsid w:val="00E93BDF"/>
    <w:rsid w:val="00FE3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2A4AA58F"/>
  <w15:chartTrackingRefBased/>
  <w15:docId w15:val="{1766106B-0F11-42D7-9EE1-8DCFB7F8C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077F1"/>
    <w:pPr>
      <w:tabs>
        <w:tab w:val="center" w:pos="4320"/>
        <w:tab w:val="right" w:pos="8640"/>
      </w:tabs>
      <w:autoSpaceDE w:val="0"/>
      <w:autoSpaceDN w:val="0"/>
      <w:spacing w:after="0" w:line="240" w:lineRule="auto"/>
    </w:pPr>
    <w:rPr>
      <w:rFonts w:eastAsiaTheme="minorEastAsia"/>
      <w:szCs w:val="20"/>
    </w:rPr>
  </w:style>
  <w:style w:type="character" w:customStyle="1" w:styleId="HeaderChar">
    <w:name w:val="Header Char"/>
    <w:basedOn w:val="DefaultParagraphFont"/>
    <w:link w:val="Header"/>
    <w:uiPriority w:val="99"/>
    <w:rsid w:val="008077F1"/>
    <w:rPr>
      <w:rFonts w:ascii="Times New Roman" w:eastAsiaTheme="minorEastAsia" w:hAnsi="Times New Roman" w:cs="Times New Roman"/>
      <w:sz w:val="20"/>
      <w:szCs w:val="20"/>
    </w:rPr>
  </w:style>
  <w:style w:type="paragraph" w:styleId="Footer">
    <w:name w:val="footer"/>
    <w:basedOn w:val="Normal"/>
    <w:link w:val="FooterChar"/>
    <w:uiPriority w:val="99"/>
    <w:rsid w:val="008077F1"/>
    <w:pPr>
      <w:tabs>
        <w:tab w:val="center" w:pos="4320"/>
        <w:tab w:val="right" w:pos="8640"/>
      </w:tabs>
      <w:autoSpaceDE w:val="0"/>
      <w:autoSpaceDN w:val="0"/>
      <w:spacing w:after="0" w:line="240" w:lineRule="auto"/>
    </w:pPr>
    <w:rPr>
      <w:rFonts w:eastAsiaTheme="minorEastAsia"/>
      <w:szCs w:val="20"/>
    </w:rPr>
  </w:style>
  <w:style w:type="character" w:customStyle="1" w:styleId="FooterChar">
    <w:name w:val="Footer Char"/>
    <w:basedOn w:val="DefaultParagraphFont"/>
    <w:link w:val="Footer"/>
    <w:uiPriority w:val="99"/>
    <w:rsid w:val="008077F1"/>
    <w:rPr>
      <w:rFonts w:ascii="Times New Roman" w:eastAsiaTheme="minorEastAsia" w:hAnsi="Times New Roman" w:cs="Times New Roman"/>
      <w:sz w:val="20"/>
      <w:szCs w:val="20"/>
    </w:rPr>
  </w:style>
  <w:style w:type="character" w:styleId="PageNumber">
    <w:name w:val="page number"/>
    <w:basedOn w:val="DefaultParagraphFont"/>
    <w:uiPriority w:val="99"/>
    <w:rsid w:val="008077F1"/>
  </w:style>
  <w:style w:type="character" w:styleId="Hyperlink">
    <w:name w:val="Hyperlink"/>
    <w:basedOn w:val="DefaultParagraphFont"/>
    <w:uiPriority w:val="99"/>
    <w:unhideWhenUsed/>
    <w:rsid w:val="008077F1"/>
    <w:rPr>
      <w:rFonts w:cs="Times New Roman"/>
      <w:color w:val="0000FF"/>
      <w:u w:val="single"/>
    </w:rPr>
  </w:style>
  <w:style w:type="paragraph" w:styleId="NormalWeb">
    <w:name w:val="Normal (Web)"/>
    <w:basedOn w:val="Normal"/>
    <w:uiPriority w:val="99"/>
    <w:unhideWhenUsed/>
    <w:rsid w:val="008077F1"/>
    <w:pPr>
      <w:spacing w:before="100" w:beforeAutospacing="1" w:after="100" w:afterAutospacing="1" w:line="240" w:lineRule="auto"/>
    </w:pPr>
    <w:rPr>
      <w:rFonts w:eastAsia="Times New Roman"/>
      <w:sz w:val="24"/>
      <w:szCs w:val="24"/>
    </w:rPr>
  </w:style>
  <w:style w:type="paragraph" w:customStyle="1" w:styleId="SectionTwo">
    <w:name w:val="SectionTwo"/>
    <w:basedOn w:val="Normal"/>
    <w:next w:val="Normal"/>
    <w:uiPriority w:val="99"/>
    <w:rsid w:val="008077F1"/>
    <w:pPr>
      <w:autoSpaceDE w:val="0"/>
      <w:autoSpaceDN w:val="0"/>
      <w:spacing w:after="0" w:line="240" w:lineRule="auto"/>
      <w:ind w:firstLine="360"/>
    </w:pPr>
    <w:rPr>
      <w:rFonts w:eastAsiaTheme="minorEastAsia"/>
      <w:szCs w:val="20"/>
    </w:rPr>
  </w:style>
  <w:style w:type="paragraph" w:styleId="HTMLPreformatted">
    <w:name w:val="HTML Preformatted"/>
    <w:basedOn w:val="Normal"/>
    <w:link w:val="HTMLPreformattedChar"/>
    <w:uiPriority w:val="99"/>
    <w:unhideWhenUsed/>
    <w:rsid w:val="0080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077F1"/>
    <w:rPr>
      <w:rFonts w:ascii="Courier New" w:eastAsia="Times New Roman" w:hAnsi="Courier New" w:cs="Courier New"/>
      <w:sz w:val="20"/>
      <w:szCs w:val="20"/>
    </w:rPr>
  </w:style>
  <w:style w:type="paragraph" w:customStyle="1" w:styleId="msonormal0">
    <w:name w:val="msonormal"/>
    <w:basedOn w:val="Normal"/>
    <w:rsid w:val="008077F1"/>
    <w:pPr>
      <w:spacing w:before="100" w:beforeAutospacing="1" w:after="100" w:afterAutospacing="1" w:line="240" w:lineRule="auto"/>
    </w:pPr>
    <w:rPr>
      <w:rFonts w:eastAsia="Times New Roman"/>
      <w:sz w:val="24"/>
      <w:szCs w:val="24"/>
    </w:rPr>
  </w:style>
  <w:style w:type="paragraph" w:styleId="NoSpacing">
    <w:name w:val="No Spacing"/>
    <w:uiPriority w:val="1"/>
    <w:qFormat/>
    <w:rsid w:val="008077F1"/>
    <w:pPr>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D81EA9"/>
    <w:rPr>
      <w:color w:val="605E5C"/>
      <w:shd w:val="clear" w:color="auto" w:fill="E1DFDD"/>
    </w:rPr>
  </w:style>
  <w:style w:type="table" w:styleId="TableGrid">
    <w:name w:val="Table Grid"/>
    <w:basedOn w:val="TableNormal"/>
    <w:uiPriority w:val="39"/>
    <w:rsid w:val="00D46C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46C70"/>
    <w:rPr>
      <w:sz w:val="16"/>
      <w:szCs w:val="16"/>
    </w:rPr>
  </w:style>
  <w:style w:type="paragraph" w:styleId="CommentText">
    <w:name w:val="annotation text"/>
    <w:basedOn w:val="Normal"/>
    <w:link w:val="CommentTextChar"/>
    <w:uiPriority w:val="99"/>
    <w:unhideWhenUsed/>
    <w:rsid w:val="00D46C70"/>
    <w:pPr>
      <w:spacing w:line="240" w:lineRule="auto"/>
    </w:pPr>
    <w:rPr>
      <w:rFonts w:asciiTheme="minorHAnsi" w:hAnsiTheme="minorHAnsi" w:cstheme="minorBidi"/>
      <w:szCs w:val="20"/>
    </w:rPr>
  </w:style>
  <w:style w:type="character" w:customStyle="1" w:styleId="CommentTextChar">
    <w:name w:val="Comment Text Char"/>
    <w:basedOn w:val="DefaultParagraphFont"/>
    <w:link w:val="CommentText"/>
    <w:uiPriority w:val="99"/>
    <w:rsid w:val="00D46C70"/>
    <w:rPr>
      <w:sz w:val="20"/>
      <w:szCs w:val="20"/>
    </w:rPr>
  </w:style>
  <w:style w:type="paragraph" w:styleId="ListParagraph">
    <w:name w:val="List Paragraph"/>
    <w:basedOn w:val="Normal"/>
    <w:uiPriority w:val="34"/>
    <w:qFormat/>
    <w:rsid w:val="006A6EA4"/>
    <w:pPr>
      <w:ind w:left="720"/>
      <w:contextualSpacing/>
    </w:pPr>
  </w:style>
  <w:style w:type="paragraph" w:styleId="BodyText">
    <w:name w:val="Body Text"/>
    <w:basedOn w:val="Normal"/>
    <w:link w:val="BodyTextChar"/>
    <w:uiPriority w:val="99"/>
    <w:unhideWhenUsed/>
    <w:rsid w:val="006A6EA4"/>
    <w:pPr>
      <w:spacing w:after="120"/>
    </w:pPr>
  </w:style>
  <w:style w:type="character" w:customStyle="1" w:styleId="BodyTextChar">
    <w:name w:val="Body Text Char"/>
    <w:basedOn w:val="DefaultParagraphFont"/>
    <w:link w:val="BodyText"/>
    <w:uiPriority w:val="99"/>
    <w:rsid w:val="006A6EA4"/>
    <w:rPr>
      <w:rFonts w:ascii="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atthew.d.teel.civ@health.mil" TargetMode="External"/><Relationship Id="rId13" Type="http://schemas.microsoft.com/office/2018/08/relationships/commentsExtensible" Target="commentsExtensible.xml"/><Relationship Id="rId18" Type="http://schemas.openxmlformats.org/officeDocument/2006/relationships/hyperlink" Target="https://www.sam.gov"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s://www.acquisition.gov/browse/index/far"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www.acquisition.gov/browse/index/far" TargetMode="External"/><Relationship Id="rId20" Type="http://schemas.openxmlformats.org/officeDocument/2006/relationships/hyperlink" Target="https://wawf.eb.mi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am.gov/" TargetMode="External"/><Relationship Id="rId23" Type="http://schemas.openxmlformats.org/officeDocument/2006/relationships/footer" Target="footer2.xml"/><Relationship Id="rId10" Type="http://schemas.openxmlformats.org/officeDocument/2006/relationships/comments" Target="comments.xml"/><Relationship Id="rId19" Type="http://schemas.openxmlformats.org/officeDocument/2006/relationships/hyperlink" Target="https://wawf.eb.mi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mailto:matthew.d.teel.civ@health.mil"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EF92A-1032-41A1-9033-F44F7BEE1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41</Pages>
  <Words>19397</Words>
  <Characters>110568</Characters>
  <Application>Microsoft Office Word</Application>
  <DocSecurity>0</DocSecurity>
  <Lines>921</Lines>
  <Paragraphs>259</Paragraphs>
  <ScaleCrop>false</ScaleCrop>
  <HeadingPairs>
    <vt:vector size="2" baseType="variant">
      <vt:variant>
        <vt:lpstr>Title</vt:lpstr>
      </vt:variant>
      <vt:variant>
        <vt:i4>1</vt:i4>
      </vt:variant>
    </vt:vector>
  </HeadingPairs>
  <TitlesOfParts>
    <vt:vector size="1" baseType="lpstr">
      <vt:lpstr/>
    </vt:vector>
  </TitlesOfParts>
  <Company>Defense Health Agency</Company>
  <LinksUpToDate>false</LinksUpToDate>
  <CharactersWithSpaces>129706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Powers, Laura L CIV DHA (USA)</dc:creator>
  <cp:keywords/>
  <dc:description/>
  <cp:lastModifiedBy>Teel, Matthew D CIV DHA DHA CONTRACTING ACT (USA)</cp:lastModifiedBy>
  <cp:revision>11</cp:revision>
  <dcterms:created xsi:type="dcterms:W3CDTF">2025-09-03T21:48:00Z</dcterms:created>
  <dcterms:modified xsi:type="dcterms:W3CDTF">2025-12-03T14:32:00Z</dcterms:modified>
</cp:coreProperties>
</file>