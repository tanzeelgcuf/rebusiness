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AFCCB" w14:textId="29FFEF40" w:rsidR="003B0B39" w:rsidRDefault="003B0B39" w:rsidP="00A22C55">
      <w:pPr>
        <w:spacing w:after="0" w:line="240" w:lineRule="auto"/>
        <w:jc w:val="center"/>
        <w:rPr>
          <w:rFonts w:eastAsia="Calibri"/>
          <w:b/>
          <w:bCs/>
        </w:rPr>
      </w:pPr>
      <w:bookmarkStart w:id="0" w:name="_Hlk148350013"/>
      <w:bookmarkStart w:id="1" w:name="section14"/>
      <w:bookmarkStart w:id="2" w:name="start_text"/>
      <w:bookmarkStart w:id="3" w:name="_Hlk148349991"/>
      <w:bookmarkEnd w:id="1"/>
      <w:r w:rsidRPr="005A024F">
        <w:rPr>
          <w:rFonts w:eastAsia="Calibri"/>
          <w:b/>
          <w:bCs/>
        </w:rPr>
        <w:t>COMBINED SYNOPSIS/SOLICITATION</w:t>
      </w:r>
    </w:p>
    <w:p w14:paraId="7F69DAB3" w14:textId="35DC91FA" w:rsidR="005A024F" w:rsidRPr="005A024F" w:rsidRDefault="005A024F" w:rsidP="005A024F">
      <w:pPr>
        <w:spacing w:after="0" w:line="240" w:lineRule="auto"/>
        <w:jc w:val="center"/>
        <w:rPr>
          <w:rFonts w:eastAsia="Calibri"/>
          <w:b/>
          <w:bCs/>
        </w:rPr>
      </w:pPr>
      <w:r w:rsidRPr="005A024F">
        <w:rPr>
          <w:rFonts w:eastAsia="Calibri"/>
          <w:b/>
          <w:bCs/>
        </w:rPr>
        <w:t>General Services Administration</w:t>
      </w:r>
      <w:r>
        <w:rPr>
          <w:rFonts w:eastAsia="Calibri"/>
          <w:b/>
          <w:bCs/>
        </w:rPr>
        <w:t xml:space="preserve"> </w:t>
      </w:r>
      <w:r w:rsidRPr="005A024F">
        <w:rPr>
          <w:rFonts w:eastAsia="Calibri"/>
          <w:b/>
          <w:bCs/>
        </w:rPr>
        <w:t>(GSA) RFQ1787669</w:t>
      </w:r>
    </w:p>
    <w:p w14:paraId="04660369" w14:textId="6396C418" w:rsidR="00A22C55" w:rsidRDefault="005A024F" w:rsidP="005A024F">
      <w:pPr>
        <w:spacing w:after="0" w:line="240" w:lineRule="auto"/>
        <w:jc w:val="center"/>
        <w:rPr>
          <w:rFonts w:eastAsia="Calibri"/>
          <w:b/>
          <w:bCs/>
        </w:rPr>
      </w:pPr>
      <w:r w:rsidRPr="005A024F">
        <w:rPr>
          <w:rFonts w:eastAsia="Calibri"/>
          <w:b/>
          <w:bCs/>
        </w:rPr>
        <w:t>Immunohematology Blood-Grouping Analyzer Cost Per Test Contract</w:t>
      </w:r>
    </w:p>
    <w:p w14:paraId="7BAC181D" w14:textId="10D351A3" w:rsidR="005A024F" w:rsidRPr="005A024F" w:rsidRDefault="005A024F" w:rsidP="005A024F">
      <w:pPr>
        <w:spacing w:after="0" w:line="240" w:lineRule="auto"/>
        <w:jc w:val="center"/>
        <w:rPr>
          <w:rFonts w:eastAsia="Calibri"/>
          <w:b/>
          <w:bCs/>
        </w:rPr>
      </w:pPr>
      <w:r w:rsidRPr="005A024F">
        <w:rPr>
          <w:rFonts w:eastAsia="Calibri"/>
          <w:b/>
          <w:bCs/>
        </w:rPr>
        <w:t>Naval Medical Center Portsmouth, VA (NMCP)</w:t>
      </w:r>
    </w:p>
    <w:p w14:paraId="2A184E67" w14:textId="77777777" w:rsidR="003B0B39" w:rsidRPr="003B0B39" w:rsidRDefault="003B0B39" w:rsidP="003B0B39">
      <w:pPr>
        <w:spacing w:after="0" w:line="240" w:lineRule="auto"/>
        <w:rPr>
          <w:rFonts w:eastAsia="Calibri"/>
          <w:highlight w:val="yellow"/>
        </w:rPr>
      </w:pPr>
    </w:p>
    <w:p w14:paraId="01849FB6" w14:textId="738D55A6" w:rsidR="003B0B39" w:rsidRPr="003B0B39" w:rsidRDefault="003B0B39" w:rsidP="003B0B39">
      <w:pPr>
        <w:spacing w:after="0" w:line="240" w:lineRule="auto"/>
        <w:rPr>
          <w:rFonts w:eastAsia="Calibri"/>
        </w:rPr>
      </w:pPr>
      <w:r w:rsidRPr="003B0B39">
        <w:rPr>
          <w:rFonts w:eastAsia="Calibri"/>
        </w:rPr>
        <w:t>This is a combined synopsis/solicitation for commercial</w:t>
      </w:r>
      <w:r w:rsidR="00D81EA9">
        <w:rPr>
          <w:rFonts w:eastAsia="Calibri"/>
        </w:rPr>
        <w:t xml:space="preserve"> products</w:t>
      </w:r>
      <w:r w:rsidRPr="003B0B39">
        <w:rPr>
          <w:rFonts w:eastAsia="Calibri"/>
        </w:rPr>
        <w:t xml:space="preserve"> prepared in accordance with FAR 12.6, Streamlined Procedures for Evaluation and Solicitation for Commercial Products and Commercial Services, as supplemented with additional information included in this notice and FAR 13, Simplified Acquisition Procedures. This announcement constitutes the only solicitation; proposals are being requested and a written solicitation will not be issued. The solicitation number is </w:t>
      </w:r>
      <w:r w:rsidR="00D81EA9" w:rsidRPr="00D81EA9">
        <w:rPr>
          <w:rFonts w:eastAsia="Calibri"/>
        </w:rPr>
        <w:t>RFQ1787669</w:t>
      </w:r>
      <w:r w:rsidRPr="003B0B39">
        <w:rPr>
          <w:rFonts w:eastAsia="Calibri"/>
        </w:rPr>
        <w:t xml:space="preserve">. The solicitation is issued as a Request for </w:t>
      </w:r>
      <w:r w:rsidR="00D81EA9">
        <w:rPr>
          <w:rFonts w:eastAsia="Calibri"/>
        </w:rPr>
        <w:t xml:space="preserve">Quotation </w:t>
      </w:r>
      <w:r w:rsidRPr="003B0B39">
        <w:rPr>
          <w:rFonts w:eastAsia="Calibri"/>
        </w:rPr>
        <w:t>(RF</w:t>
      </w:r>
      <w:r w:rsidR="00D81EA9">
        <w:rPr>
          <w:rFonts w:eastAsia="Calibri"/>
        </w:rPr>
        <w:t>Q</w:t>
      </w:r>
      <w:r w:rsidRPr="003B0B39">
        <w:rPr>
          <w:rFonts w:eastAsia="Calibri"/>
        </w:rPr>
        <w:t>)</w:t>
      </w:r>
      <w:r w:rsidR="00D81EA9">
        <w:rPr>
          <w:rFonts w:eastAsia="Calibri"/>
        </w:rPr>
        <w:t xml:space="preserve"> via GSA eBuy at </w:t>
      </w:r>
      <w:r w:rsidR="00D81EA9" w:rsidRPr="00D81EA9">
        <w:rPr>
          <w:rFonts w:eastAsia="Calibri"/>
          <w:u w:val="single"/>
        </w:rPr>
        <w:t>https://www.ebuy.gsa.gov/ebuy/</w:t>
      </w:r>
      <w:r w:rsidRPr="003B0B39">
        <w:rPr>
          <w:rFonts w:eastAsia="Calibri"/>
        </w:rPr>
        <w:t>. Provisions and clauses in effect through Federal Acquisition Circular 2023-05 (published 08August 2023) are incorporated. It is the contractor’s responsibility to be familiar with the applicable clauses and provisions. The clause may be accessed in full text at: https://www.acquisition.gov/.</w:t>
      </w:r>
    </w:p>
    <w:p w14:paraId="57EFB7DF" w14:textId="77777777" w:rsidR="003B0B39" w:rsidRPr="003B0B39" w:rsidRDefault="003B0B39" w:rsidP="003B0B39">
      <w:pPr>
        <w:spacing w:after="0" w:line="240" w:lineRule="auto"/>
        <w:rPr>
          <w:rFonts w:eastAsia="Calibri"/>
        </w:rPr>
      </w:pPr>
    </w:p>
    <w:p w14:paraId="226DCD0B" w14:textId="382A363B" w:rsidR="003B0B39" w:rsidRPr="003B0B39" w:rsidRDefault="003B0B39" w:rsidP="003B0B39">
      <w:pPr>
        <w:spacing w:after="0" w:line="240" w:lineRule="auto"/>
        <w:rPr>
          <w:rFonts w:eastAsia="Calibri"/>
        </w:rPr>
      </w:pPr>
      <w:r w:rsidRPr="003B0B39">
        <w:rPr>
          <w:rFonts w:eastAsia="Calibri"/>
        </w:rPr>
        <w:t>Th</w:t>
      </w:r>
      <w:r w:rsidR="0070127C">
        <w:rPr>
          <w:rFonts w:eastAsia="Calibri"/>
        </w:rPr>
        <w:t>ere is no set-aside used for this action</w:t>
      </w:r>
      <w:r w:rsidRPr="003B0B39">
        <w:rPr>
          <w:rFonts w:eastAsia="Calibri"/>
        </w:rPr>
        <w:t xml:space="preserve">. The associated North American Industrial Classification System (NAICS) code for this procurement is </w:t>
      </w:r>
      <w:r w:rsidR="0070127C">
        <w:rPr>
          <w:rFonts w:eastAsia="Calibri"/>
        </w:rPr>
        <w:t>334516</w:t>
      </w:r>
      <w:r w:rsidRPr="003B0B39">
        <w:rPr>
          <w:rFonts w:eastAsia="Calibri"/>
        </w:rPr>
        <w:t xml:space="preserve">, with a small business size standard of </w:t>
      </w:r>
      <w:r w:rsidR="0070127C" w:rsidRPr="0070127C">
        <w:rPr>
          <w:rFonts w:eastAsia="Calibri"/>
        </w:rPr>
        <w:t>1,000 Employees</w:t>
      </w:r>
      <w:r w:rsidRPr="003B0B39">
        <w:rPr>
          <w:rFonts w:eastAsia="Calibri"/>
        </w:rPr>
        <w:t>.</w:t>
      </w:r>
    </w:p>
    <w:p w14:paraId="695FD491" w14:textId="77777777" w:rsidR="003B0B39" w:rsidRPr="003B0B39" w:rsidRDefault="003B0B39" w:rsidP="003B0B39">
      <w:pPr>
        <w:spacing w:after="0" w:line="240" w:lineRule="auto"/>
        <w:rPr>
          <w:rFonts w:eastAsia="Calibri"/>
          <w:highlight w:val="yellow"/>
        </w:rPr>
      </w:pPr>
    </w:p>
    <w:p w14:paraId="1C6ABA03" w14:textId="237DF857" w:rsidR="003B0B39" w:rsidRPr="003B0B39" w:rsidRDefault="0070127C" w:rsidP="003B0B39">
      <w:pPr>
        <w:spacing w:after="0" w:line="240" w:lineRule="auto"/>
        <w:rPr>
          <w:rFonts w:eastAsia="Calibri"/>
        </w:rPr>
      </w:pPr>
      <w:r w:rsidRPr="0070127C">
        <w:rPr>
          <w:rFonts w:eastAsia="Calibri"/>
        </w:rPr>
        <w:t>The Naval Medical Center Portsmouth (NMCP) requires two automated immunohematology analyzers, along with associated reagents, quality control materials, maintenance services, and consumables, to support the Transfusion Services Division of the Laboratory Department. This division is integral to both routine and emergent patient care across Hampton Roads and its supported commands. Transfusion Services is responsible for the testing, preparation, and distribution of blood products for surgical, trauma, and hematologic patients. It ensures safe and timely transfusion support through immunohematology testing, compatibility verification, and inventory management of blood components. The division also supports massive transfusions and contingency operations by maintaining validated procedures and reliable instrumentation.</w:t>
      </w:r>
      <w:r>
        <w:rPr>
          <w:rFonts w:eastAsia="Calibri"/>
        </w:rPr>
        <w:t xml:space="preserve"> </w:t>
      </w:r>
      <w:r w:rsidR="003B0B39" w:rsidRPr="003B0B39">
        <w:rPr>
          <w:rFonts w:eastAsia="Calibri"/>
        </w:rPr>
        <w:t xml:space="preserve">The solicitation will result in one (1) firm fixed price </w:t>
      </w:r>
      <w:r>
        <w:rPr>
          <w:rFonts w:eastAsia="Calibri"/>
        </w:rPr>
        <w:t>order through the GSA</w:t>
      </w:r>
      <w:r w:rsidR="003B0B39" w:rsidRPr="003B0B39">
        <w:rPr>
          <w:rFonts w:eastAsia="Calibri"/>
        </w:rPr>
        <w:t xml:space="preserve">. </w:t>
      </w:r>
    </w:p>
    <w:p w14:paraId="456EB7D1" w14:textId="77777777" w:rsidR="003B0B39" w:rsidRPr="003B0B39" w:rsidRDefault="003B0B39" w:rsidP="003B0B39">
      <w:pPr>
        <w:spacing w:after="0" w:line="240" w:lineRule="auto"/>
        <w:rPr>
          <w:rFonts w:eastAsia="Calibri"/>
          <w:highlight w:val="yellow"/>
        </w:rPr>
      </w:pPr>
    </w:p>
    <w:p w14:paraId="438EA5A4" w14:textId="77777777" w:rsidR="003B0B39" w:rsidRPr="003B0B39" w:rsidRDefault="003B0B39" w:rsidP="003B0B39">
      <w:pPr>
        <w:spacing w:after="0" w:line="240" w:lineRule="auto"/>
        <w:rPr>
          <w:rFonts w:eastAsia="Calibri"/>
        </w:rPr>
      </w:pPr>
      <w:r w:rsidRPr="003B0B39">
        <w:rPr>
          <w:rFonts w:eastAsia="Calibri"/>
        </w:rPr>
        <w:t>The estimated periods of performance are outlined below:</w:t>
      </w:r>
    </w:p>
    <w:p w14:paraId="527560D0" w14:textId="77777777" w:rsidR="003B0B39" w:rsidRPr="003B0B39" w:rsidRDefault="003B0B39" w:rsidP="003B0B39">
      <w:pPr>
        <w:spacing w:after="0" w:line="240" w:lineRule="auto"/>
        <w:rPr>
          <w:rFonts w:eastAsia="Calibri"/>
        </w:rPr>
      </w:pPr>
    </w:p>
    <w:p w14:paraId="7C0FFC67" w14:textId="3F7750E6" w:rsidR="003B0B39" w:rsidRPr="003B0B39" w:rsidRDefault="003B0B39" w:rsidP="003B0B39">
      <w:pPr>
        <w:spacing w:after="0" w:line="240" w:lineRule="auto"/>
        <w:rPr>
          <w:rFonts w:eastAsia="Calibri"/>
        </w:rPr>
      </w:pPr>
      <w:r w:rsidRPr="003B0B39">
        <w:rPr>
          <w:rFonts w:eastAsia="Calibri"/>
        </w:rPr>
        <w:t>Base Period: 01</w:t>
      </w:r>
      <w:r w:rsidR="0070127C">
        <w:rPr>
          <w:rFonts w:eastAsia="Calibri"/>
        </w:rPr>
        <w:t xml:space="preserve"> January</w:t>
      </w:r>
      <w:r w:rsidRPr="003B0B39">
        <w:rPr>
          <w:rFonts w:eastAsia="Calibri"/>
        </w:rPr>
        <w:t xml:space="preserve"> 202</w:t>
      </w:r>
      <w:r w:rsidR="0070127C">
        <w:rPr>
          <w:rFonts w:eastAsia="Calibri"/>
        </w:rPr>
        <w:t>6</w:t>
      </w:r>
      <w:r w:rsidRPr="003B0B39">
        <w:rPr>
          <w:rFonts w:eastAsia="Calibri"/>
        </w:rPr>
        <w:t xml:space="preserve"> – 31 </w:t>
      </w:r>
      <w:r w:rsidR="0070127C">
        <w:rPr>
          <w:rFonts w:eastAsia="Calibri"/>
        </w:rPr>
        <w:t>December</w:t>
      </w:r>
      <w:r w:rsidRPr="003B0B39">
        <w:rPr>
          <w:rFonts w:eastAsia="Calibri"/>
        </w:rPr>
        <w:t xml:space="preserve"> 202</w:t>
      </w:r>
      <w:r w:rsidR="0070127C">
        <w:rPr>
          <w:rFonts w:eastAsia="Calibri"/>
        </w:rPr>
        <w:t>6</w:t>
      </w:r>
    </w:p>
    <w:p w14:paraId="16CA6618" w14:textId="77777777" w:rsidR="003B0B39" w:rsidRPr="003B0B39" w:rsidRDefault="003B0B39" w:rsidP="003B0B39">
      <w:pPr>
        <w:spacing w:after="0" w:line="240" w:lineRule="auto"/>
        <w:rPr>
          <w:rFonts w:eastAsia="Calibri"/>
          <w:highlight w:val="yellow"/>
        </w:rPr>
      </w:pPr>
    </w:p>
    <w:p w14:paraId="6DBB6A27" w14:textId="09B59B59" w:rsidR="003B0B39" w:rsidRPr="003B0B39" w:rsidRDefault="003B0B39" w:rsidP="003B0B39">
      <w:pPr>
        <w:spacing w:after="0" w:line="240" w:lineRule="auto"/>
        <w:rPr>
          <w:rFonts w:eastAsia="Calibri"/>
        </w:rPr>
      </w:pPr>
      <w:r w:rsidRPr="003B0B39">
        <w:rPr>
          <w:rFonts w:eastAsia="Calibri"/>
        </w:rPr>
        <w:t xml:space="preserve">The scope of the requirement is listed in the </w:t>
      </w:r>
      <w:r w:rsidR="0070127C">
        <w:rPr>
          <w:rFonts w:eastAsia="Calibri"/>
        </w:rPr>
        <w:t>Scope of Work (SOW)</w:t>
      </w:r>
      <w:r w:rsidRPr="003B0B39">
        <w:rPr>
          <w:rFonts w:eastAsia="Calibri"/>
        </w:rPr>
        <w:t xml:space="preserve">. Naval Medical Center Portsmouth, VA (NMCP) requests responses from qualified sources capable of providing services outlined in the </w:t>
      </w:r>
      <w:r w:rsidR="0070127C">
        <w:rPr>
          <w:rFonts w:eastAsia="Calibri"/>
        </w:rPr>
        <w:t>SOW</w:t>
      </w:r>
      <w:r w:rsidRPr="003B0B39">
        <w:rPr>
          <w:rFonts w:eastAsia="Calibri"/>
        </w:rPr>
        <w:t>.</w:t>
      </w:r>
    </w:p>
    <w:p w14:paraId="49E4464A" w14:textId="77777777" w:rsidR="003B0B39" w:rsidRPr="003B0B39" w:rsidRDefault="003B0B39" w:rsidP="003B0B39">
      <w:pPr>
        <w:spacing w:after="0" w:line="240" w:lineRule="auto"/>
        <w:rPr>
          <w:rFonts w:eastAsia="Calibri"/>
          <w:highlight w:val="yellow"/>
        </w:rPr>
      </w:pPr>
    </w:p>
    <w:p w14:paraId="556962EB" w14:textId="77777777" w:rsidR="003B0B39" w:rsidRPr="003B0B39" w:rsidRDefault="003B0B39" w:rsidP="003B0B39">
      <w:pPr>
        <w:spacing w:after="0" w:line="240" w:lineRule="auto"/>
        <w:rPr>
          <w:rFonts w:eastAsia="Calibri"/>
        </w:rPr>
      </w:pPr>
      <w:r w:rsidRPr="003B0B39">
        <w:rPr>
          <w:rFonts w:eastAsia="Calibri"/>
        </w:rPr>
        <w:t>ADMINISTRATIVE INFORMATION</w:t>
      </w:r>
    </w:p>
    <w:p w14:paraId="4A692891" w14:textId="06B89E88" w:rsidR="003B0B39" w:rsidRPr="003B0B39" w:rsidRDefault="003B0B39" w:rsidP="003B0B39">
      <w:pPr>
        <w:spacing w:after="0" w:line="240" w:lineRule="auto"/>
        <w:rPr>
          <w:rFonts w:eastAsia="Calibri"/>
        </w:rPr>
      </w:pPr>
      <w:r w:rsidRPr="003B0B39">
        <w:rPr>
          <w:rFonts w:eastAsia="Calibri"/>
        </w:rPr>
        <w:t>Contracting Officer:</w:t>
      </w:r>
      <w:r w:rsidR="0070127C">
        <w:rPr>
          <w:rFonts w:eastAsia="Calibri"/>
        </w:rPr>
        <w:t xml:space="preserve"> Matthew Teel</w:t>
      </w:r>
    </w:p>
    <w:p w14:paraId="3F462F66" w14:textId="77777777" w:rsidR="003B0B39" w:rsidRPr="003B0B39" w:rsidRDefault="003B0B39" w:rsidP="003B0B39">
      <w:pPr>
        <w:spacing w:after="0" w:line="240" w:lineRule="auto"/>
        <w:rPr>
          <w:rFonts w:eastAsia="Calibri"/>
        </w:rPr>
      </w:pPr>
    </w:p>
    <w:p w14:paraId="0295250A" w14:textId="77777777" w:rsidR="003B0B39" w:rsidRPr="003B0B39" w:rsidRDefault="003B0B39" w:rsidP="003B0B39">
      <w:pPr>
        <w:spacing w:after="0" w:line="240" w:lineRule="auto"/>
        <w:rPr>
          <w:rFonts w:eastAsia="Calibri"/>
        </w:rPr>
      </w:pPr>
      <w:r w:rsidRPr="003B0B39">
        <w:rPr>
          <w:rFonts w:eastAsia="Calibri"/>
        </w:rPr>
        <w:t>The Question and Answer period of the solicitation can be found in ADDENDUM to 52.212-1 – INSTRUCTIONS TO OFFERORS – COMMERCIAL PRODUCTS AND COMMERCIAL SERVICES</w:t>
      </w:r>
    </w:p>
    <w:p w14:paraId="2EBAA0F7" w14:textId="77777777" w:rsidR="003B0B39" w:rsidRPr="003B0B39" w:rsidRDefault="003B0B39" w:rsidP="003B0B39">
      <w:pPr>
        <w:spacing w:after="0" w:line="240" w:lineRule="auto"/>
        <w:rPr>
          <w:rFonts w:eastAsia="Calibri"/>
        </w:rPr>
      </w:pPr>
    </w:p>
    <w:p w14:paraId="48BDDD47" w14:textId="77777777" w:rsidR="003B0B39" w:rsidRPr="003B0B39" w:rsidRDefault="003B0B39" w:rsidP="003B0B39">
      <w:pPr>
        <w:spacing w:after="0" w:line="240" w:lineRule="auto"/>
        <w:rPr>
          <w:rFonts w:eastAsia="Calibri"/>
        </w:rPr>
      </w:pPr>
      <w:r w:rsidRPr="003B0B39">
        <w:rPr>
          <w:rFonts w:eastAsia="Calibri"/>
        </w:rPr>
        <w:t>The closing date of the solicitation can be found in ADDENDUM to 52.212-1 – INSTRUCTIONS TO OFFERORS – COMMERCIAL PRODUCTS AND COMMERCIAL SERVICES</w:t>
      </w:r>
    </w:p>
    <w:p w14:paraId="36DECA74" w14:textId="77777777" w:rsidR="003B0B39" w:rsidRPr="003B0B39" w:rsidRDefault="003B0B39" w:rsidP="003B0B39">
      <w:pPr>
        <w:spacing w:after="0" w:line="240" w:lineRule="auto"/>
        <w:rPr>
          <w:rFonts w:eastAsia="Calibri"/>
        </w:rPr>
      </w:pPr>
    </w:p>
    <w:p w14:paraId="1C099FEE" w14:textId="77777777" w:rsidR="003B0B39" w:rsidRPr="003B0B39" w:rsidRDefault="003B0B39" w:rsidP="003B0B39">
      <w:pPr>
        <w:spacing w:after="0" w:line="240" w:lineRule="auto"/>
        <w:rPr>
          <w:rFonts w:eastAsia="Calibri"/>
        </w:rPr>
      </w:pPr>
      <w:r w:rsidRPr="003B0B39">
        <w:rPr>
          <w:rFonts w:eastAsia="Calibri"/>
        </w:rPr>
        <w:t>The evaluation criteria can be found in ADDENDUM to 52.212-2 – EVALUATION – COMMERCIAL PRODUCTS AND COMMERCIAL SERVICES</w:t>
      </w:r>
    </w:p>
    <w:bookmarkEnd w:id="3"/>
    <w:p w14:paraId="5EE3E5C4" w14:textId="77777777" w:rsidR="008077F1" w:rsidRDefault="008077F1" w:rsidP="008077F1">
      <w:pPr>
        <w:spacing w:after="0" w:line="240" w:lineRule="auto"/>
      </w:pPr>
    </w:p>
    <w:p w14:paraId="67F28B4F" w14:textId="77777777" w:rsidR="008077F1" w:rsidRDefault="008077F1" w:rsidP="008077F1">
      <w:pPr>
        <w:spacing w:after="0" w:line="240" w:lineRule="auto"/>
      </w:pPr>
      <w:r>
        <w:rPr>
          <w:u w:val="single"/>
        </w:rPr>
        <w:t>ADMINISTRATIVE INFORMATION</w:t>
      </w:r>
    </w:p>
    <w:p w14:paraId="5ED7403F" w14:textId="2423DABC" w:rsidR="008077F1" w:rsidRPr="001231CB" w:rsidRDefault="008077F1" w:rsidP="008077F1">
      <w:pPr>
        <w:pStyle w:val="NoSpacing"/>
      </w:pPr>
      <w:bookmarkStart w:id="4" w:name="PD000062"/>
      <w:bookmarkStart w:id="5" w:name="PD000003"/>
      <w:bookmarkEnd w:id="4"/>
      <w:bookmarkEnd w:id="5"/>
      <w:r w:rsidRPr="001231CB">
        <w:t xml:space="preserve">The point of contact for administrative concerns at Defense Health Agency (DHA), is </w:t>
      </w:r>
      <w:r w:rsidR="00846A3C">
        <w:t>Mr. Matthew Teel</w:t>
      </w:r>
      <w:r w:rsidRPr="001231CB">
        <w:t xml:space="preserve">, </w:t>
      </w:r>
      <w:hyperlink r:id="rId8" w:history="1">
        <w:r w:rsidR="00846A3C" w:rsidRPr="00C566F7">
          <w:rPr>
            <w:rStyle w:val="Hyperlink"/>
          </w:rPr>
          <w:t>matthew.d.teel.civ@health.mil</w:t>
        </w:r>
      </w:hyperlink>
      <w:r w:rsidR="00846A3C">
        <w:t>.</w:t>
      </w:r>
    </w:p>
    <w:p w14:paraId="02C895F8" w14:textId="77777777" w:rsidR="008077F1" w:rsidRDefault="008077F1" w:rsidP="008077F1">
      <w:pPr>
        <w:widowControl w:val="0"/>
        <w:autoSpaceDE w:val="0"/>
        <w:autoSpaceDN w:val="0"/>
        <w:adjustRightInd w:val="0"/>
        <w:spacing w:after="0" w:line="240" w:lineRule="auto"/>
        <w:rPr>
          <w:sz w:val="24"/>
          <w:szCs w:val="24"/>
        </w:rPr>
      </w:pPr>
    </w:p>
    <w:p w14:paraId="642DFFD7" w14:textId="77777777" w:rsidR="008077F1" w:rsidRDefault="008077F1" w:rsidP="008077F1">
      <w:pPr>
        <w:widowControl w:val="0"/>
        <w:autoSpaceDE w:val="0"/>
        <w:autoSpaceDN w:val="0"/>
        <w:adjustRightInd w:val="0"/>
        <w:spacing w:after="0" w:line="240" w:lineRule="auto"/>
        <w:rPr>
          <w:sz w:val="24"/>
          <w:szCs w:val="24"/>
        </w:rPr>
      </w:pPr>
    </w:p>
    <w:p w14:paraId="44293256" w14:textId="77777777" w:rsidR="005A024F" w:rsidRDefault="005A024F" w:rsidP="008077F1">
      <w:pPr>
        <w:widowControl w:val="0"/>
        <w:autoSpaceDE w:val="0"/>
        <w:autoSpaceDN w:val="0"/>
        <w:adjustRightInd w:val="0"/>
        <w:spacing w:after="0" w:line="240" w:lineRule="auto"/>
        <w:rPr>
          <w:sz w:val="24"/>
          <w:szCs w:val="24"/>
        </w:rPr>
      </w:pPr>
    </w:p>
    <w:p w14:paraId="7F0AE135" w14:textId="77777777" w:rsidR="005A024F" w:rsidRDefault="005A024F" w:rsidP="008077F1">
      <w:pPr>
        <w:widowControl w:val="0"/>
        <w:autoSpaceDE w:val="0"/>
        <w:autoSpaceDN w:val="0"/>
        <w:adjustRightInd w:val="0"/>
        <w:spacing w:after="0" w:line="240" w:lineRule="auto"/>
        <w:rPr>
          <w:sz w:val="24"/>
          <w:szCs w:val="24"/>
        </w:rPr>
      </w:pPr>
    </w:p>
    <w:p w14:paraId="3239267F" w14:textId="77777777" w:rsidR="005A024F" w:rsidRDefault="005A024F" w:rsidP="008077F1">
      <w:pPr>
        <w:widowControl w:val="0"/>
        <w:autoSpaceDE w:val="0"/>
        <w:autoSpaceDN w:val="0"/>
        <w:adjustRightInd w:val="0"/>
        <w:spacing w:after="0" w:line="240" w:lineRule="auto"/>
        <w:rPr>
          <w:sz w:val="24"/>
          <w:szCs w:val="24"/>
        </w:rPr>
      </w:pPr>
    </w:p>
    <w:p w14:paraId="53BCD684" w14:textId="77777777" w:rsidR="008077F1" w:rsidRDefault="008077F1" w:rsidP="008077F1">
      <w:pPr>
        <w:widowControl w:val="0"/>
        <w:autoSpaceDE w:val="0"/>
        <w:autoSpaceDN w:val="0"/>
        <w:adjustRightInd w:val="0"/>
        <w:spacing w:after="0" w:line="240" w:lineRule="auto"/>
        <w:rPr>
          <w:sz w:val="24"/>
          <w:szCs w:val="24"/>
        </w:rPr>
      </w:pPr>
    </w:p>
    <w:tbl>
      <w:tblPr>
        <w:tblStyle w:val="TableGrid"/>
        <w:tblW w:w="0" w:type="auto"/>
        <w:tblLook w:val="04A0" w:firstRow="1" w:lastRow="0" w:firstColumn="1" w:lastColumn="0" w:noHBand="0" w:noVBand="1"/>
      </w:tblPr>
      <w:tblGrid>
        <w:gridCol w:w="625"/>
        <w:gridCol w:w="4524"/>
        <w:gridCol w:w="983"/>
        <w:gridCol w:w="839"/>
        <w:gridCol w:w="1142"/>
        <w:gridCol w:w="1237"/>
      </w:tblGrid>
      <w:tr w:rsidR="00C41CAF" w:rsidRPr="00C41CAF" w14:paraId="153992EE" w14:textId="77777777" w:rsidTr="00C41CAF">
        <w:tc>
          <w:tcPr>
            <w:tcW w:w="625" w:type="dxa"/>
            <w:tcBorders>
              <w:bottom w:val="single" w:sz="4" w:space="0" w:color="auto"/>
            </w:tcBorders>
          </w:tcPr>
          <w:p w14:paraId="41D72211" w14:textId="0AE7E450" w:rsidR="00C41CAF" w:rsidRPr="00C41CAF" w:rsidRDefault="00C41CAF" w:rsidP="00C41CAF">
            <w:pPr>
              <w:widowControl w:val="0"/>
              <w:autoSpaceDE w:val="0"/>
              <w:autoSpaceDN w:val="0"/>
              <w:adjustRightInd w:val="0"/>
              <w:jc w:val="center"/>
              <w:rPr>
                <w:b/>
                <w:bCs/>
                <w:szCs w:val="20"/>
              </w:rPr>
            </w:pPr>
            <w:r w:rsidRPr="00C41CAF">
              <w:rPr>
                <w:b/>
                <w:bCs/>
                <w:szCs w:val="20"/>
              </w:rPr>
              <w:lastRenderedPageBreak/>
              <w:t>Item</w:t>
            </w:r>
          </w:p>
        </w:tc>
        <w:tc>
          <w:tcPr>
            <w:tcW w:w="4524" w:type="dxa"/>
            <w:tcBorders>
              <w:bottom w:val="single" w:sz="4" w:space="0" w:color="auto"/>
            </w:tcBorders>
          </w:tcPr>
          <w:p w14:paraId="7542BD64" w14:textId="4E5FCB6B" w:rsidR="00C41CAF" w:rsidRPr="00C41CAF" w:rsidRDefault="00C41CAF" w:rsidP="00C41CAF">
            <w:pPr>
              <w:widowControl w:val="0"/>
              <w:autoSpaceDE w:val="0"/>
              <w:autoSpaceDN w:val="0"/>
              <w:adjustRightInd w:val="0"/>
              <w:jc w:val="center"/>
              <w:rPr>
                <w:b/>
                <w:bCs/>
                <w:szCs w:val="20"/>
              </w:rPr>
            </w:pPr>
            <w:r w:rsidRPr="00C41CAF">
              <w:rPr>
                <w:b/>
                <w:bCs/>
                <w:szCs w:val="20"/>
              </w:rPr>
              <w:t>Supplies / Services</w:t>
            </w:r>
          </w:p>
        </w:tc>
        <w:tc>
          <w:tcPr>
            <w:tcW w:w="983" w:type="dxa"/>
            <w:tcBorders>
              <w:bottom w:val="single" w:sz="4" w:space="0" w:color="auto"/>
            </w:tcBorders>
          </w:tcPr>
          <w:p w14:paraId="1C688FA7" w14:textId="63C7FE2A" w:rsidR="00C41CAF" w:rsidRPr="00C41CAF" w:rsidRDefault="00C41CAF" w:rsidP="00C41CAF">
            <w:pPr>
              <w:widowControl w:val="0"/>
              <w:autoSpaceDE w:val="0"/>
              <w:autoSpaceDN w:val="0"/>
              <w:adjustRightInd w:val="0"/>
              <w:jc w:val="center"/>
              <w:rPr>
                <w:b/>
                <w:bCs/>
                <w:szCs w:val="20"/>
              </w:rPr>
            </w:pPr>
            <w:r w:rsidRPr="00C41CAF">
              <w:rPr>
                <w:b/>
                <w:bCs/>
                <w:szCs w:val="20"/>
              </w:rPr>
              <w:t>Quantity</w:t>
            </w:r>
          </w:p>
        </w:tc>
        <w:tc>
          <w:tcPr>
            <w:tcW w:w="839" w:type="dxa"/>
            <w:tcBorders>
              <w:bottom w:val="single" w:sz="4" w:space="0" w:color="auto"/>
            </w:tcBorders>
          </w:tcPr>
          <w:p w14:paraId="725BC9EA" w14:textId="5405F436" w:rsidR="00C41CAF" w:rsidRPr="00C41CAF" w:rsidRDefault="00C41CAF" w:rsidP="00C41CAF">
            <w:pPr>
              <w:widowControl w:val="0"/>
              <w:autoSpaceDE w:val="0"/>
              <w:autoSpaceDN w:val="0"/>
              <w:adjustRightInd w:val="0"/>
              <w:jc w:val="center"/>
              <w:rPr>
                <w:b/>
                <w:bCs/>
                <w:szCs w:val="20"/>
              </w:rPr>
            </w:pPr>
            <w:r w:rsidRPr="00C41CAF">
              <w:rPr>
                <w:b/>
                <w:bCs/>
                <w:szCs w:val="20"/>
              </w:rPr>
              <w:t>Unit</w:t>
            </w:r>
          </w:p>
        </w:tc>
        <w:tc>
          <w:tcPr>
            <w:tcW w:w="1142" w:type="dxa"/>
            <w:tcBorders>
              <w:bottom w:val="single" w:sz="4" w:space="0" w:color="auto"/>
            </w:tcBorders>
          </w:tcPr>
          <w:p w14:paraId="465E0474" w14:textId="4E5B8D4B" w:rsidR="00C41CAF" w:rsidRPr="00C41CAF" w:rsidRDefault="00C41CAF" w:rsidP="00C41CAF">
            <w:pPr>
              <w:widowControl w:val="0"/>
              <w:autoSpaceDE w:val="0"/>
              <w:autoSpaceDN w:val="0"/>
              <w:adjustRightInd w:val="0"/>
              <w:jc w:val="center"/>
              <w:rPr>
                <w:b/>
                <w:bCs/>
                <w:szCs w:val="20"/>
              </w:rPr>
            </w:pPr>
            <w:r w:rsidRPr="00C41CAF">
              <w:rPr>
                <w:b/>
                <w:bCs/>
                <w:szCs w:val="20"/>
              </w:rPr>
              <w:t>Unit Price</w:t>
            </w:r>
          </w:p>
        </w:tc>
        <w:tc>
          <w:tcPr>
            <w:tcW w:w="1237" w:type="dxa"/>
            <w:tcBorders>
              <w:bottom w:val="single" w:sz="4" w:space="0" w:color="auto"/>
            </w:tcBorders>
          </w:tcPr>
          <w:p w14:paraId="1FDDA617" w14:textId="589740CC" w:rsidR="00C41CAF" w:rsidRPr="00C41CAF" w:rsidRDefault="00C41CAF" w:rsidP="00C41CAF">
            <w:pPr>
              <w:widowControl w:val="0"/>
              <w:autoSpaceDE w:val="0"/>
              <w:autoSpaceDN w:val="0"/>
              <w:adjustRightInd w:val="0"/>
              <w:jc w:val="center"/>
              <w:rPr>
                <w:b/>
                <w:bCs/>
                <w:szCs w:val="20"/>
              </w:rPr>
            </w:pPr>
            <w:r w:rsidRPr="00C41CAF">
              <w:rPr>
                <w:b/>
                <w:bCs/>
                <w:szCs w:val="20"/>
              </w:rPr>
              <w:t>Amount</w:t>
            </w:r>
          </w:p>
        </w:tc>
      </w:tr>
      <w:tr w:rsidR="00C41CAF" w:rsidRPr="00C41CAF" w14:paraId="64DB8FBF" w14:textId="77777777" w:rsidTr="00C41CAF">
        <w:tc>
          <w:tcPr>
            <w:tcW w:w="625" w:type="dxa"/>
            <w:tcBorders>
              <w:top w:val="single" w:sz="4" w:space="0" w:color="auto"/>
              <w:bottom w:val="single" w:sz="4" w:space="0" w:color="auto"/>
            </w:tcBorders>
          </w:tcPr>
          <w:p w14:paraId="5CC66E61" w14:textId="20A05EDF" w:rsidR="00C41CAF" w:rsidRPr="00C41CAF" w:rsidRDefault="00C41CAF" w:rsidP="00C41CAF">
            <w:pPr>
              <w:widowControl w:val="0"/>
              <w:autoSpaceDE w:val="0"/>
              <w:autoSpaceDN w:val="0"/>
              <w:adjustRightInd w:val="0"/>
              <w:rPr>
                <w:szCs w:val="20"/>
              </w:rPr>
            </w:pPr>
            <w:r w:rsidRPr="00C41CAF">
              <w:rPr>
                <w:szCs w:val="20"/>
              </w:rPr>
              <w:t>0001</w:t>
            </w:r>
          </w:p>
        </w:tc>
        <w:tc>
          <w:tcPr>
            <w:tcW w:w="4524" w:type="dxa"/>
            <w:tcBorders>
              <w:top w:val="single" w:sz="4" w:space="0" w:color="auto"/>
              <w:left w:val="nil"/>
              <w:bottom w:val="single" w:sz="4" w:space="0" w:color="auto"/>
              <w:right w:val="nil"/>
            </w:tcBorders>
          </w:tcPr>
          <w:p w14:paraId="56B6F8A1" w14:textId="77777777" w:rsidR="00C41CAF" w:rsidRDefault="00C41CAF" w:rsidP="00C41CAF">
            <w:pPr>
              <w:keepNext/>
            </w:pPr>
            <w:r>
              <w:t>ANALYZER, LAB, HEMATOLOGY, BLOOD GROUP</w:t>
            </w:r>
          </w:p>
          <w:p w14:paraId="446D12B4" w14:textId="77777777" w:rsidR="00C41CAF" w:rsidRDefault="00C41CAF" w:rsidP="00C41CAF">
            <w:pPr>
              <w:keepNext/>
            </w:pPr>
            <w:r>
              <w:t>FFP</w:t>
            </w:r>
          </w:p>
          <w:p w14:paraId="2773518B" w14:textId="77777777" w:rsidR="00C41CAF" w:rsidRDefault="00C41CAF" w:rsidP="00C41CAF">
            <w:pPr>
              <w:keepNext/>
            </w:pPr>
            <w:r>
              <w:t xml:space="preserve">Two (2) </w:t>
            </w:r>
            <w:r w:rsidRPr="00846A3C">
              <w:t xml:space="preserve">Immunohematology Blood-Grouping Analyzer Cost Per Test Contract </w:t>
            </w:r>
            <w:r>
              <w:t xml:space="preserve">GEL Analyzers, to perform the same tests to provide redundancy forming a blood grouping analyzer system. Laboratory, hematology, blood grouping, automated.  TO INCLUDE REGEANTS, QUALITY CONTROL, TRAINING, MAINTENANCE, AND CONSUMABLES IAW ATTACHED STATEMENT OF WORK (SOW), to be BILLED MONTHLY IN ARREARS for Naval Medical Center </w:t>
            </w:r>
            <w:r w:rsidRPr="007B25E7">
              <w:t>Portsmouth</w:t>
            </w:r>
            <w:r>
              <w:t xml:space="preserve"> (NMCP). Capable to perform following tests IAW SOW; </w:t>
            </w:r>
            <w:r w:rsidRPr="007B25E7">
              <w:t>ABO/Rh Typing</w:t>
            </w:r>
            <w:r>
              <w:t xml:space="preserve"> (Estimated Quantity = 26,400), </w:t>
            </w:r>
            <w:r w:rsidRPr="007B25E7">
              <w:t>Antibody Identification</w:t>
            </w:r>
            <w:r>
              <w:t xml:space="preserve"> (Est. Qty. = 2,400), </w:t>
            </w:r>
            <w:r w:rsidRPr="007B25E7">
              <w:t>Antibody Screening</w:t>
            </w:r>
            <w:r>
              <w:t xml:space="preserve"> </w:t>
            </w:r>
            <w:r w:rsidRPr="007B25E7">
              <w:t xml:space="preserve">(Est. Qty. = </w:t>
            </w:r>
            <w:r>
              <w:t xml:space="preserve">8,400), Antibody Titers </w:t>
            </w:r>
            <w:r w:rsidRPr="007B25E7">
              <w:t xml:space="preserve">(Est. Qty. = </w:t>
            </w:r>
            <w:r>
              <w:t>1,200</w:t>
            </w:r>
            <w:r w:rsidRPr="007B25E7">
              <w:t>),</w:t>
            </w:r>
            <w:r>
              <w:t xml:space="preserve"> Antigen Typing </w:t>
            </w:r>
            <w:r w:rsidRPr="007B25E7">
              <w:t xml:space="preserve">(Est. Qty. = </w:t>
            </w:r>
            <w:r>
              <w:t>1,200</w:t>
            </w:r>
            <w:r w:rsidRPr="007B25E7">
              <w:t>),</w:t>
            </w:r>
            <w:r>
              <w:t xml:space="preserve"> </w:t>
            </w:r>
            <w:r w:rsidRPr="007B25E7">
              <w:t xml:space="preserve"> Direct Antiglobulin Test</w:t>
            </w:r>
            <w:r>
              <w:t xml:space="preserve"> </w:t>
            </w:r>
            <w:r w:rsidRPr="007B25E7">
              <w:t xml:space="preserve">(Est. Qty. = </w:t>
            </w:r>
            <w:r>
              <w:t>4,800</w:t>
            </w:r>
            <w:r w:rsidRPr="007B25E7">
              <w:t>),</w:t>
            </w:r>
            <w:r>
              <w:t xml:space="preserve"> </w:t>
            </w:r>
            <w:r w:rsidRPr="007B25E7">
              <w:t xml:space="preserve">Crossmatch (Est. Qty. = </w:t>
            </w:r>
            <w:r>
              <w:t>3,6</w:t>
            </w:r>
            <w:r w:rsidRPr="007B25E7">
              <w:t>00),</w:t>
            </w:r>
            <w:r>
              <w:t xml:space="preserve"> </w:t>
            </w:r>
            <w:r w:rsidRPr="007B25E7">
              <w:t xml:space="preserve">Fetal Maternal Hemorrhage Screen (Est. Qty. = </w:t>
            </w:r>
            <w:r>
              <w:t>1,2</w:t>
            </w:r>
            <w:r w:rsidRPr="007B25E7">
              <w:t>00),</w:t>
            </w:r>
            <w:r>
              <w:t xml:space="preserve"> </w:t>
            </w:r>
            <w:r w:rsidRPr="00E43AAF">
              <w:t xml:space="preserve">Rh Immunoglobulin Workup </w:t>
            </w:r>
            <w:r w:rsidRPr="007B25E7">
              <w:t xml:space="preserve">(Est. Qty. = </w:t>
            </w:r>
            <w:r>
              <w:t>1,2</w:t>
            </w:r>
            <w:r w:rsidRPr="007B25E7">
              <w:t>00</w:t>
            </w:r>
            <w:r>
              <w:t>). The requirements in DFARS 252.211-7003, Item Identification and Valuation, are applicable for this line item. The contractor shall provide DoD unique identification, or a DoD recognized unique identification equivalent</w:t>
            </w:r>
          </w:p>
          <w:p w14:paraId="0E0C0649" w14:textId="77777777" w:rsidR="00C41CAF" w:rsidRDefault="00C41CAF" w:rsidP="00C41CAF">
            <w:pPr>
              <w:keepNext/>
            </w:pPr>
            <w:r>
              <w:t>FOB: Destination</w:t>
            </w:r>
          </w:p>
          <w:p w14:paraId="7E59C840" w14:textId="77777777" w:rsidR="00C41CAF" w:rsidRDefault="00C41CAF" w:rsidP="00C41CAF">
            <w:pPr>
              <w:keepNext/>
            </w:pPr>
            <w:r>
              <w:t xml:space="preserve">MFR PARTNER: </w:t>
            </w:r>
            <w:r w:rsidRPr="00E43AAF">
              <w:t>&lt;To Be Entered Upon Award&gt;</w:t>
            </w:r>
          </w:p>
          <w:p w14:paraId="5564461F" w14:textId="77777777" w:rsidR="00C41CAF" w:rsidRDefault="00C41CAF" w:rsidP="00C41CAF">
            <w:pPr>
              <w:keepNext/>
            </w:pPr>
            <w:r>
              <w:t>ADDITIONAL MARKINGS: ATTN: &lt;To Be Entered Upon Award&gt;</w:t>
            </w:r>
          </w:p>
          <w:p w14:paraId="02E2EB4E" w14:textId="77777777" w:rsidR="00C41CAF" w:rsidRDefault="00C41CAF" w:rsidP="00C41CAF">
            <w:pPr>
              <w:keepNext/>
            </w:pPr>
            <w:r>
              <w:t>PSC CD: 6515</w:t>
            </w:r>
          </w:p>
          <w:p w14:paraId="5669D338" w14:textId="77777777" w:rsidR="00C41CAF" w:rsidRDefault="00C41CAF" w:rsidP="00C41CAF">
            <w:pPr>
              <w:keepNext/>
            </w:pPr>
            <w:r>
              <w:t>FFP</w:t>
            </w:r>
          </w:p>
          <w:p w14:paraId="34D8FAEA" w14:textId="77777777" w:rsidR="00C41CAF" w:rsidRDefault="00C41CAF" w:rsidP="00C41CAF">
            <w:pPr>
              <w:keepNext/>
            </w:pPr>
            <w:r>
              <w:t>In accordance with the Scope of Work (SOW).</w:t>
            </w:r>
          </w:p>
          <w:p w14:paraId="031EBF40" w14:textId="77777777" w:rsidR="00C41CAF" w:rsidRDefault="00C41CAF" w:rsidP="00C41CAF">
            <w:pPr>
              <w:keepNext/>
            </w:pPr>
            <w:r>
              <w:t>FOB: Destination</w:t>
            </w:r>
          </w:p>
          <w:p w14:paraId="438568BD" w14:textId="77777777" w:rsidR="00C41CAF" w:rsidRPr="00C41CAF" w:rsidRDefault="00C41CAF" w:rsidP="00C41CAF">
            <w:pPr>
              <w:widowControl w:val="0"/>
              <w:autoSpaceDE w:val="0"/>
              <w:autoSpaceDN w:val="0"/>
              <w:adjustRightInd w:val="0"/>
              <w:rPr>
                <w:szCs w:val="20"/>
              </w:rPr>
            </w:pPr>
          </w:p>
        </w:tc>
        <w:tc>
          <w:tcPr>
            <w:tcW w:w="983" w:type="dxa"/>
            <w:tcBorders>
              <w:top w:val="single" w:sz="4" w:space="0" w:color="auto"/>
              <w:bottom w:val="single" w:sz="4" w:space="0" w:color="auto"/>
            </w:tcBorders>
          </w:tcPr>
          <w:p w14:paraId="700FEAE8" w14:textId="6497587B" w:rsidR="00C41CAF" w:rsidRPr="00C41CAF" w:rsidRDefault="00C41CAF" w:rsidP="00C41CAF">
            <w:pPr>
              <w:widowControl w:val="0"/>
              <w:autoSpaceDE w:val="0"/>
              <w:autoSpaceDN w:val="0"/>
              <w:adjustRightInd w:val="0"/>
              <w:jc w:val="center"/>
              <w:rPr>
                <w:szCs w:val="20"/>
              </w:rPr>
            </w:pPr>
            <w:r>
              <w:rPr>
                <w:szCs w:val="20"/>
              </w:rPr>
              <w:t>12</w:t>
            </w:r>
          </w:p>
        </w:tc>
        <w:tc>
          <w:tcPr>
            <w:tcW w:w="839" w:type="dxa"/>
            <w:tcBorders>
              <w:top w:val="single" w:sz="4" w:space="0" w:color="auto"/>
              <w:bottom w:val="single" w:sz="4" w:space="0" w:color="auto"/>
            </w:tcBorders>
          </w:tcPr>
          <w:p w14:paraId="2DB3B4BA" w14:textId="37955DC9" w:rsidR="00C41CAF" w:rsidRPr="00C41CAF" w:rsidRDefault="00C41CAF" w:rsidP="00C41CAF">
            <w:pPr>
              <w:widowControl w:val="0"/>
              <w:autoSpaceDE w:val="0"/>
              <w:autoSpaceDN w:val="0"/>
              <w:adjustRightInd w:val="0"/>
              <w:jc w:val="center"/>
              <w:rPr>
                <w:szCs w:val="20"/>
              </w:rPr>
            </w:pPr>
            <w:r>
              <w:rPr>
                <w:szCs w:val="20"/>
              </w:rPr>
              <w:t>Months</w:t>
            </w:r>
          </w:p>
        </w:tc>
        <w:tc>
          <w:tcPr>
            <w:tcW w:w="1142" w:type="dxa"/>
            <w:tcBorders>
              <w:top w:val="single" w:sz="4" w:space="0" w:color="auto"/>
              <w:bottom w:val="single" w:sz="4" w:space="0" w:color="auto"/>
            </w:tcBorders>
          </w:tcPr>
          <w:p w14:paraId="62291384" w14:textId="783BB38B" w:rsidR="00C41CAF" w:rsidRPr="00C41CAF" w:rsidRDefault="00C41CAF" w:rsidP="00C41CAF">
            <w:pPr>
              <w:widowControl w:val="0"/>
              <w:autoSpaceDE w:val="0"/>
              <w:autoSpaceDN w:val="0"/>
              <w:adjustRightInd w:val="0"/>
              <w:rPr>
                <w:szCs w:val="20"/>
              </w:rPr>
            </w:pPr>
            <w:r>
              <w:rPr>
                <w:szCs w:val="20"/>
              </w:rPr>
              <w:t>$</w:t>
            </w:r>
          </w:p>
        </w:tc>
        <w:tc>
          <w:tcPr>
            <w:tcW w:w="1237" w:type="dxa"/>
            <w:tcBorders>
              <w:top w:val="single" w:sz="4" w:space="0" w:color="auto"/>
              <w:bottom w:val="single" w:sz="4" w:space="0" w:color="auto"/>
            </w:tcBorders>
          </w:tcPr>
          <w:p w14:paraId="5CDEA7E3" w14:textId="2D9462C0" w:rsidR="00C41CAF" w:rsidRPr="00C41CAF" w:rsidRDefault="00C41CAF" w:rsidP="00C41CAF">
            <w:pPr>
              <w:widowControl w:val="0"/>
              <w:autoSpaceDE w:val="0"/>
              <w:autoSpaceDN w:val="0"/>
              <w:adjustRightInd w:val="0"/>
              <w:rPr>
                <w:szCs w:val="20"/>
              </w:rPr>
            </w:pPr>
            <w:r>
              <w:rPr>
                <w:szCs w:val="20"/>
              </w:rPr>
              <w:t>$</w:t>
            </w:r>
          </w:p>
        </w:tc>
      </w:tr>
    </w:tbl>
    <w:p w14:paraId="685237AC" w14:textId="77777777" w:rsidR="00C41CAF" w:rsidRDefault="00C41CAF" w:rsidP="008077F1">
      <w:pPr>
        <w:widowControl w:val="0"/>
        <w:autoSpaceDE w:val="0"/>
        <w:autoSpaceDN w:val="0"/>
        <w:adjustRightInd w:val="0"/>
        <w:spacing w:after="0" w:line="240" w:lineRule="auto"/>
        <w:rPr>
          <w:sz w:val="24"/>
          <w:szCs w:val="24"/>
        </w:rPr>
      </w:pPr>
    </w:p>
    <w:p w14:paraId="123E85D4" w14:textId="77777777" w:rsidR="00C41CAF" w:rsidRDefault="00C41CAF" w:rsidP="008077F1">
      <w:pPr>
        <w:widowControl w:val="0"/>
        <w:autoSpaceDE w:val="0"/>
        <w:autoSpaceDN w:val="0"/>
        <w:adjustRightInd w:val="0"/>
        <w:spacing w:after="0" w:line="240" w:lineRule="auto"/>
        <w:rPr>
          <w:sz w:val="24"/>
          <w:szCs w:val="24"/>
        </w:rPr>
      </w:pPr>
    </w:p>
    <w:p w14:paraId="49CC1F0A" w14:textId="77777777" w:rsidR="00C41CAF" w:rsidRDefault="00C41CAF" w:rsidP="008077F1">
      <w:pPr>
        <w:widowControl w:val="0"/>
        <w:autoSpaceDE w:val="0"/>
        <w:autoSpaceDN w:val="0"/>
        <w:adjustRightInd w:val="0"/>
        <w:spacing w:after="0" w:line="240" w:lineRule="auto"/>
        <w:rPr>
          <w:sz w:val="24"/>
          <w:szCs w:val="24"/>
        </w:rPr>
      </w:pPr>
    </w:p>
    <w:p w14:paraId="5861A0B8" w14:textId="77777777" w:rsidR="00C41CAF" w:rsidRDefault="00C41CAF" w:rsidP="008077F1">
      <w:pPr>
        <w:widowControl w:val="0"/>
        <w:autoSpaceDE w:val="0"/>
        <w:autoSpaceDN w:val="0"/>
        <w:adjustRightInd w:val="0"/>
        <w:spacing w:after="0" w:line="240" w:lineRule="auto"/>
        <w:rPr>
          <w:sz w:val="24"/>
          <w:szCs w:val="24"/>
        </w:rPr>
      </w:pPr>
    </w:p>
    <w:p w14:paraId="5273B26C" w14:textId="77777777" w:rsidR="00C41CAF" w:rsidRDefault="00C41CAF" w:rsidP="008077F1">
      <w:pPr>
        <w:widowControl w:val="0"/>
        <w:autoSpaceDE w:val="0"/>
        <w:autoSpaceDN w:val="0"/>
        <w:adjustRightInd w:val="0"/>
        <w:spacing w:after="0" w:line="240" w:lineRule="auto"/>
        <w:rPr>
          <w:sz w:val="24"/>
          <w:szCs w:val="24"/>
        </w:rPr>
      </w:pPr>
    </w:p>
    <w:p w14:paraId="3D2F23AA" w14:textId="77777777" w:rsidR="00C41CAF" w:rsidRDefault="00C41CAF" w:rsidP="008077F1">
      <w:pPr>
        <w:widowControl w:val="0"/>
        <w:autoSpaceDE w:val="0"/>
        <w:autoSpaceDN w:val="0"/>
        <w:adjustRightInd w:val="0"/>
        <w:spacing w:after="0" w:line="240" w:lineRule="auto"/>
        <w:rPr>
          <w:sz w:val="24"/>
          <w:szCs w:val="24"/>
        </w:rPr>
      </w:pPr>
    </w:p>
    <w:p w14:paraId="1B63CAF5" w14:textId="77777777" w:rsidR="00C41CAF" w:rsidRDefault="00C41CAF" w:rsidP="008077F1">
      <w:pPr>
        <w:widowControl w:val="0"/>
        <w:autoSpaceDE w:val="0"/>
        <w:autoSpaceDN w:val="0"/>
        <w:adjustRightInd w:val="0"/>
        <w:spacing w:after="0" w:line="240" w:lineRule="auto"/>
        <w:rPr>
          <w:sz w:val="24"/>
          <w:szCs w:val="24"/>
        </w:rPr>
      </w:pPr>
    </w:p>
    <w:p w14:paraId="22F699BA" w14:textId="77777777" w:rsidR="00C41CAF" w:rsidRDefault="00C41CAF" w:rsidP="008077F1">
      <w:pPr>
        <w:widowControl w:val="0"/>
        <w:autoSpaceDE w:val="0"/>
        <w:autoSpaceDN w:val="0"/>
        <w:adjustRightInd w:val="0"/>
        <w:spacing w:after="0" w:line="240" w:lineRule="auto"/>
        <w:rPr>
          <w:sz w:val="24"/>
          <w:szCs w:val="24"/>
        </w:rPr>
      </w:pPr>
    </w:p>
    <w:p w14:paraId="29F471BB" w14:textId="77777777" w:rsidR="00C41CAF" w:rsidRDefault="00C41CAF" w:rsidP="008077F1">
      <w:pPr>
        <w:widowControl w:val="0"/>
        <w:autoSpaceDE w:val="0"/>
        <w:autoSpaceDN w:val="0"/>
        <w:adjustRightInd w:val="0"/>
        <w:spacing w:after="0" w:line="240" w:lineRule="auto"/>
        <w:rPr>
          <w:sz w:val="24"/>
          <w:szCs w:val="24"/>
        </w:rPr>
      </w:pPr>
    </w:p>
    <w:p w14:paraId="5A59B62F" w14:textId="77777777" w:rsidR="00C41CAF" w:rsidRDefault="00C41CAF" w:rsidP="008077F1">
      <w:pPr>
        <w:widowControl w:val="0"/>
        <w:autoSpaceDE w:val="0"/>
        <w:autoSpaceDN w:val="0"/>
        <w:adjustRightInd w:val="0"/>
        <w:spacing w:after="0" w:line="240" w:lineRule="auto"/>
        <w:rPr>
          <w:sz w:val="24"/>
          <w:szCs w:val="24"/>
        </w:rPr>
      </w:pPr>
    </w:p>
    <w:p w14:paraId="1CF5F623" w14:textId="77777777" w:rsidR="008077F1" w:rsidRPr="00A75F28" w:rsidRDefault="008077F1" w:rsidP="008077F1">
      <w:pPr>
        <w:spacing w:after="0" w:line="240" w:lineRule="auto"/>
        <w:ind w:left="90"/>
        <w:jc w:val="center"/>
        <w:rPr>
          <w:szCs w:val="20"/>
        </w:rPr>
      </w:pPr>
      <w:bookmarkStart w:id="6" w:name="PD000061"/>
      <w:bookmarkEnd w:id="6"/>
      <w:r w:rsidRPr="00725FCE">
        <w:rPr>
          <w:noProof/>
          <w:szCs w:val="20"/>
        </w:rPr>
        <w:lastRenderedPageBreak/>
        <w:drawing>
          <wp:inline distT="0" distB="0" distL="0" distR="0" wp14:anchorId="7594856C" wp14:editId="5DCF7FB0">
            <wp:extent cx="2657028" cy="1099654"/>
            <wp:effectExtent l="38100" t="38100" r="67310" b="81915"/>
            <wp:docPr id="1" name="Picture 1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 name="Picture 4"/>
                    <pic:cNvPicPr>
                      <a:picLocks noChangeAspect="1" noChangeArrowheads="1"/>
                    </pic:cNvPicPr>
                  </pic:nvPicPr>
                  <pic:blipFill>
                    <a:blip r:embed="rId9"/>
                    <a:stretch>
                      <a:fillRect/>
                    </a:stretch>
                  </pic:blipFill>
                  <pic:spPr bwMode="auto">
                    <a:xfrm>
                      <a:off x="0" y="0"/>
                      <a:ext cx="2656840" cy="1099185"/>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22F057AF" w14:textId="77777777" w:rsidR="008077F1" w:rsidRPr="00A75F28" w:rsidRDefault="008077F1" w:rsidP="008077F1">
      <w:pPr>
        <w:spacing w:before="4" w:after="0" w:line="240" w:lineRule="auto"/>
        <w:rPr>
          <w:szCs w:val="20"/>
        </w:rPr>
      </w:pPr>
    </w:p>
    <w:p w14:paraId="7960AC89" w14:textId="77777777" w:rsidR="008077F1" w:rsidRPr="00A75F28" w:rsidRDefault="008077F1" w:rsidP="008077F1">
      <w:pPr>
        <w:spacing w:before="27" w:after="0" w:line="240" w:lineRule="auto"/>
        <w:jc w:val="center"/>
        <w:rPr>
          <w:color w:val="000000" w:themeColor="text1"/>
          <w:spacing w:val="-6"/>
          <w:w w:val="105"/>
          <w:szCs w:val="20"/>
        </w:rPr>
      </w:pPr>
      <w:r w:rsidRPr="00A75F28">
        <w:rPr>
          <w:color w:val="000000" w:themeColor="text1"/>
          <w:w w:val="105"/>
          <w:szCs w:val="20"/>
        </w:rPr>
        <w:t>Department</w:t>
      </w:r>
      <w:r w:rsidRPr="00A75F28">
        <w:rPr>
          <w:color w:val="000000" w:themeColor="text1"/>
          <w:spacing w:val="-7"/>
          <w:w w:val="105"/>
          <w:szCs w:val="20"/>
        </w:rPr>
        <w:t xml:space="preserve"> </w:t>
      </w:r>
      <w:r w:rsidRPr="00A75F28">
        <w:rPr>
          <w:color w:val="000000" w:themeColor="text1"/>
          <w:spacing w:val="-1"/>
          <w:w w:val="105"/>
          <w:szCs w:val="20"/>
        </w:rPr>
        <w:t>of</w:t>
      </w:r>
      <w:r w:rsidRPr="00A75F28">
        <w:rPr>
          <w:color w:val="000000" w:themeColor="text1"/>
          <w:spacing w:val="-4"/>
          <w:w w:val="105"/>
          <w:szCs w:val="20"/>
        </w:rPr>
        <w:t xml:space="preserve"> </w:t>
      </w:r>
      <w:r w:rsidRPr="00A75F28">
        <w:rPr>
          <w:color w:val="000000" w:themeColor="text1"/>
          <w:w w:val="105"/>
          <w:szCs w:val="20"/>
        </w:rPr>
        <w:t xml:space="preserve">Defense </w:t>
      </w:r>
    </w:p>
    <w:p w14:paraId="6976BB08" w14:textId="77777777" w:rsidR="00D46C70" w:rsidRDefault="00D46C70" w:rsidP="008077F1">
      <w:pPr>
        <w:spacing w:before="27" w:after="0" w:line="240" w:lineRule="auto"/>
        <w:jc w:val="center"/>
        <w:rPr>
          <w:color w:val="000000" w:themeColor="text1"/>
          <w:w w:val="105"/>
          <w:szCs w:val="20"/>
        </w:rPr>
      </w:pPr>
    </w:p>
    <w:p w14:paraId="0CC80D6B" w14:textId="6355B111" w:rsidR="008077F1" w:rsidRPr="00A75F28" w:rsidRDefault="008077F1" w:rsidP="008077F1">
      <w:pPr>
        <w:spacing w:before="27" w:after="0" w:line="240" w:lineRule="auto"/>
        <w:jc w:val="center"/>
        <w:rPr>
          <w:color w:val="000000" w:themeColor="text1"/>
          <w:w w:val="105"/>
          <w:szCs w:val="20"/>
        </w:rPr>
      </w:pPr>
      <w:r w:rsidRPr="00A75F28">
        <w:rPr>
          <w:color w:val="000000" w:themeColor="text1"/>
          <w:w w:val="105"/>
          <w:szCs w:val="20"/>
        </w:rPr>
        <w:t>Defense Health Agency</w:t>
      </w:r>
    </w:p>
    <w:p w14:paraId="32E05626" w14:textId="77777777" w:rsidR="00D46C70" w:rsidRDefault="00D46C70" w:rsidP="008077F1">
      <w:pPr>
        <w:spacing w:before="27" w:after="0" w:line="240" w:lineRule="auto"/>
        <w:jc w:val="center"/>
        <w:rPr>
          <w:w w:val="105"/>
          <w:szCs w:val="20"/>
        </w:rPr>
      </w:pPr>
    </w:p>
    <w:p w14:paraId="71B768E8" w14:textId="29440E2B" w:rsidR="008077F1" w:rsidRPr="00A75F28" w:rsidRDefault="00E43AAF" w:rsidP="008077F1">
      <w:pPr>
        <w:spacing w:before="27" w:after="0" w:line="240" w:lineRule="auto"/>
        <w:jc w:val="center"/>
        <w:rPr>
          <w:w w:val="105"/>
          <w:szCs w:val="20"/>
        </w:rPr>
      </w:pPr>
      <w:r>
        <w:rPr>
          <w:w w:val="105"/>
          <w:szCs w:val="20"/>
        </w:rPr>
        <w:t>Scope of Work</w:t>
      </w:r>
    </w:p>
    <w:p w14:paraId="24407E79" w14:textId="77777777" w:rsidR="008077F1" w:rsidRPr="00A75F28" w:rsidRDefault="008077F1" w:rsidP="008077F1">
      <w:pPr>
        <w:spacing w:before="27" w:after="0" w:line="240" w:lineRule="auto"/>
        <w:jc w:val="center"/>
        <w:rPr>
          <w:w w:val="105"/>
          <w:szCs w:val="20"/>
        </w:rPr>
      </w:pPr>
    </w:p>
    <w:p w14:paraId="234F0CAE" w14:textId="258A8B65" w:rsidR="008077F1" w:rsidRDefault="00E43AAF" w:rsidP="008077F1">
      <w:pPr>
        <w:spacing w:before="27" w:after="0" w:line="240" w:lineRule="auto"/>
        <w:ind w:right="269"/>
        <w:jc w:val="center"/>
        <w:rPr>
          <w:w w:val="105"/>
          <w:szCs w:val="20"/>
        </w:rPr>
      </w:pPr>
      <w:r w:rsidRPr="00E43AAF">
        <w:rPr>
          <w:w w:val="105"/>
          <w:szCs w:val="20"/>
        </w:rPr>
        <w:t>Immunohematology Blood-Grouping Analyzer Cost Per Test Contract</w:t>
      </w:r>
    </w:p>
    <w:p w14:paraId="12566AE0" w14:textId="77777777" w:rsidR="00E43AAF" w:rsidRPr="00A75F28" w:rsidRDefault="00E43AAF" w:rsidP="008077F1">
      <w:pPr>
        <w:spacing w:before="27" w:after="0" w:line="240" w:lineRule="auto"/>
        <w:ind w:right="269"/>
        <w:jc w:val="center"/>
        <w:rPr>
          <w:szCs w:val="20"/>
        </w:rPr>
      </w:pPr>
    </w:p>
    <w:p w14:paraId="2AA6441B" w14:textId="77777777" w:rsidR="008077F1" w:rsidRDefault="008077F1" w:rsidP="008077F1">
      <w:pPr>
        <w:spacing w:before="27" w:after="0" w:line="240" w:lineRule="auto"/>
        <w:ind w:right="269"/>
        <w:jc w:val="center"/>
        <w:rPr>
          <w:w w:val="105"/>
          <w:szCs w:val="20"/>
        </w:rPr>
      </w:pPr>
      <w:r w:rsidRPr="00A75F28">
        <w:rPr>
          <w:w w:val="105"/>
          <w:szCs w:val="20"/>
        </w:rPr>
        <w:t>Naval Medical Center Portsmouth, VA (NMCP)</w:t>
      </w:r>
    </w:p>
    <w:p w14:paraId="381E1A62" w14:textId="77777777" w:rsidR="00D46C70" w:rsidRPr="00A75F28" w:rsidRDefault="00D46C70" w:rsidP="008077F1">
      <w:pPr>
        <w:spacing w:before="27" w:after="0" w:line="240" w:lineRule="auto"/>
        <w:ind w:right="269"/>
        <w:jc w:val="center"/>
        <w:rPr>
          <w:spacing w:val="-2"/>
          <w:w w:val="105"/>
          <w:szCs w:val="20"/>
        </w:rPr>
      </w:pPr>
    </w:p>
    <w:p w14:paraId="69DE344B" w14:textId="4E5DB480" w:rsidR="008077F1" w:rsidRDefault="00E43AAF" w:rsidP="008077F1">
      <w:pPr>
        <w:spacing w:after="0" w:line="240" w:lineRule="auto"/>
        <w:jc w:val="center"/>
        <w:rPr>
          <w:spacing w:val="-2"/>
          <w:w w:val="105"/>
          <w:szCs w:val="20"/>
        </w:rPr>
      </w:pPr>
      <w:r w:rsidRPr="00E43AAF">
        <w:rPr>
          <w:spacing w:val="-2"/>
          <w:w w:val="105"/>
          <w:szCs w:val="20"/>
        </w:rPr>
        <w:t>Laboratory/Transfusion Services</w:t>
      </w:r>
      <w:r w:rsidRPr="00E43AAF">
        <w:t xml:space="preserve"> </w:t>
      </w:r>
      <w:r w:rsidRPr="00E43AAF">
        <w:rPr>
          <w:spacing w:val="-2"/>
          <w:w w:val="105"/>
          <w:szCs w:val="20"/>
        </w:rPr>
        <w:t>Department</w:t>
      </w:r>
    </w:p>
    <w:p w14:paraId="5C5A02CC" w14:textId="77777777" w:rsidR="00E43AAF" w:rsidRPr="00A75F28" w:rsidRDefault="00E43AAF" w:rsidP="008077F1">
      <w:pPr>
        <w:spacing w:after="0" w:line="240" w:lineRule="auto"/>
        <w:jc w:val="center"/>
        <w:rPr>
          <w:szCs w:val="20"/>
        </w:rPr>
      </w:pPr>
    </w:p>
    <w:p w14:paraId="0C89237A" w14:textId="4A384A0D" w:rsidR="008077F1" w:rsidRPr="00A75F28" w:rsidRDefault="008077F1" w:rsidP="008077F1">
      <w:pPr>
        <w:spacing w:before="6" w:after="0" w:line="240" w:lineRule="auto"/>
        <w:jc w:val="center"/>
        <w:rPr>
          <w:b/>
          <w:szCs w:val="20"/>
        </w:rPr>
      </w:pPr>
      <w:r w:rsidRPr="00A75F28">
        <w:rPr>
          <w:b/>
          <w:szCs w:val="20"/>
        </w:rPr>
        <w:t xml:space="preserve">Solicitation Number: </w:t>
      </w:r>
      <w:r w:rsidR="00D46C70" w:rsidRPr="00D46C70">
        <w:rPr>
          <w:b/>
          <w:szCs w:val="20"/>
        </w:rPr>
        <w:t>RFQ1787669</w:t>
      </w:r>
    </w:p>
    <w:p w14:paraId="37F4112F" w14:textId="77777777" w:rsidR="00D46C70" w:rsidRDefault="00D46C70" w:rsidP="008077F1">
      <w:pPr>
        <w:spacing w:before="6" w:after="0" w:line="240" w:lineRule="auto"/>
        <w:jc w:val="center"/>
        <w:rPr>
          <w:b/>
          <w:szCs w:val="20"/>
        </w:rPr>
      </w:pPr>
    </w:p>
    <w:p w14:paraId="0422A6F6" w14:textId="0B11764D" w:rsidR="008077F1" w:rsidRDefault="008077F1" w:rsidP="008077F1">
      <w:pPr>
        <w:spacing w:before="6" w:after="0" w:line="240" w:lineRule="auto"/>
        <w:jc w:val="center"/>
        <w:rPr>
          <w:b/>
          <w:szCs w:val="20"/>
        </w:rPr>
      </w:pPr>
      <w:r w:rsidRPr="00A75F28">
        <w:rPr>
          <w:b/>
          <w:szCs w:val="20"/>
        </w:rPr>
        <w:t>Version: 1</w:t>
      </w:r>
    </w:p>
    <w:p w14:paraId="48B962D6" w14:textId="77777777" w:rsidR="00D46C70" w:rsidRPr="00A75F28" w:rsidRDefault="00D46C70" w:rsidP="008077F1">
      <w:pPr>
        <w:spacing w:before="6" w:after="0" w:line="240" w:lineRule="auto"/>
        <w:jc w:val="center"/>
        <w:rPr>
          <w:b/>
          <w:szCs w:val="20"/>
        </w:rPr>
      </w:pPr>
    </w:p>
    <w:p w14:paraId="406BE237" w14:textId="0D55D5A5" w:rsidR="008077F1" w:rsidRPr="00A75F28" w:rsidRDefault="008077F1" w:rsidP="008077F1">
      <w:pPr>
        <w:tabs>
          <w:tab w:val="left" w:pos="2416"/>
        </w:tabs>
        <w:spacing w:after="0" w:line="240" w:lineRule="auto"/>
        <w:jc w:val="center"/>
        <w:rPr>
          <w:b/>
          <w:szCs w:val="20"/>
        </w:rPr>
      </w:pPr>
      <w:r w:rsidRPr="00A75F28">
        <w:rPr>
          <w:b/>
          <w:color w:val="000000" w:themeColor="text1"/>
          <w:spacing w:val="-1"/>
          <w:szCs w:val="20"/>
        </w:rPr>
        <w:t xml:space="preserve">Date: </w:t>
      </w:r>
      <w:r w:rsidR="00D46C70">
        <w:rPr>
          <w:b/>
          <w:color w:val="000000" w:themeColor="text1"/>
          <w:spacing w:val="-1"/>
          <w:szCs w:val="20"/>
        </w:rPr>
        <w:t>24</w:t>
      </w:r>
      <w:r>
        <w:rPr>
          <w:b/>
          <w:color w:val="000000" w:themeColor="text1"/>
          <w:spacing w:val="-1"/>
          <w:szCs w:val="20"/>
        </w:rPr>
        <w:t xml:space="preserve"> </w:t>
      </w:r>
      <w:r w:rsidR="00D46C70">
        <w:rPr>
          <w:b/>
          <w:color w:val="000000" w:themeColor="text1"/>
          <w:spacing w:val="-1"/>
          <w:szCs w:val="20"/>
        </w:rPr>
        <w:t>Novem</w:t>
      </w:r>
      <w:r>
        <w:rPr>
          <w:b/>
          <w:color w:val="000000" w:themeColor="text1"/>
          <w:spacing w:val="-1"/>
          <w:szCs w:val="20"/>
        </w:rPr>
        <w:t>ber 202</w:t>
      </w:r>
      <w:r w:rsidR="00D46C70">
        <w:rPr>
          <w:b/>
          <w:color w:val="000000" w:themeColor="text1"/>
          <w:spacing w:val="-1"/>
          <w:szCs w:val="20"/>
        </w:rPr>
        <w:t>5</w:t>
      </w:r>
    </w:p>
    <w:p w14:paraId="05D23053" w14:textId="77777777" w:rsidR="008077F1" w:rsidRPr="00A75F28" w:rsidRDefault="008077F1" w:rsidP="008077F1">
      <w:pPr>
        <w:spacing w:after="0" w:line="240" w:lineRule="auto"/>
        <w:jc w:val="center"/>
        <w:rPr>
          <w:b/>
          <w:bCs/>
          <w:szCs w:val="20"/>
        </w:rPr>
      </w:pPr>
    </w:p>
    <w:p w14:paraId="6B94998C" w14:textId="77777777" w:rsidR="008077F1" w:rsidRPr="00A75F28" w:rsidRDefault="008077F1" w:rsidP="008077F1">
      <w:pPr>
        <w:spacing w:after="0" w:line="240" w:lineRule="auto"/>
        <w:jc w:val="center"/>
        <w:rPr>
          <w:b/>
          <w:bCs/>
          <w:i/>
          <w:szCs w:val="20"/>
        </w:rPr>
      </w:pPr>
    </w:p>
    <w:p w14:paraId="3ED36EF2" w14:textId="77777777" w:rsidR="008077F1" w:rsidRPr="00A75F28" w:rsidRDefault="008077F1" w:rsidP="008077F1">
      <w:pPr>
        <w:pBdr>
          <w:top w:val="double" w:sz="12" w:space="0" w:color="auto"/>
          <w:left w:val="double" w:sz="12" w:space="4" w:color="auto"/>
          <w:bottom w:val="double" w:sz="12" w:space="1" w:color="auto"/>
          <w:right w:val="double" w:sz="12" w:space="4" w:color="auto"/>
        </w:pBdr>
        <w:spacing w:after="0" w:line="240" w:lineRule="auto"/>
        <w:rPr>
          <w:b/>
          <w:color w:val="FF0000"/>
          <w:szCs w:val="20"/>
        </w:rPr>
      </w:pPr>
      <w:r w:rsidRPr="00A75F28">
        <w:rPr>
          <w:b/>
          <w:szCs w:val="20"/>
        </w:rPr>
        <w:br w:type="page"/>
      </w:r>
    </w:p>
    <w:p w14:paraId="47874DDF" w14:textId="77777777" w:rsidR="00D46C70" w:rsidRPr="00D46C70" w:rsidRDefault="00D46C70" w:rsidP="00D46C70">
      <w:pPr>
        <w:numPr>
          <w:ilvl w:val="0"/>
          <w:numId w:val="2"/>
        </w:numPr>
        <w:spacing w:after="0" w:line="240" w:lineRule="auto"/>
        <w:rPr>
          <w:b/>
          <w:bCs/>
          <w:szCs w:val="20"/>
        </w:rPr>
      </w:pPr>
      <w:r w:rsidRPr="00D46C70">
        <w:rPr>
          <w:b/>
          <w:bCs/>
          <w:szCs w:val="20"/>
        </w:rPr>
        <w:lastRenderedPageBreak/>
        <w:t xml:space="preserve">Background/Acquisition History of the item(s) required. </w:t>
      </w:r>
      <w:r w:rsidRPr="00D46C70">
        <w:rPr>
          <w:b/>
          <w:bCs/>
          <w:i/>
          <w:iCs/>
          <w:color w:val="00B0F0"/>
          <w:szCs w:val="20"/>
        </w:rPr>
        <w:t xml:space="preserve"> </w:t>
      </w:r>
    </w:p>
    <w:p w14:paraId="2CC347D1" w14:textId="77777777" w:rsidR="00D46C70" w:rsidRPr="00D46C70" w:rsidRDefault="00D46C70" w:rsidP="00D46C70">
      <w:pPr>
        <w:spacing w:after="0" w:line="240" w:lineRule="auto"/>
        <w:ind w:left="360"/>
        <w:rPr>
          <w:b/>
          <w:bCs/>
          <w:szCs w:val="20"/>
        </w:rPr>
      </w:pPr>
    </w:p>
    <w:p w14:paraId="5AA6F4AA" w14:textId="77777777" w:rsidR="00D46C70" w:rsidRPr="00D46C70" w:rsidRDefault="00D46C70" w:rsidP="008071D2">
      <w:pPr>
        <w:numPr>
          <w:ilvl w:val="1"/>
          <w:numId w:val="2"/>
        </w:numPr>
        <w:tabs>
          <w:tab w:val="left" w:pos="0"/>
          <w:tab w:val="left" w:pos="360"/>
        </w:tabs>
        <w:spacing w:after="0" w:line="240" w:lineRule="auto"/>
        <w:ind w:left="0" w:firstLine="0"/>
        <w:rPr>
          <w:szCs w:val="20"/>
        </w:rPr>
      </w:pPr>
      <w:r w:rsidRPr="00D46C70">
        <w:rPr>
          <w:szCs w:val="20"/>
        </w:rPr>
        <w:t>The Naval Medical Center Portsmouth (NMCP) requires two automated immunohematology analyzers, along with associated reagents, quality control materials, maintenance services, and consumables, to support the Transfusion Services Division of the Laboratory Department. This division is integral to both routine and emergent patient care across Hampton Roads and its supported commands. Transfusion Services is responsible for the testing, preparation, and distribution of blood products for surgical, trauma, and hematologic patients. It ensures safe and timely transfusion support through immunohematology testing, compatibility verification, and inventory management of blood components. The division also supports massive transfusions and contingency operations by maintaining validated procedures and reliable instrumentation.</w:t>
      </w:r>
    </w:p>
    <w:p w14:paraId="5205127F" w14:textId="77777777" w:rsidR="00D46C70" w:rsidRPr="00D46C70" w:rsidRDefault="00D46C70" w:rsidP="008071D2">
      <w:pPr>
        <w:spacing w:after="0" w:line="240" w:lineRule="auto"/>
        <w:ind w:left="360"/>
        <w:rPr>
          <w:szCs w:val="20"/>
        </w:rPr>
      </w:pPr>
    </w:p>
    <w:p w14:paraId="27A36BD4" w14:textId="77777777" w:rsidR="00D46C70" w:rsidRPr="00D46C70" w:rsidRDefault="00D46C70" w:rsidP="008071D2">
      <w:pPr>
        <w:numPr>
          <w:ilvl w:val="1"/>
          <w:numId w:val="2"/>
        </w:numPr>
        <w:tabs>
          <w:tab w:val="left" w:pos="0"/>
          <w:tab w:val="left" w:pos="360"/>
        </w:tabs>
        <w:spacing w:after="0" w:line="240" w:lineRule="auto"/>
        <w:ind w:left="0" w:firstLine="0"/>
        <w:rPr>
          <w:szCs w:val="20"/>
        </w:rPr>
      </w:pPr>
      <w:r w:rsidRPr="00D46C70">
        <w:rPr>
          <w:szCs w:val="20"/>
        </w:rPr>
        <w:t>The requested immunohematology analyzers perform critical testing functions, including ABO/Rh typing, antibody screening, and crossmatching. These systems are essential for ensuring transfusion safety, minimizing turnaround time, and maintaining compliance with regulatory standards established by the Food and Drug Administration (FDA), Association for The Advancement of Blood and Biotherapies (AABB), and College of American Pathologists (CAP). Their integrated software platforms enable automated workflows, data integrity, and traceability, which are key elements in both clinical care and operational readiness. The accompanying reagents, quality control materials, maintenance services, and consumables are necessary to sustain uninterrupted analyzer performance, ensure timely software updates, and provide rapid technical support. Without these provisions, Transfusion Services would face delays in blood product release, increased risk of transfusion-related errors, and diminished readiness for inpatient care and military medical contingencies.</w:t>
      </w:r>
    </w:p>
    <w:p w14:paraId="436C67C0" w14:textId="77777777" w:rsidR="00D46C70" w:rsidRPr="00D46C70" w:rsidRDefault="00D46C70" w:rsidP="00D46C70">
      <w:pPr>
        <w:tabs>
          <w:tab w:val="left" w:pos="360"/>
        </w:tabs>
        <w:spacing w:after="0" w:line="240" w:lineRule="auto"/>
        <w:rPr>
          <w:szCs w:val="20"/>
        </w:rPr>
      </w:pPr>
    </w:p>
    <w:p w14:paraId="30D51262" w14:textId="77777777" w:rsidR="00D46C70" w:rsidRPr="00D46C70" w:rsidRDefault="00D46C70" w:rsidP="00D46C70">
      <w:pPr>
        <w:numPr>
          <w:ilvl w:val="0"/>
          <w:numId w:val="3"/>
        </w:numPr>
        <w:spacing w:after="0" w:line="240" w:lineRule="auto"/>
        <w:rPr>
          <w:b/>
          <w:bCs/>
          <w:szCs w:val="20"/>
        </w:rPr>
      </w:pPr>
      <w:r w:rsidRPr="00D46C70">
        <w:rPr>
          <w:b/>
          <w:bCs/>
          <w:szCs w:val="20"/>
        </w:rPr>
        <w:t>Purpose.</w:t>
      </w:r>
    </w:p>
    <w:p w14:paraId="792F0713" w14:textId="77777777" w:rsidR="00D46C70" w:rsidRPr="00D46C70" w:rsidRDefault="00D46C70" w:rsidP="00D46C70">
      <w:pPr>
        <w:spacing w:after="0" w:line="240" w:lineRule="auto"/>
        <w:ind w:left="360"/>
        <w:rPr>
          <w:szCs w:val="20"/>
        </w:rPr>
      </w:pPr>
    </w:p>
    <w:p w14:paraId="1C2F5D10" w14:textId="77777777" w:rsidR="00D46C70" w:rsidRPr="00D46C70" w:rsidRDefault="00D46C70" w:rsidP="00D46C70">
      <w:pPr>
        <w:rPr>
          <w:szCs w:val="20"/>
        </w:rPr>
      </w:pPr>
      <w:r w:rsidRPr="00D46C70">
        <w:rPr>
          <w:szCs w:val="20"/>
        </w:rPr>
        <w:t>2.1  The proposed action is for a Cost Per Test (CPT) contract for two (2) analyzers – laboratory – immunohematology - blood grouping - automated, reagents, quality control, maintenance, and consumables for NMCP. These analyzers shall be the same model and perform the same tests to provide redundancy to form a blood grouping analyzer system. If a vendor solution requires more than one model analyzer to provide all required tests, vendors shall propose two of each model analyzer to meet the required redundancy.</w:t>
      </w:r>
    </w:p>
    <w:p w14:paraId="6011FDB6" w14:textId="77777777" w:rsidR="00D46C70" w:rsidRPr="00D46C70" w:rsidRDefault="00D46C70" w:rsidP="00D46C70">
      <w:pPr>
        <w:numPr>
          <w:ilvl w:val="0"/>
          <w:numId w:val="4"/>
        </w:numPr>
        <w:spacing w:after="0" w:line="240" w:lineRule="auto"/>
        <w:rPr>
          <w:b/>
          <w:bCs/>
          <w:szCs w:val="20"/>
        </w:rPr>
      </w:pPr>
      <w:r w:rsidRPr="00D46C70">
        <w:rPr>
          <w:b/>
          <w:bCs/>
          <w:szCs w:val="20"/>
        </w:rPr>
        <w:t>Delivery Period</w:t>
      </w:r>
    </w:p>
    <w:p w14:paraId="2D3F1339" w14:textId="77777777" w:rsidR="00D46C70" w:rsidRPr="00D46C70" w:rsidRDefault="00D46C70" w:rsidP="00D46C70">
      <w:pPr>
        <w:spacing w:after="0" w:line="240" w:lineRule="auto"/>
        <w:ind w:left="360"/>
        <w:rPr>
          <w:b/>
          <w:bCs/>
          <w:szCs w:val="20"/>
        </w:rPr>
      </w:pPr>
    </w:p>
    <w:p w14:paraId="67D13EF5" w14:textId="77777777" w:rsidR="00D46C70" w:rsidRPr="00D46C70" w:rsidRDefault="00D46C70" w:rsidP="00D46C70">
      <w:pPr>
        <w:rPr>
          <w:szCs w:val="20"/>
        </w:rPr>
      </w:pPr>
      <w:r w:rsidRPr="00D46C70">
        <w:rPr>
          <w:szCs w:val="20"/>
        </w:rPr>
        <w:t xml:space="preserve">3.1  Period of Performance / Delivery Period: 01 January 2026 through 31 December 2026. </w:t>
      </w:r>
    </w:p>
    <w:p w14:paraId="61692142" w14:textId="77777777" w:rsidR="00D46C70" w:rsidRPr="00D46C70" w:rsidRDefault="00D46C70" w:rsidP="00D46C70">
      <w:pPr>
        <w:rPr>
          <w:b/>
          <w:bCs/>
          <w:szCs w:val="20"/>
        </w:rPr>
      </w:pPr>
      <w:r w:rsidRPr="00D46C70">
        <w:rPr>
          <w:szCs w:val="20"/>
        </w:rPr>
        <w:t xml:space="preserve">3.2  Number of Option Periods: No options are required for this effort.  </w:t>
      </w:r>
    </w:p>
    <w:p w14:paraId="192DBC2B" w14:textId="77777777" w:rsidR="00D46C70" w:rsidRPr="00D46C70" w:rsidRDefault="00D46C70" w:rsidP="00D46C70">
      <w:pPr>
        <w:numPr>
          <w:ilvl w:val="0"/>
          <w:numId w:val="5"/>
        </w:numPr>
        <w:spacing w:after="0" w:line="240" w:lineRule="auto"/>
        <w:rPr>
          <w:szCs w:val="20"/>
        </w:rPr>
      </w:pPr>
      <w:r w:rsidRPr="00D46C70">
        <w:rPr>
          <w:b/>
          <w:bCs/>
          <w:szCs w:val="20"/>
        </w:rPr>
        <w:t>Name/Nomenclature of item and quantity required</w:t>
      </w:r>
      <w:r w:rsidRPr="00D46C70">
        <w:rPr>
          <w:szCs w:val="20"/>
        </w:rPr>
        <w:t xml:space="preserve">: </w:t>
      </w:r>
    </w:p>
    <w:p w14:paraId="0A987346" w14:textId="77777777" w:rsidR="00D46C70" w:rsidRPr="00D46C70" w:rsidRDefault="00D46C70" w:rsidP="00D46C70">
      <w:pPr>
        <w:spacing w:after="0" w:line="240" w:lineRule="auto"/>
        <w:ind w:left="360"/>
        <w:rPr>
          <w:szCs w:val="20"/>
        </w:rPr>
      </w:pPr>
    </w:p>
    <w:p w14:paraId="158AFA02" w14:textId="77777777" w:rsidR="00D46C70" w:rsidRPr="00D46C70" w:rsidRDefault="00D46C70" w:rsidP="00D46C70">
      <w:pPr>
        <w:numPr>
          <w:ilvl w:val="1"/>
          <w:numId w:val="5"/>
        </w:numPr>
        <w:spacing w:after="0" w:line="240" w:lineRule="auto"/>
        <w:ind w:left="360"/>
        <w:rPr>
          <w:szCs w:val="20"/>
        </w:rPr>
      </w:pPr>
      <w:r w:rsidRPr="00D46C70">
        <w:rPr>
          <w:szCs w:val="20"/>
        </w:rPr>
        <w:t>Two (2) Analyzers, Laboratory, Immunohematology, Blood Grouping, Automated</w:t>
      </w:r>
    </w:p>
    <w:p w14:paraId="0FA5CD56" w14:textId="77777777" w:rsidR="00D46C70" w:rsidRPr="00D46C70" w:rsidRDefault="00D46C70" w:rsidP="00D46C70">
      <w:pPr>
        <w:spacing w:after="0" w:line="240" w:lineRule="auto"/>
        <w:ind w:left="360"/>
        <w:rPr>
          <w:szCs w:val="20"/>
        </w:rPr>
      </w:pPr>
    </w:p>
    <w:p w14:paraId="66C30EF7" w14:textId="77777777" w:rsidR="00D46C70" w:rsidRPr="00D46C70" w:rsidRDefault="00D46C70" w:rsidP="00D46C70">
      <w:pPr>
        <w:numPr>
          <w:ilvl w:val="0"/>
          <w:numId w:val="10"/>
        </w:numPr>
        <w:spacing w:after="0" w:line="240" w:lineRule="auto"/>
        <w:rPr>
          <w:rFonts w:eastAsia="Times New Roman"/>
          <w:szCs w:val="20"/>
        </w:rPr>
      </w:pPr>
      <w:r w:rsidRPr="00D46C70">
        <w:rPr>
          <w:rFonts w:eastAsia="Times New Roman"/>
          <w:b/>
          <w:bCs/>
          <w:szCs w:val="20"/>
        </w:rPr>
        <w:t>Essential Characteristics:</w:t>
      </w:r>
    </w:p>
    <w:p w14:paraId="642218CF" w14:textId="77777777" w:rsidR="00D46C70" w:rsidRPr="00D46C70" w:rsidRDefault="00D46C70" w:rsidP="00D46C70">
      <w:pPr>
        <w:spacing w:after="0" w:line="240" w:lineRule="auto"/>
        <w:rPr>
          <w:rFonts w:eastAsia="Times New Roman"/>
          <w:b/>
          <w:bCs/>
          <w:szCs w:val="20"/>
        </w:rPr>
      </w:pPr>
    </w:p>
    <w:p w14:paraId="0B1E9971" w14:textId="77777777" w:rsidR="00D46C70" w:rsidRPr="00D46C70" w:rsidRDefault="00D46C70" w:rsidP="00D46C70">
      <w:pPr>
        <w:spacing w:after="0" w:line="240" w:lineRule="auto"/>
        <w:rPr>
          <w:rFonts w:eastAsia="Times New Roman"/>
          <w:szCs w:val="20"/>
        </w:rPr>
      </w:pPr>
      <w:r w:rsidRPr="00D46C70">
        <w:rPr>
          <w:rFonts w:eastAsia="Times New Roman"/>
          <w:szCs w:val="20"/>
        </w:rPr>
        <w:t>5.1 The vendor shall ensure the analyzers and cost-per-test meet the following essential characteristics.</w:t>
      </w:r>
    </w:p>
    <w:p w14:paraId="2FF1282B" w14:textId="77777777" w:rsidR="00D46C70" w:rsidRPr="00D46C70" w:rsidRDefault="00D46C70" w:rsidP="00D46C70">
      <w:pPr>
        <w:spacing w:after="0" w:line="240" w:lineRule="auto"/>
        <w:rPr>
          <w:rFonts w:eastAsia="Times New Roman"/>
          <w:b/>
          <w:bCs/>
          <w:szCs w:val="20"/>
        </w:rPr>
      </w:pPr>
    </w:p>
    <w:p w14:paraId="519EC23A" w14:textId="77777777" w:rsidR="00D46C70" w:rsidRPr="00D46C70" w:rsidRDefault="00D46C70" w:rsidP="00D46C70">
      <w:pPr>
        <w:numPr>
          <w:ilvl w:val="2"/>
          <w:numId w:val="10"/>
        </w:numPr>
        <w:tabs>
          <w:tab w:val="left" w:pos="540"/>
        </w:tabs>
        <w:spacing w:after="0" w:line="240" w:lineRule="auto"/>
        <w:ind w:left="0" w:firstLine="0"/>
        <w:rPr>
          <w:szCs w:val="20"/>
        </w:rPr>
      </w:pPr>
      <w:r w:rsidRPr="00D46C70">
        <w:rPr>
          <w:szCs w:val="20"/>
        </w:rPr>
        <w:t>The blood grouping analyzers shall be fully automated, benchtop type analyzers capable of performing routine blood cross matching, ABO grouping and subgrouping, Rh and other red cell phenotyping, and antibody detection.</w:t>
      </w:r>
    </w:p>
    <w:p w14:paraId="528E0548" w14:textId="77777777" w:rsidR="00D46C70" w:rsidRPr="00D46C70" w:rsidRDefault="00D46C70" w:rsidP="00D46C70">
      <w:pPr>
        <w:tabs>
          <w:tab w:val="left" w:pos="540"/>
        </w:tabs>
        <w:spacing w:after="0" w:line="240" w:lineRule="auto"/>
        <w:ind w:left="720"/>
        <w:rPr>
          <w:szCs w:val="20"/>
        </w:rPr>
      </w:pPr>
    </w:p>
    <w:p w14:paraId="2D6D8FAC" w14:textId="77777777" w:rsidR="00D46C70" w:rsidRPr="00D46C70" w:rsidRDefault="00D46C70" w:rsidP="00D46C70">
      <w:pPr>
        <w:numPr>
          <w:ilvl w:val="2"/>
          <w:numId w:val="10"/>
        </w:numPr>
        <w:tabs>
          <w:tab w:val="left" w:pos="540"/>
        </w:tabs>
        <w:spacing w:after="0" w:line="240" w:lineRule="auto"/>
        <w:ind w:left="0" w:firstLine="0"/>
        <w:rPr>
          <w:szCs w:val="20"/>
        </w:rPr>
      </w:pPr>
      <w:r w:rsidRPr="00D46C70">
        <w:rPr>
          <w:szCs w:val="20"/>
        </w:rPr>
        <w:t xml:space="preserve">The automated blood grouping analyzers shall have a minimum daily throughput of 140 tests per day, or better. </w:t>
      </w:r>
    </w:p>
    <w:p w14:paraId="5F2D7E44" w14:textId="77777777" w:rsidR="00D46C70" w:rsidRPr="00D46C70" w:rsidRDefault="00D46C70" w:rsidP="00D46C70">
      <w:pPr>
        <w:spacing w:after="0" w:line="240" w:lineRule="auto"/>
        <w:ind w:left="720"/>
        <w:rPr>
          <w:szCs w:val="20"/>
        </w:rPr>
      </w:pPr>
    </w:p>
    <w:p w14:paraId="6F51ED2A" w14:textId="77777777" w:rsidR="00D46C70" w:rsidRPr="00D46C70" w:rsidRDefault="00D46C70" w:rsidP="00D46C70">
      <w:pPr>
        <w:numPr>
          <w:ilvl w:val="2"/>
          <w:numId w:val="10"/>
        </w:numPr>
        <w:tabs>
          <w:tab w:val="left" w:pos="540"/>
        </w:tabs>
        <w:spacing w:after="0" w:line="240" w:lineRule="auto"/>
        <w:ind w:left="720"/>
        <w:rPr>
          <w:szCs w:val="20"/>
        </w:rPr>
      </w:pPr>
      <w:r w:rsidRPr="00D46C70">
        <w:rPr>
          <w:szCs w:val="20"/>
        </w:rPr>
        <w:t xml:space="preserve">The blood grouping analyzers shall be capable of gel technology. </w:t>
      </w:r>
    </w:p>
    <w:p w14:paraId="350444C4" w14:textId="77777777" w:rsidR="00D46C70" w:rsidRPr="00D46C70" w:rsidRDefault="00D46C70" w:rsidP="00D46C70">
      <w:pPr>
        <w:spacing w:after="0" w:line="240" w:lineRule="auto"/>
        <w:ind w:left="720"/>
        <w:rPr>
          <w:szCs w:val="20"/>
        </w:rPr>
      </w:pPr>
    </w:p>
    <w:p w14:paraId="7FCEEB3E" w14:textId="77777777" w:rsidR="00D46C70" w:rsidRPr="00D46C70" w:rsidRDefault="00D46C70" w:rsidP="00D46C70">
      <w:pPr>
        <w:numPr>
          <w:ilvl w:val="2"/>
          <w:numId w:val="10"/>
        </w:numPr>
        <w:tabs>
          <w:tab w:val="left" w:pos="540"/>
        </w:tabs>
        <w:spacing w:after="0" w:line="240" w:lineRule="auto"/>
        <w:ind w:left="0" w:firstLine="0"/>
        <w:rPr>
          <w:szCs w:val="20"/>
        </w:rPr>
      </w:pPr>
      <w:r w:rsidRPr="00D46C70">
        <w:rPr>
          <w:szCs w:val="20"/>
        </w:rPr>
        <w:t>The analyzers shall be capable of pre-transfusion and compatibility testing for patients in the emergency room, operating rooms, labor and delivery, hematology oncology, and pediatric and adult intensive care units (ICU).</w:t>
      </w:r>
    </w:p>
    <w:p w14:paraId="402393C6" w14:textId="77777777" w:rsidR="00D46C70" w:rsidRPr="00D46C70" w:rsidRDefault="00D46C70" w:rsidP="00D46C70">
      <w:pPr>
        <w:tabs>
          <w:tab w:val="left" w:pos="540"/>
        </w:tabs>
        <w:spacing w:after="0" w:line="240" w:lineRule="auto"/>
        <w:ind w:left="720"/>
        <w:rPr>
          <w:szCs w:val="20"/>
        </w:rPr>
      </w:pPr>
    </w:p>
    <w:p w14:paraId="2FE8DC49" w14:textId="77777777" w:rsidR="00D46C70" w:rsidRPr="00D46C70" w:rsidRDefault="00D46C70" w:rsidP="00D46C70">
      <w:pPr>
        <w:numPr>
          <w:ilvl w:val="2"/>
          <w:numId w:val="10"/>
        </w:numPr>
        <w:tabs>
          <w:tab w:val="left" w:pos="540"/>
        </w:tabs>
        <w:spacing w:after="0" w:line="240" w:lineRule="auto"/>
        <w:ind w:left="0" w:firstLine="0"/>
        <w:rPr>
          <w:szCs w:val="20"/>
        </w:rPr>
      </w:pPr>
      <w:r w:rsidRPr="00D46C70">
        <w:rPr>
          <w:szCs w:val="20"/>
        </w:rPr>
        <w:lastRenderedPageBreak/>
        <w:t xml:space="preserve">The analyzers shall be capable of ABO/Rh/Grouping, ABO/Rh Confirmation, Antibody Screens, Antibody Identification, Selected Cell Panel, Rh Phenotype (C, c, E, e), Donor Confirmation, Crossmatch (Anti-Human Globulin (AHG), Antigen Typing, Serial Dilutions for Titration Studies, Direct Antiglobulin Test (DAT) (Polyspecific), DAT (IgG), and Cord Blood Testing. </w:t>
      </w:r>
    </w:p>
    <w:p w14:paraId="1357AFB1" w14:textId="77777777" w:rsidR="00D46C70" w:rsidRPr="00D46C70" w:rsidRDefault="00D46C70" w:rsidP="00D46C70">
      <w:pPr>
        <w:tabs>
          <w:tab w:val="left" w:pos="540"/>
        </w:tabs>
        <w:spacing w:after="0" w:line="240" w:lineRule="auto"/>
        <w:ind w:left="720"/>
        <w:rPr>
          <w:szCs w:val="20"/>
        </w:rPr>
      </w:pPr>
    </w:p>
    <w:p w14:paraId="25FBE49B" w14:textId="77777777" w:rsidR="00D46C70" w:rsidRPr="00D46C70" w:rsidRDefault="00D46C70" w:rsidP="00D46C70">
      <w:pPr>
        <w:numPr>
          <w:ilvl w:val="2"/>
          <w:numId w:val="10"/>
        </w:numPr>
        <w:tabs>
          <w:tab w:val="left" w:pos="540"/>
        </w:tabs>
        <w:spacing w:after="0" w:line="240" w:lineRule="auto"/>
        <w:ind w:left="720"/>
        <w:rPr>
          <w:szCs w:val="20"/>
        </w:rPr>
      </w:pPr>
      <w:r w:rsidRPr="00D46C70">
        <w:rPr>
          <w:szCs w:val="20"/>
        </w:rPr>
        <w:t xml:space="preserve">The analyzers shall be capable of no-wash antiglobulin procedures to reduce testing time and liquid waste. </w:t>
      </w:r>
    </w:p>
    <w:p w14:paraId="4B7DD6D7" w14:textId="77777777" w:rsidR="00D46C70" w:rsidRPr="00D46C70" w:rsidRDefault="00D46C70" w:rsidP="00D46C70">
      <w:pPr>
        <w:spacing w:after="0" w:line="240" w:lineRule="auto"/>
        <w:ind w:left="720"/>
        <w:rPr>
          <w:szCs w:val="20"/>
        </w:rPr>
      </w:pPr>
    </w:p>
    <w:p w14:paraId="35A7C95A" w14:textId="77777777" w:rsidR="00D46C70" w:rsidRPr="00D46C70" w:rsidRDefault="00D46C70" w:rsidP="00D46C70">
      <w:pPr>
        <w:numPr>
          <w:ilvl w:val="2"/>
          <w:numId w:val="10"/>
        </w:numPr>
        <w:tabs>
          <w:tab w:val="left" w:pos="540"/>
        </w:tabs>
        <w:spacing w:after="0" w:line="240" w:lineRule="auto"/>
        <w:ind w:left="720"/>
        <w:rPr>
          <w:szCs w:val="20"/>
        </w:rPr>
      </w:pPr>
      <w:r w:rsidRPr="00D46C70">
        <w:rPr>
          <w:szCs w:val="20"/>
        </w:rPr>
        <w:t xml:space="preserve">The analyzers shall not require antiglobulin control cells. </w:t>
      </w:r>
    </w:p>
    <w:p w14:paraId="00E453F9" w14:textId="77777777" w:rsidR="00D46C70" w:rsidRPr="00D46C70" w:rsidRDefault="00D46C70" w:rsidP="00D46C70">
      <w:pPr>
        <w:spacing w:after="0" w:line="240" w:lineRule="auto"/>
        <w:ind w:left="720"/>
        <w:rPr>
          <w:szCs w:val="20"/>
        </w:rPr>
      </w:pPr>
    </w:p>
    <w:p w14:paraId="52761581" w14:textId="77777777" w:rsidR="00D46C70" w:rsidRPr="00D46C70" w:rsidRDefault="00D46C70" w:rsidP="00D46C70">
      <w:pPr>
        <w:numPr>
          <w:ilvl w:val="2"/>
          <w:numId w:val="10"/>
        </w:numPr>
        <w:tabs>
          <w:tab w:val="left" w:pos="540"/>
        </w:tabs>
        <w:spacing w:after="0" w:line="240" w:lineRule="auto"/>
        <w:ind w:left="0" w:firstLine="0"/>
        <w:rPr>
          <w:szCs w:val="20"/>
        </w:rPr>
      </w:pPr>
      <w:r w:rsidRPr="00D46C70">
        <w:rPr>
          <w:szCs w:val="20"/>
        </w:rPr>
        <w:t>The analyzers shall be capable of processing various sample types including sedimented blood, plasma or serum.</w:t>
      </w:r>
    </w:p>
    <w:p w14:paraId="1723C97D" w14:textId="77777777" w:rsidR="00D46C70" w:rsidRPr="00D46C70" w:rsidRDefault="00D46C70" w:rsidP="00D46C70">
      <w:pPr>
        <w:spacing w:after="0" w:line="240" w:lineRule="auto"/>
        <w:ind w:left="720"/>
        <w:rPr>
          <w:szCs w:val="20"/>
        </w:rPr>
      </w:pPr>
    </w:p>
    <w:p w14:paraId="52F57442" w14:textId="77777777" w:rsidR="00D46C70" w:rsidRPr="00D46C70" w:rsidRDefault="00D46C70" w:rsidP="00D46C70">
      <w:pPr>
        <w:numPr>
          <w:ilvl w:val="2"/>
          <w:numId w:val="10"/>
        </w:numPr>
        <w:tabs>
          <w:tab w:val="left" w:pos="540"/>
        </w:tabs>
        <w:spacing w:after="0" w:line="240" w:lineRule="auto"/>
        <w:ind w:left="0" w:firstLine="0"/>
        <w:rPr>
          <w:szCs w:val="20"/>
        </w:rPr>
      </w:pPr>
      <w:r w:rsidRPr="00D46C70">
        <w:rPr>
          <w:szCs w:val="20"/>
        </w:rPr>
        <w:t>The analyzers shall be capable of operating in various modes including continuous, random STAT and batch specimen. The analyzers shall be capable of processing various adult and pediatric test tubes.</w:t>
      </w:r>
    </w:p>
    <w:p w14:paraId="2D79FC7E" w14:textId="77777777" w:rsidR="00D46C70" w:rsidRPr="00D46C70" w:rsidRDefault="00D46C70" w:rsidP="00D46C70">
      <w:pPr>
        <w:spacing w:after="0" w:line="240" w:lineRule="auto"/>
        <w:ind w:left="720"/>
        <w:rPr>
          <w:szCs w:val="20"/>
        </w:rPr>
      </w:pPr>
    </w:p>
    <w:p w14:paraId="3BD8328F" w14:textId="77777777" w:rsidR="00D46C70" w:rsidRPr="00D46C70" w:rsidRDefault="00D46C70" w:rsidP="00D46C70">
      <w:pPr>
        <w:numPr>
          <w:ilvl w:val="2"/>
          <w:numId w:val="10"/>
        </w:numPr>
        <w:tabs>
          <w:tab w:val="left" w:pos="540"/>
          <w:tab w:val="left" w:pos="630"/>
        </w:tabs>
        <w:spacing w:after="0" w:line="240" w:lineRule="auto"/>
        <w:ind w:left="720"/>
        <w:rPr>
          <w:szCs w:val="20"/>
        </w:rPr>
      </w:pPr>
      <w:r w:rsidRPr="00D46C70">
        <w:rPr>
          <w:szCs w:val="20"/>
        </w:rPr>
        <w:t xml:space="preserve"> The vendor shall provide two (2) printers. </w:t>
      </w:r>
    </w:p>
    <w:p w14:paraId="7018680C" w14:textId="77777777" w:rsidR="00D46C70" w:rsidRPr="00D46C70" w:rsidRDefault="00D46C70" w:rsidP="00D46C70">
      <w:pPr>
        <w:spacing w:after="0" w:line="240" w:lineRule="auto"/>
        <w:ind w:left="720"/>
        <w:rPr>
          <w:szCs w:val="20"/>
        </w:rPr>
      </w:pPr>
    </w:p>
    <w:p w14:paraId="735C74DD" w14:textId="77777777" w:rsidR="00D46C70" w:rsidRPr="00D46C70" w:rsidRDefault="00D46C70" w:rsidP="00D46C70">
      <w:pPr>
        <w:numPr>
          <w:ilvl w:val="2"/>
          <w:numId w:val="10"/>
        </w:numPr>
        <w:tabs>
          <w:tab w:val="left" w:pos="540"/>
          <w:tab w:val="left" w:pos="630"/>
        </w:tabs>
        <w:spacing w:after="0" w:line="240" w:lineRule="auto"/>
        <w:ind w:left="720"/>
        <w:rPr>
          <w:szCs w:val="20"/>
        </w:rPr>
      </w:pPr>
      <w:r w:rsidRPr="00D46C70">
        <w:rPr>
          <w:szCs w:val="20"/>
        </w:rPr>
        <w:t xml:space="preserve"> The vendor shall provide six (6) patient sample racks per analyzer. </w:t>
      </w:r>
    </w:p>
    <w:p w14:paraId="3CFC40B1" w14:textId="77777777" w:rsidR="00D46C70" w:rsidRPr="00D46C70" w:rsidRDefault="00D46C70" w:rsidP="00D46C70">
      <w:pPr>
        <w:spacing w:after="0" w:line="240" w:lineRule="auto"/>
        <w:ind w:left="720"/>
        <w:rPr>
          <w:szCs w:val="20"/>
        </w:rPr>
      </w:pPr>
    </w:p>
    <w:p w14:paraId="344A8A43" w14:textId="77777777" w:rsidR="00D46C70" w:rsidRPr="00D46C70" w:rsidRDefault="00D46C70" w:rsidP="00D46C70">
      <w:pPr>
        <w:numPr>
          <w:ilvl w:val="2"/>
          <w:numId w:val="10"/>
        </w:numPr>
        <w:tabs>
          <w:tab w:val="left" w:pos="540"/>
          <w:tab w:val="left" w:pos="630"/>
        </w:tabs>
        <w:spacing w:after="0" w:line="240" w:lineRule="auto"/>
        <w:ind w:left="0" w:firstLine="0"/>
        <w:rPr>
          <w:szCs w:val="20"/>
        </w:rPr>
      </w:pPr>
      <w:r w:rsidRPr="00D46C70">
        <w:rPr>
          <w:szCs w:val="20"/>
        </w:rPr>
        <w:t xml:space="preserve"> The vendor shall provide two (2) tables, each with a maximum dimensional footprint of 6 feet high x 9 feet wide (H</w:t>
      </w:r>
      <w:ins w:id="7" w:author="Teel, Matthew D CIV DHA DHA CONTRACTING ACT (USA)" w:date="2025-11-24T12:27:00Z" w16du:dateUtc="2025-11-24T17:27:00Z">
        <w:r w:rsidRPr="00D46C70">
          <w:rPr>
            <w:szCs w:val="20"/>
          </w:rPr>
          <w:t xml:space="preserve"> </w:t>
        </w:r>
      </w:ins>
      <w:r w:rsidRPr="00D46C70">
        <w:rPr>
          <w:szCs w:val="20"/>
        </w:rPr>
        <w:t>x</w:t>
      </w:r>
      <w:ins w:id="8" w:author="Teel, Matthew D CIV DHA DHA CONTRACTING ACT (USA)" w:date="2025-11-24T12:27:00Z" w16du:dateUtc="2025-11-24T17:27:00Z">
        <w:r w:rsidRPr="00D46C70">
          <w:rPr>
            <w:szCs w:val="20"/>
          </w:rPr>
          <w:t xml:space="preserve"> </w:t>
        </w:r>
      </w:ins>
      <w:r w:rsidRPr="00D46C70">
        <w:rPr>
          <w:szCs w:val="20"/>
        </w:rPr>
        <w:t>W).</w:t>
      </w:r>
    </w:p>
    <w:p w14:paraId="2AA6FC84" w14:textId="77777777" w:rsidR="00D46C70" w:rsidRPr="00D46C70" w:rsidRDefault="00D46C70" w:rsidP="00D46C70">
      <w:pPr>
        <w:spacing w:after="0" w:line="240" w:lineRule="auto"/>
        <w:ind w:left="720"/>
        <w:rPr>
          <w:szCs w:val="20"/>
        </w:rPr>
      </w:pPr>
    </w:p>
    <w:p w14:paraId="63321510" w14:textId="77777777" w:rsidR="00D46C70" w:rsidRPr="00D46C70" w:rsidRDefault="00D46C70" w:rsidP="00D46C70">
      <w:pPr>
        <w:numPr>
          <w:ilvl w:val="2"/>
          <w:numId w:val="10"/>
        </w:numPr>
        <w:tabs>
          <w:tab w:val="left" w:pos="540"/>
          <w:tab w:val="left" w:pos="630"/>
        </w:tabs>
        <w:spacing w:after="0" w:line="240" w:lineRule="auto"/>
        <w:ind w:left="0" w:firstLine="0"/>
        <w:rPr>
          <w:szCs w:val="20"/>
        </w:rPr>
      </w:pPr>
      <w:r w:rsidRPr="00D46C70">
        <w:rPr>
          <w:szCs w:val="20"/>
        </w:rPr>
        <w:t xml:space="preserve"> The system, including claims made for the product, shall be compliant with FDA regulations, and shall be FDA approved, with respect to marketing and delivering medical products for use in the United States of America. These requirements shall apply even if delivery is requested outside of the United States of America. </w:t>
      </w:r>
    </w:p>
    <w:p w14:paraId="135F0119" w14:textId="77777777" w:rsidR="00D46C70" w:rsidRPr="00D46C70" w:rsidRDefault="00D46C70" w:rsidP="00D46C70">
      <w:pPr>
        <w:spacing w:after="0" w:line="240" w:lineRule="auto"/>
        <w:ind w:left="720"/>
        <w:rPr>
          <w:szCs w:val="20"/>
        </w:rPr>
      </w:pPr>
    </w:p>
    <w:p w14:paraId="3EB9E058" w14:textId="77777777" w:rsidR="00D46C70" w:rsidRPr="00D46C70" w:rsidRDefault="00D46C70" w:rsidP="00D46C70">
      <w:pPr>
        <w:numPr>
          <w:ilvl w:val="2"/>
          <w:numId w:val="10"/>
        </w:numPr>
        <w:tabs>
          <w:tab w:val="left" w:pos="540"/>
          <w:tab w:val="left" w:pos="630"/>
        </w:tabs>
        <w:spacing w:after="0" w:line="240" w:lineRule="auto"/>
        <w:ind w:left="0" w:firstLine="0"/>
        <w:rPr>
          <w:szCs w:val="20"/>
        </w:rPr>
      </w:pPr>
      <w:r w:rsidRPr="00D46C70">
        <w:rPr>
          <w:szCs w:val="20"/>
        </w:rPr>
        <w:t xml:space="preserve"> The system shall be installed in compliance with Occupational Safety and Health Administration (OSHA) requirements.</w:t>
      </w:r>
    </w:p>
    <w:p w14:paraId="7BE055A6" w14:textId="77777777" w:rsidR="00D46C70" w:rsidRPr="00D46C70" w:rsidRDefault="00D46C70" w:rsidP="00D46C70">
      <w:pPr>
        <w:tabs>
          <w:tab w:val="left" w:pos="540"/>
        </w:tabs>
        <w:spacing w:after="0" w:line="240" w:lineRule="auto"/>
        <w:rPr>
          <w:szCs w:val="20"/>
        </w:rPr>
      </w:pPr>
    </w:p>
    <w:p w14:paraId="6842BEA8" w14:textId="77777777" w:rsidR="00D46C70" w:rsidRPr="00D46C70" w:rsidRDefault="00D46C70" w:rsidP="00D46C70">
      <w:pPr>
        <w:tabs>
          <w:tab w:val="left" w:pos="540"/>
        </w:tabs>
        <w:spacing w:after="0" w:line="240" w:lineRule="auto"/>
        <w:rPr>
          <w:szCs w:val="20"/>
        </w:rPr>
      </w:pPr>
      <w:r w:rsidRPr="00D46C70">
        <w:rPr>
          <w:szCs w:val="20"/>
        </w:rPr>
        <w:t xml:space="preserve">5.1.15  </w:t>
      </w:r>
      <w:r w:rsidRPr="00D46C70">
        <w:rPr>
          <w:rFonts w:eastAsia="Times New Roman"/>
          <w:szCs w:val="20"/>
        </w:rPr>
        <w:t>The hematology blood-grouping analyzers shall be capable of performing at least, but not be limited to, the tests listed below. The blood grouping analyzers shall be capable of performing each test at least at the minimum workload indicated below:</w:t>
      </w:r>
      <w:r w:rsidRPr="00D46C70">
        <w:rPr>
          <w:rFonts w:eastAsia="Times New Roman"/>
          <w:b/>
          <w:bCs/>
          <w:szCs w:val="20"/>
        </w:rPr>
        <w:t xml:space="preserve">  </w:t>
      </w:r>
    </w:p>
    <w:p w14:paraId="63992EE3" w14:textId="77777777" w:rsidR="00D46C70" w:rsidRPr="00D46C70" w:rsidRDefault="00D46C70" w:rsidP="00D46C70">
      <w:pPr>
        <w:spacing w:after="0" w:line="240" w:lineRule="auto"/>
        <w:ind w:left="720"/>
        <w:rPr>
          <w:rFonts w:eastAsia="Times New Roman"/>
          <w:b/>
          <w:bCs/>
          <w:szCs w:val="20"/>
        </w:rPr>
      </w:pPr>
    </w:p>
    <w:tbl>
      <w:tblPr>
        <w:tblStyle w:val="TableGrid"/>
        <w:tblpPr w:leftFromText="180" w:rightFromText="180" w:vertAnchor="text" w:tblpY="130"/>
        <w:tblW w:w="9350" w:type="dxa"/>
        <w:tblLook w:val="04A0" w:firstRow="1" w:lastRow="0" w:firstColumn="1" w:lastColumn="0" w:noHBand="0" w:noVBand="1"/>
      </w:tblPr>
      <w:tblGrid>
        <w:gridCol w:w="4675"/>
        <w:gridCol w:w="4675"/>
      </w:tblGrid>
      <w:tr w:rsidR="00D46C70" w:rsidRPr="00D46C70" w14:paraId="0DC11554" w14:textId="77777777" w:rsidTr="00D20B03">
        <w:tc>
          <w:tcPr>
            <w:tcW w:w="9350" w:type="dxa"/>
            <w:gridSpan w:val="2"/>
            <w:shd w:val="clear" w:color="auto" w:fill="0070C0"/>
            <w:vAlign w:val="center"/>
          </w:tcPr>
          <w:p w14:paraId="06A89DF9" w14:textId="77777777" w:rsidR="00D46C70" w:rsidRPr="00D46C70" w:rsidRDefault="00D46C70" w:rsidP="00D46C70">
            <w:pPr>
              <w:widowControl w:val="0"/>
              <w:jc w:val="center"/>
              <w:rPr>
                <w:b/>
              </w:rPr>
            </w:pPr>
            <w:r w:rsidRPr="00D46C70">
              <w:rPr>
                <w:b/>
                <w:color w:val="FFFFFF" w:themeColor="background1"/>
              </w:rPr>
              <w:t xml:space="preserve">Table 01: </w:t>
            </w:r>
            <w:r w:rsidRPr="00D46C70">
              <w:rPr>
                <w:color w:val="FFFFFF" w:themeColor="background1"/>
              </w:rPr>
              <w:t xml:space="preserve"> H</w:t>
            </w:r>
            <w:r w:rsidRPr="00D46C70">
              <w:rPr>
                <w:b/>
                <w:color w:val="FFFFFF" w:themeColor="background1"/>
              </w:rPr>
              <w:t>ematology Blood-Grouping Analyzers Minimum Annual Quantities</w:t>
            </w:r>
          </w:p>
        </w:tc>
      </w:tr>
      <w:tr w:rsidR="00D46C70" w:rsidRPr="00D46C70" w14:paraId="3B6D4AFB" w14:textId="77777777" w:rsidTr="00D20B03">
        <w:tc>
          <w:tcPr>
            <w:tcW w:w="4675" w:type="dxa"/>
            <w:vAlign w:val="center"/>
          </w:tcPr>
          <w:p w14:paraId="435BF003" w14:textId="77777777" w:rsidR="00D46C70" w:rsidRPr="00D46C70" w:rsidRDefault="00D46C70" w:rsidP="00D46C70">
            <w:pPr>
              <w:widowControl w:val="0"/>
              <w:jc w:val="center"/>
              <w:rPr>
                <w:bCs/>
                <w:color w:val="000000"/>
              </w:rPr>
            </w:pPr>
            <w:r w:rsidRPr="00D46C70">
              <w:rPr>
                <w:bCs/>
                <w:color w:val="000000"/>
              </w:rPr>
              <w:t>TEST</w:t>
            </w:r>
          </w:p>
        </w:tc>
        <w:tc>
          <w:tcPr>
            <w:tcW w:w="4675" w:type="dxa"/>
            <w:vAlign w:val="center"/>
          </w:tcPr>
          <w:p w14:paraId="39137B48" w14:textId="77777777" w:rsidR="00D46C70" w:rsidRPr="00D46C70" w:rsidRDefault="00D46C70" w:rsidP="00D46C70">
            <w:pPr>
              <w:widowControl w:val="0"/>
              <w:jc w:val="center"/>
              <w:rPr>
                <w:bCs/>
              </w:rPr>
            </w:pPr>
            <w:r w:rsidRPr="00D46C70">
              <w:rPr>
                <w:bCs/>
              </w:rPr>
              <w:t>QTY</w:t>
            </w:r>
          </w:p>
        </w:tc>
      </w:tr>
      <w:tr w:rsidR="00D46C70" w:rsidRPr="00D46C70" w14:paraId="636E8D08" w14:textId="77777777" w:rsidTr="00D20B03">
        <w:tc>
          <w:tcPr>
            <w:tcW w:w="4675" w:type="dxa"/>
          </w:tcPr>
          <w:p w14:paraId="6AE24025" w14:textId="77777777" w:rsidR="00D46C70" w:rsidRPr="00D46C70" w:rsidRDefault="00D46C70" w:rsidP="00D46C70">
            <w:pPr>
              <w:jc w:val="center"/>
              <w:rPr>
                <w:bCs/>
              </w:rPr>
            </w:pPr>
            <w:r w:rsidRPr="00D46C70">
              <w:rPr>
                <w:bCs/>
              </w:rPr>
              <w:t>ABO/Rh Typing</w:t>
            </w:r>
          </w:p>
        </w:tc>
        <w:tc>
          <w:tcPr>
            <w:tcW w:w="4675" w:type="dxa"/>
          </w:tcPr>
          <w:p w14:paraId="04C3B7CB" w14:textId="77777777" w:rsidR="00D46C70" w:rsidRPr="00D46C70" w:rsidRDefault="00D46C70" w:rsidP="00D46C70">
            <w:pPr>
              <w:jc w:val="center"/>
              <w:rPr>
                <w:bCs/>
              </w:rPr>
            </w:pPr>
            <w:r w:rsidRPr="00D46C70">
              <w:rPr>
                <w:bCs/>
              </w:rPr>
              <w:t xml:space="preserve">26,400 </w:t>
            </w:r>
          </w:p>
        </w:tc>
      </w:tr>
      <w:tr w:rsidR="00D46C70" w:rsidRPr="00D46C70" w14:paraId="3456A307" w14:textId="77777777" w:rsidTr="00D20B03">
        <w:tc>
          <w:tcPr>
            <w:tcW w:w="4675" w:type="dxa"/>
          </w:tcPr>
          <w:p w14:paraId="23256524" w14:textId="77777777" w:rsidR="00D46C70" w:rsidRPr="00D46C70" w:rsidRDefault="00D46C70" w:rsidP="00D46C70">
            <w:pPr>
              <w:jc w:val="center"/>
              <w:rPr>
                <w:bCs/>
              </w:rPr>
            </w:pPr>
            <w:r w:rsidRPr="00D46C70">
              <w:rPr>
                <w:bCs/>
              </w:rPr>
              <w:t>Antibody Identification</w:t>
            </w:r>
          </w:p>
        </w:tc>
        <w:tc>
          <w:tcPr>
            <w:tcW w:w="4675" w:type="dxa"/>
          </w:tcPr>
          <w:p w14:paraId="6CA5EBDE" w14:textId="77777777" w:rsidR="00D46C70" w:rsidRPr="00D46C70" w:rsidRDefault="00D46C70" w:rsidP="00D46C70">
            <w:pPr>
              <w:widowControl w:val="0"/>
              <w:jc w:val="center"/>
              <w:rPr>
                <w:bCs/>
              </w:rPr>
            </w:pPr>
            <w:r w:rsidRPr="00D46C70">
              <w:rPr>
                <w:bCs/>
              </w:rPr>
              <w:t xml:space="preserve">2,400 </w:t>
            </w:r>
          </w:p>
        </w:tc>
      </w:tr>
      <w:tr w:rsidR="00D46C70" w:rsidRPr="00D46C70" w14:paraId="2C474CC7" w14:textId="77777777" w:rsidTr="00D20B03">
        <w:tc>
          <w:tcPr>
            <w:tcW w:w="4675" w:type="dxa"/>
          </w:tcPr>
          <w:p w14:paraId="7AB91549" w14:textId="77777777" w:rsidR="00D46C70" w:rsidRPr="00D46C70" w:rsidRDefault="00D46C70" w:rsidP="00D46C70">
            <w:pPr>
              <w:jc w:val="center"/>
              <w:rPr>
                <w:bCs/>
              </w:rPr>
            </w:pPr>
            <w:r w:rsidRPr="00D46C70">
              <w:rPr>
                <w:bCs/>
              </w:rPr>
              <w:t>Antibody Screening</w:t>
            </w:r>
          </w:p>
        </w:tc>
        <w:tc>
          <w:tcPr>
            <w:tcW w:w="4675" w:type="dxa"/>
          </w:tcPr>
          <w:p w14:paraId="2972983E" w14:textId="77777777" w:rsidR="00D46C70" w:rsidRPr="00D46C70" w:rsidRDefault="00D46C70" w:rsidP="00D46C70">
            <w:pPr>
              <w:widowControl w:val="0"/>
              <w:jc w:val="center"/>
              <w:rPr>
                <w:bCs/>
              </w:rPr>
            </w:pPr>
            <w:r w:rsidRPr="00D46C70">
              <w:rPr>
                <w:bCs/>
              </w:rPr>
              <w:t xml:space="preserve">8,400 </w:t>
            </w:r>
          </w:p>
        </w:tc>
      </w:tr>
      <w:tr w:rsidR="00D46C70" w:rsidRPr="00D46C70" w14:paraId="4260873E" w14:textId="77777777" w:rsidTr="00D20B03">
        <w:tc>
          <w:tcPr>
            <w:tcW w:w="4675" w:type="dxa"/>
          </w:tcPr>
          <w:p w14:paraId="4659485B" w14:textId="77777777" w:rsidR="00D46C70" w:rsidRPr="00D46C70" w:rsidRDefault="00D46C70" w:rsidP="00D46C70">
            <w:pPr>
              <w:jc w:val="center"/>
              <w:rPr>
                <w:bCs/>
              </w:rPr>
            </w:pPr>
            <w:r w:rsidRPr="00D46C70">
              <w:rPr>
                <w:bCs/>
              </w:rPr>
              <w:t>Antibody Titers</w:t>
            </w:r>
          </w:p>
        </w:tc>
        <w:tc>
          <w:tcPr>
            <w:tcW w:w="4675" w:type="dxa"/>
          </w:tcPr>
          <w:p w14:paraId="6A39B1A2" w14:textId="77777777" w:rsidR="00D46C70" w:rsidRPr="00D46C70" w:rsidRDefault="00D46C70" w:rsidP="00D46C70">
            <w:pPr>
              <w:widowControl w:val="0"/>
              <w:jc w:val="center"/>
              <w:rPr>
                <w:bCs/>
              </w:rPr>
            </w:pPr>
            <w:r w:rsidRPr="00D46C70">
              <w:rPr>
                <w:bCs/>
              </w:rPr>
              <w:t xml:space="preserve">1,200 </w:t>
            </w:r>
          </w:p>
        </w:tc>
      </w:tr>
      <w:tr w:rsidR="00D46C70" w:rsidRPr="00D46C70" w14:paraId="114B7D34" w14:textId="77777777" w:rsidTr="00D20B03">
        <w:tc>
          <w:tcPr>
            <w:tcW w:w="4675" w:type="dxa"/>
          </w:tcPr>
          <w:p w14:paraId="0C3124E0" w14:textId="77777777" w:rsidR="00D46C70" w:rsidRPr="00D46C70" w:rsidRDefault="00D46C70" w:rsidP="00D46C70">
            <w:pPr>
              <w:jc w:val="center"/>
              <w:rPr>
                <w:bCs/>
              </w:rPr>
            </w:pPr>
            <w:r w:rsidRPr="00D46C70">
              <w:rPr>
                <w:bCs/>
              </w:rPr>
              <w:t>Antigen Typing</w:t>
            </w:r>
          </w:p>
        </w:tc>
        <w:tc>
          <w:tcPr>
            <w:tcW w:w="4675" w:type="dxa"/>
          </w:tcPr>
          <w:p w14:paraId="54606690" w14:textId="77777777" w:rsidR="00D46C70" w:rsidRPr="00D46C70" w:rsidRDefault="00D46C70" w:rsidP="00D46C70">
            <w:pPr>
              <w:widowControl w:val="0"/>
              <w:jc w:val="center"/>
              <w:rPr>
                <w:bCs/>
              </w:rPr>
            </w:pPr>
            <w:r w:rsidRPr="00D46C70">
              <w:rPr>
                <w:bCs/>
              </w:rPr>
              <w:t xml:space="preserve">1,200 </w:t>
            </w:r>
          </w:p>
        </w:tc>
      </w:tr>
      <w:tr w:rsidR="00D46C70" w:rsidRPr="00D46C70" w14:paraId="7BF68332" w14:textId="77777777" w:rsidTr="00D20B03">
        <w:tc>
          <w:tcPr>
            <w:tcW w:w="4675" w:type="dxa"/>
          </w:tcPr>
          <w:p w14:paraId="180EF408" w14:textId="77777777" w:rsidR="00D46C70" w:rsidRPr="00D46C70" w:rsidRDefault="00D46C70" w:rsidP="00D46C70">
            <w:pPr>
              <w:jc w:val="center"/>
              <w:rPr>
                <w:bCs/>
              </w:rPr>
            </w:pPr>
            <w:r w:rsidRPr="00D46C70">
              <w:rPr>
                <w:bCs/>
              </w:rPr>
              <w:t>Direct Antiglobulin Test</w:t>
            </w:r>
          </w:p>
        </w:tc>
        <w:tc>
          <w:tcPr>
            <w:tcW w:w="4675" w:type="dxa"/>
          </w:tcPr>
          <w:p w14:paraId="10B49CF8" w14:textId="77777777" w:rsidR="00D46C70" w:rsidRPr="00D46C70" w:rsidRDefault="00D46C70" w:rsidP="00D46C70">
            <w:pPr>
              <w:widowControl w:val="0"/>
              <w:jc w:val="center"/>
              <w:rPr>
                <w:bCs/>
              </w:rPr>
            </w:pPr>
            <w:r w:rsidRPr="00D46C70">
              <w:rPr>
                <w:bCs/>
              </w:rPr>
              <w:t xml:space="preserve">4,800 </w:t>
            </w:r>
          </w:p>
        </w:tc>
      </w:tr>
      <w:tr w:rsidR="00D46C70" w:rsidRPr="00D46C70" w14:paraId="007A3A17" w14:textId="77777777" w:rsidTr="00D20B03">
        <w:tc>
          <w:tcPr>
            <w:tcW w:w="4675" w:type="dxa"/>
          </w:tcPr>
          <w:p w14:paraId="3B1422B4" w14:textId="77777777" w:rsidR="00D46C70" w:rsidRPr="00D46C70" w:rsidRDefault="00D46C70" w:rsidP="00D46C70">
            <w:pPr>
              <w:jc w:val="center"/>
              <w:rPr>
                <w:bCs/>
              </w:rPr>
            </w:pPr>
            <w:r w:rsidRPr="00D46C70">
              <w:rPr>
                <w:bCs/>
              </w:rPr>
              <w:t>Crossmatch</w:t>
            </w:r>
          </w:p>
        </w:tc>
        <w:tc>
          <w:tcPr>
            <w:tcW w:w="4675" w:type="dxa"/>
          </w:tcPr>
          <w:p w14:paraId="0E8431E1" w14:textId="77777777" w:rsidR="00D46C70" w:rsidRPr="00D46C70" w:rsidRDefault="00D46C70" w:rsidP="00D46C70">
            <w:pPr>
              <w:widowControl w:val="0"/>
              <w:jc w:val="center"/>
              <w:rPr>
                <w:bCs/>
              </w:rPr>
            </w:pPr>
            <w:r w:rsidRPr="00D46C70">
              <w:rPr>
                <w:bCs/>
              </w:rPr>
              <w:t xml:space="preserve">3,600 </w:t>
            </w:r>
          </w:p>
        </w:tc>
      </w:tr>
      <w:tr w:rsidR="00D46C70" w:rsidRPr="00D46C70" w14:paraId="10442D49" w14:textId="77777777" w:rsidTr="00D20B03">
        <w:tc>
          <w:tcPr>
            <w:tcW w:w="4675" w:type="dxa"/>
          </w:tcPr>
          <w:p w14:paraId="6C13446B" w14:textId="77777777" w:rsidR="00D46C70" w:rsidRPr="00D46C70" w:rsidRDefault="00D46C70" w:rsidP="00D46C70">
            <w:pPr>
              <w:jc w:val="center"/>
              <w:rPr>
                <w:bCs/>
              </w:rPr>
            </w:pPr>
            <w:r w:rsidRPr="00D46C70">
              <w:rPr>
                <w:bCs/>
              </w:rPr>
              <w:t>Fetal Maternal Hemorrhage Screen</w:t>
            </w:r>
          </w:p>
        </w:tc>
        <w:tc>
          <w:tcPr>
            <w:tcW w:w="4675" w:type="dxa"/>
          </w:tcPr>
          <w:p w14:paraId="3A34A253" w14:textId="77777777" w:rsidR="00D46C70" w:rsidRPr="00D46C70" w:rsidRDefault="00D46C70" w:rsidP="00D46C70">
            <w:pPr>
              <w:widowControl w:val="0"/>
              <w:jc w:val="center"/>
              <w:rPr>
                <w:bCs/>
              </w:rPr>
            </w:pPr>
            <w:r w:rsidRPr="00D46C70">
              <w:rPr>
                <w:bCs/>
              </w:rPr>
              <w:t xml:space="preserve">1,200 </w:t>
            </w:r>
          </w:p>
        </w:tc>
      </w:tr>
      <w:tr w:rsidR="00D46C70" w:rsidRPr="00D46C70" w14:paraId="0EF138B5" w14:textId="77777777" w:rsidTr="00D20B03">
        <w:tc>
          <w:tcPr>
            <w:tcW w:w="4675" w:type="dxa"/>
          </w:tcPr>
          <w:p w14:paraId="228A08E9" w14:textId="77777777" w:rsidR="00D46C70" w:rsidRPr="00D46C70" w:rsidRDefault="00D46C70" w:rsidP="00D46C70">
            <w:pPr>
              <w:jc w:val="center"/>
              <w:rPr>
                <w:bCs/>
              </w:rPr>
            </w:pPr>
            <w:r w:rsidRPr="00D46C70">
              <w:rPr>
                <w:bCs/>
              </w:rPr>
              <w:t>Rh Immunoglobulin Workup</w:t>
            </w:r>
          </w:p>
        </w:tc>
        <w:tc>
          <w:tcPr>
            <w:tcW w:w="4675" w:type="dxa"/>
          </w:tcPr>
          <w:p w14:paraId="24849FBF" w14:textId="77777777" w:rsidR="00D46C70" w:rsidRPr="00D46C70" w:rsidRDefault="00D46C70" w:rsidP="00D46C70">
            <w:pPr>
              <w:widowControl w:val="0"/>
              <w:jc w:val="center"/>
              <w:rPr>
                <w:bCs/>
              </w:rPr>
            </w:pPr>
            <w:r w:rsidRPr="00D46C70">
              <w:rPr>
                <w:bCs/>
              </w:rPr>
              <w:t xml:space="preserve">1,200 </w:t>
            </w:r>
          </w:p>
        </w:tc>
      </w:tr>
    </w:tbl>
    <w:p w14:paraId="571934D2" w14:textId="77777777" w:rsidR="00D46C70" w:rsidRPr="00D46C70" w:rsidRDefault="00D46C70" w:rsidP="00D46C70">
      <w:pPr>
        <w:tabs>
          <w:tab w:val="left" w:pos="540"/>
        </w:tabs>
        <w:spacing w:after="0" w:line="240" w:lineRule="auto"/>
        <w:rPr>
          <w:szCs w:val="20"/>
        </w:rPr>
      </w:pPr>
    </w:p>
    <w:p w14:paraId="7D0C378C" w14:textId="77777777" w:rsidR="00D46C70" w:rsidRPr="00D46C70" w:rsidRDefault="00D46C70" w:rsidP="00D46C70">
      <w:pPr>
        <w:numPr>
          <w:ilvl w:val="0"/>
          <w:numId w:val="10"/>
        </w:numPr>
        <w:spacing w:after="0" w:line="240" w:lineRule="auto"/>
        <w:rPr>
          <w:rFonts w:eastAsia="Times New Roman"/>
          <w:b/>
          <w:bCs/>
          <w:szCs w:val="20"/>
        </w:rPr>
      </w:pPr>
      <w:r w:rsidRPr="00D46C70">
        <w:rPr>
          <w:rFonts w:eastAsia="Times New Roman"/>
          <w:b/>
          <w:bCs/>
          <w:szCs w:val="20"/>
        </w:rPr>
        <w:t xml:space="preserve">List specific delivery, transportation, and installation requirements. </w:t>
      </w:r>
    </w:p>
    <w:p w14:paraId="58BBFF34" w14:textId="77777777" w:rsidR="00D46C70" w:rsidRPr="00D46C70" w:rsidRDefault="00D46C70" w:rsidP="00D46C70">
      <w:pPr>
        <w:spacing w:after="0" w:line="240" w:lineRule="auto"/>
        <w:rPr>
          <w:rFonts w:eastAsia="Times New Roman"/>
          <w:szCs w:val="20"/>
        </w:rPr>
      </w:pPr>
    </w:p>
    <w:p w14:paraId="3F3A45C8" w14:textId="77777777" w:rsidR="00D46C70" w:rsidRPr="00D46C70" w:rsidRDefault="00D46C70" w:rsidP="00D46C70">
      <w:pPr>
        <w:spacing w:after="0" w:line="240" w:lineRule="auto"/>
        <w:rPr>
          <w:rFonts w:eastAsia="Times New Roman"/>
          <w:szCs w:val="20"/>
        </w:rPr>
      </w:pPr>
      <w:r w:rsidRPr="00D46C70">
        <w:rPr>
          <w:rFonts w:eastAsia="Times New Roman"/>
          <w:szCs w:val="20"/>
        </w:rPr>
        <w:t xml:space="preserve">6.1 The vendor shall ensure to provide the following delivery, transportation, and installation requirements. </w:t>
      </w:r>
    </w:p>
    <w:p w14:paraId="3993E5F8" w14:textId="77777777" w:rsidR="00D46C70" w:rsidRPr="00D46C70" w:rsidRDefault="00D46C70" w:rsidP="00D46C70">
      <w:pPr>
        <w:spacing w:after="0" w:line="240" w:lineRule="auto"/>
        <w:rPr>
          <w:szCs w:val="20"/>
        </w:rPr>
      </w:pPr>
    </w:p>
    <w:p w14:paraId="79EA2C8A" w14:textId="77777777" w:rsidR="00D46C70" w:rsidRPr="00D46C70" w:rsidRDefault="00D46C70" w:rsidP="00D46C70">
      <w:pPr>
        <w:spacing w:after="0" w:line="240" w:lineRule="auto"/>
        <w:rPr>
          <w:szCs w:val="20"/>
        </w:rPr>
      </w:pPr>
      <w:r w:rsidRPr="00D46C70">
        <w:rPr>
          <w:szCs w:val="20"/>
        </w:rPr>
        <w:t xml:space="preserve">6.1.1  The vendor shall be responsible for the delivery, transportation, and installation of all required items. This includes uncrating, transporting the analyzers through the facility to the designated location, and removing all packaging waste. If interim storage is required, the vendor must arrange and manage storage until installation is completed. The vendor must also perform initial instrument operational validation. The vendor is also responsible for the initial instrument operational and performance validations.               </w:t>
      </w:r>
    </w:p>
    <w:p w14:paraId="27BB94FB" w14:textId="77777777" w:rsidR="00D46C70" w:rsidRPr="00D46C70" w:rsidRDefault="00D46C70" w:rsidP="00D46C70">
      <w:pPr>
        <w:spacing w:after="0" w:line="240" w:lineRule="auto"/>
        <w:rPr>
          <w:szCs w:val="20"/>
        </w:rPr>
      </w:pPr>
    </w:p>
    <w:p w14:paraId="624F3BEC" w14:textId="77777777" w:rsidR="00D46C70" w:rsidRPr="00D46C70" w:rsidRDefault="00D46C70" w:rsidP="00D46C70">
      <w:pPr>
        <w:spacing w:after="0" w:line="240" w:lineRule="auto"/>
        <w:rPr>
          <w:szCs w:val="20"/>
        </w:rPr>
      </w:pPr>
      <w:r w:rsidRPr="00D46C70">
        <w:rPr>
          <w:szCs w:val="20"/>
        </w:rPr>
        <w:lastRenderedPageBreak/>
        <w:t xml:space="preserve">6.1.2  To ensure continuous operation, deliveries must be structured based on the required testing volume. The monthly supply packages should support a minimum of: </w:t>
      </w:r>
    </w:p>
    <w:p w14:paraId="14BAA54D" w14:textId="77777777" w:rsidR="00D46C70" w:rsidRPr="00D46C70" w:rsidRDefault="00D46C70" w:rsidP="00D46C70">
      <w:pPr>
        <w:numPr>
          <w:ilvl w:val="0"/>
          <w:numId w:val="11"/>
        </w:numPr>
        <w:spacing w:after="0" w:line="240" w:lineRule="auto"/>
        <w:rPr>
          <w:szCs w:val="20"/>
        </w:rPr>
      </w:pPr>
      <w:r w:rsidRPr="00D46C70">
        <w:rPr>
          <w:szCs w:val="20"/>
        </w:rPr>
        <w:t xml:space="preserve">2200 ABORh typing, </w:t>
      </w:r>
    </w:p>
    <w:p w14:paraId="57644946" w14:textId="77777777" w:rsidR="00D46C70" w:rsidRPr="00D46C70" w:rsidRDefault="00D46C70" w:rsidP="00D46C70">
      <w:pPr>
        <w:numPr>
          <w:ilvl w:val="0"/>
          <w:numId w:val="11"/>
        </w:numPr>
        <w:spacing w:after="0" w:line="240" w:lineRule="auto"/>
        <w:rPr>
          <w:szCs w:val="20"/>
        </w:rPr>
      </w:pPr>
      <w:r w:rsidRPr="00D46C70">
        <w:rPr>
          <w:szCs w:val="20"/>
        </w:rPr>
        <w:t xml:space="preserve">200 antibody identification, </w:t>
      </w:r>
    </w:p>
    <w:p w14:paraId="3D5BD527" w14:textId="77777777" w:rsidR="00D46C70" w:rsidRPr="00D46C70" w:rsidRDefault="00D46C70" w:rsidP="00D46C70">
      <w:pPr>
        <w:numPr>
          <w:ilvl w:val="0"/>
          <w:numId w:val="11"/>
        </w:numPr>
        <w:spacing w:after="0" w:line="240" w:lineRule="auto"/>
        <w:rPr>
          <w:szCs w:val="20"/>
        </w:rPr>
      </w:pPr>
      <w:r w:rsidRPr="00D46C70">
        <w:rPr>
          <w:szCs w:val="20"/>
        </w:rPr>
        <w:t xml:space="preserve">700 antibody screening, </w:t>
      </w:r>
    </w:p>
    <w:p w14:paraId="070D0107" w14:textId="77777777" w:rsidR="00D46C70" w:rsidRPr="00D46C70" w:rsidRDefault="00D46C70" w:rsidP="00D46C70">
      <w:pPr>
        <w:numPr>
          <w:ilvl w:val="0"/>
          <w:numId w:val="11"/>
        </w:numPr>
        <w:spacing w:after="0" w:line="240" w:lineRule="auto"/>
        <w:rPr>
          <w:szCs w:val="20"/>
        </w:rPr>
      </w:pPr>
      <w:r w:rsidRPr="00D46C70">
        <w:rPr>
          <w:szCs w:val="20"/>
        </w:rPr>
        <w:t xml:space="preserve">100 antibody titers, </w:t>
      </w:r>
    </w:p>
    <w:p w14:paraId="18ED2470" w14:textId="77777777" w:rsidR="00D46C70" w:rsidRPr="00D46C70" w:rsidRDefault="00D46C70" w:rsidP="00D46C70">
      <w:pPr>
        <w:numPr>
          <w:ilvl w:val="0"/>
          <w:numId w:val="11"/>
        </w:numPr>
        <w:spacing w:after="0" w:line="240" w:lineRule="auto"/>
        <w:rPr>
          <w:szCs w:val="20"/>
        </w:rPr>
      </w:pPr>
      <w:r w:rsidRPr="00D46C70">
        <w:rPr>
          <w:szCs w:val="20"/>
        </w:rPr>
        <w:t xml:space="preserve">100 antigen typing, </w:t>
      </w:r>
    </w:p>
    <w:p w14:paraId="5C9BADAF" w14:textId="77777777" w:rsidR="00D46C70" w:rsidRPr="00D46C70" w:rsidRDefault="00D46C70" w:rsidP="00D46C70">
      <w:pPr>
        <w:numPr>
          <w:ilvl w:val="0"/>
          <w:numId w:val="11"/>
        </w:numPr>
        <w:spacing w:after="0" w:line="240" w:lineRule="auto"/>
        <w:rPr>
          <w:szCs w:val="20"/>
        </w:rPr>
      </w:pPr>
      <w:r w:rsidRPr="00D46C70">
        <w:rPr>
          <w:szCs w:val="20"/>
        </w:rPr>
        <w:t xml:space="preserve">400 direct antiglobulin test, </w:t>
      </w:r>
    </w:p>
    <w:p w14:paraId="5B62F9F9" w14:textId="77777777" w:rsidR="00D46C70" w:rsidRPr="00D46C70" w:rsidRDefault="00D46C70" w:rsidP="00D46C70">
      <w:pPr>
        <w:numPr>
          <w:ilvl w:val="0"/>
          <w:numId w:val="11"/>
        </w:numPr>
        <w:spacing w:after="0" w:line="240" w:lineRule="auto"/>
        <w:rPr>
          <w:szCs w:val="20"/>
        </w:rPr>
      </w:pPr>
      <w:r w:rsidRPr="00D46C70">
        <w:rPr>
          <w:szCs w:val="20"/>
        </w:rPr>
        <w:t xml:space="preserve">300 crossmatch, </w:t>
      </w:r>
    </w:p>
    <w:p w14:paraId="7F1CB8C5" w14:textId="77777777" w:rsidR="00D46C70" w:rsidRPr="00D46C70" w:rsidRDefault="00D46C70" w:rsidP="00D46C70">
      <w:pPr>
        <w:numPr>
          <w:ilvl w:val="0"/>
          <w:numId w:val="11"/>
        </w:numPr>
        <w:spacing w:after="0" w:line="240" w:lineRule="auto"/>
        <w:rPr>
          <w:szCs w:val="20"/>
        </w:rPr>
      </w:pPr>
      <w:r w:rsidRPr="00D46C70">
        <w:rPr>
          <w:szCs w:val="20"/>
        </w:rPr>
        <w:t xml:space="preserve">100 fetal maternal hemorrhage screen, and </w:t>
      </w:r>
    </w:p>
    <w:p w14:paraId="0BE94C50" w14:textId="77777777" w:rsidR="00D46C70" w:rsidRPr="00D46C70" w:rsidRDefault="00D46C70" w:rsidP="00D46C70">
      <w:pPr>
        <w:numPr>
          <w:ilvl w:val="0"/>
          <w:numId w:val="11"/>
        </w:numPr>
        <w:spacing w:after="0" w:line="240" w:lineRule="auto"/>
        <w:rPr>
          <w:szCs w:val="20"/>
        </w:rPr>
      </w:pPr>
      <w:r w:rsidRPr="00D46C70">
        <w:rPr>
          <w:szCs w:val="20"/>
        </w:rPr>
        <w:t xml:space="preserve">100 RhIG workup tests per month. </w:t>
      </w:r>
    </w:p>
    <w:p w14:paraId="10215E86" w14:textId="77777777" w:rsidR="00D46C70" w:rsidRPr="00D46C70" w:rsidRDefault="00D46C70" w:rsidP="00D46C70">
      <w:pPr>
        <w:spacing w:after="0" w:line="240" w:lineRule="auto"/>
        <w:rPr>
          <w:szCs w:val="20"/>
        </w:rPr>
      </w:pPr>
    </w:p>
    <w:p w14:paraId="6B33FCC4" w14:textId="77777777" w:rsidR="00D46C70" w:rsidRPr="00D46C70" w:rsidRDefault="00D46C70" w:rsidP="00D46C70">
      <w:pPr>
        <w:spacing w:after="0" w:line="240" w:lineRule="auto"/>
        <w:rPr>
          <w:szCs w:val="20"/>
        </w:rPr>
      </w:pPr>
      <w:r w:rsidRPr="00D46C70">
        <w:rPr>
          <w:szCs w:val="20"/>
        </w:rPr>
        <w:t>6.1.3  Vendors must specify their package sizes and quantities, ensuring alignment with the required number of tests per month.</w:t>
      </w:r>
    </w:p>
    <w:p w14:paraId="4474CCFC" w14:textId="77777777" w:rsidR="00D46C70" w:rsidRPr="00D46C70" w:rsidRDefault="00D46C70" w:rsidP="00D46C70">
      <w:pPr>
        <w:spacing w:after="0" w:line="240" w:lineRule="auto"/>
        <w:rPr>
          <w:szCs w:val="20"/>
        </w:rPr>
      </w:pPr>
    </w:p>
    <w:p w14:paraId="4FE8BB09" w14:textId="77777777" w:rsidR="00D46C70" w:rsidRPr="00D46C70" w:rsidRDefault="00D46C70" w:rsidP="00D46C70">
      <w:pPr>
        <w:rPr>
          <w:szCs w:val="20"/>
        </w:rPr>
      </w:pPr>
      <w:r w:rsidRPr="00D46C70">
        <w:rPr>
          <w:szCs w:val="20"/>
        </w:rPr>
        <w:t>6.1.4  Each delivery shall include automated blood grouping reagents, quality control materials, consumables necessary for operations, including but not limited to test cartridges, sample racks, pipettes and other necessary lab accessories.</w:t>
      </w:r>
    </w:p>
    <w:p w14:paraId="2E5C19CB" w14:textId="77777777" w:rsidR="00D46C70" w:rsidRPr="00D46C70" w:rsidRDefault="00D46C70" w:rsidP="00D46C70">
      <w:pPr>
        <w:rPr>
          <w:szCs w:val="20"/>
        </w:rPr>
      </w:pPr>
      <w:r w:rsidRPr="00D46C70">
        <w:rPr>
          <w:szCs w:val="20"/>
        </w:rPr>
        <w:t xml:space="preserve">6.1.5  The vendor must define their unit of measure for containers, test kits, reagent bottles, etc., ensuring consistency in the delivery schedule. </w:t>
      </w:r>
    </w:p>
    <w:p w14:paraId="1E564C34" w14:textId="77777777" w:rsidR="00D46C70" w:rsidRPr="00D46C70" w:rsidRDefault="00D46C70" w:rsidP="00D46C70">
      <w:pPr>
        <w:spacing w:after="0" w:line="240" w:lineRule="auto"/>
        <w:rPr>
          <w:szCs w:val="20"/>
        </w:rPr>
      </w:pPr>
      <w:r w:rsidRPr="00D46C70">
        <w:rPr>
          <w:szCs w:val="20"/>
        </w:rPr>
        <w:t>6.1.6  The total annual supply must support a minimum of:</w:t>
      </w:r>
    </w:p>
    <w:p w14:paraId="6FB616FE" w14:textId="77777777" w:rsidR="00D46C70" w:rsidRPr="00D46C70" w:rsidRDefault="00D46C70" w:rsidP="00D46C70">
      <w:pPr>
        <w:numPr>
          <w:ilvl w:val="0"/>
          <w:numId w:val="6"/>
        </w:numPr>
        <w:spacing w:after="0" w:line="240" w:lineRule="auto"/>
        <w:ind w:left="720"/>
        <w:rPr>
          <w:szCs w:val="20"/>
        </w:rPr>
      </w:pPr>
      <w:r w:rsidRPr="00D46C70">
        <w:rPr>
          <w:szCs w:val="20"/>
        </w:rPr>
        <w:t xml:space="preserve">26,400 ABORh typings, </w:t>
      </w:r>
    </w:p>
    <w:p w14:paraId="379CFFA4" w14:textId="77777777" w:rsidR="00D46C70" w:rsidRPr="00D46C70" w:rsidRDefault="00D46C70" w:rsidP="00D46C70">
      <w:pPr>
        <w:numPr>
          <w:ilvl w:val="0"/>
          <w:numId w:val="6"/>
        </w:numPr>
        <w:spacing w:after="0" w:line="240" w:lineRule="auto"/>
        <w:ind w:left="720"/>
        <w:rPr>
          <w:szCs w:val="20"/>
        </w:rPr>
      </w:pPr>
      <w:r w:rsidRPr="00D46C70">
        <w:rPr>
          <w:szCs w:val="20"/>
        </w:rPr>
        <w:t xml:space="preserve">2,400 antibody identifications, </w:t>
      </w:r>
    </w:p>
    <w:p w14:paraId="1D0809AD" w14:textId="77777777" w:rsidR="00D46C70" w:rsidRPr="00D46C70" w:rsidRDefault="00D46C70" w:rsidP="00D46C70">
      <w:pPr>
        <w:numPr>
          <w:ilvl w:val="0"/>
          <w:numId w:val="6"/>
        </w:numPr>
        <w:spacing w:after="0" w:line="240" w:lineRule="auto"/>
        <w:ind w:left="720"/>
        <w:rPr>
          <w:szCs w:val="20"/>
        </w:rPr>
      </w:pPr>
      <w:r w:rsidRPr="00D46C70">
        <w:rPr>
          <w:szCs w:val="20"/>
        </w:rPr>
        <w:t xml:space="preserve">8,400 antibody screenings, </w:t>
      </w:r>
    </w:p>
    <w:p w14:paraId="5867F62E" w14:textId="77777777" w:rsidR="00D46C70" w:rsidRPr="00D46C70" w:rsidRDefault="00D46C70" w:rsidP="00D46C70">
      <w:pPr>
        <w:numPr>
          <w:ilvl w:val="0"/>
          <w:numId w:val="6"/>
        </w:numPr>
        <w:spacing w:after="0" w:line="240" w:lineRule="auto"/>
        <w:ind w:left="720"/>
        <w:rPr>
          <w:szCs w:val="20"/>
        </w:rPr>
      </w:pPr>
      <w:r w:rsidRPr="00D46C70">
        <w:rPr>
          <w:szCs w:val="20"/>
        </w:rPr>
        <w:t xml:space="preserve">1,200 antibody titers, </w:t>
      </w:r>
    </w:p>
    <w:p w14:paraId="275C35BA" w14:textId="77777777" w:rsidR="00D46C70" w:rsidRPr="00D46C70" w:rsidRDefault="00D46C70" w:rsidP="00D46C70">
      <w:pPr>
        <w:numPr>
          <w:ilvl w:val="0"/>
          <w:numId w:val="6"/>
        </w:numPr>
        <w:spacing w:after="0" w:line="240" w:lineRule="auto"/>
        <w:ind w:left="720"/>
        <w:rPr>
          <w:szCs w:val="20"/>
        </w:rPr>
      </w:pPr>
      <w:r w:rsidRPr="00D46C70">
        <w:rPr>
          <w:szCs w:val="20"/>
        </w:rPr>
        <w:t xml:space="preserve">1,200 antigen typings, </w:t>
      </w:r>
    </w:p>
    <w:p w14:paraId="1785F372" w14:textId="77777777" w:rsidR="00D46C70" w:rsidRPr="00D46C70" w:rsidRDefault="00D46C70" w:rsidP="00D46C70">
      <w:pPr>
        <w:numPr>
          <w:ilvl w:val="0"/>
          <w:numId w:val="6"/>
        </w:numPr>
        <w:spacing w:after="0" w:line="240" w:lineRule="auto"/>
        <w:ind w:left="720"/>
        <w:rPr>
          <w:szCs w:val="20"/>
        </w:rPr>
      </w:pPr>
      <w:r w:rsidRPr="00D46C70">
        <w:rPr>
          <w:szCs w:val="20"/>
        </w:rPr>
        <w:t xml:space="preserve">4,800 direct antiglobulin tests, </w:t>
      </w:r>
    </w:p>
    <w:p w14:paraId="08D90BD9" w14:textId="77777777" w:rsidR="00D46C70" w:rsidRPr="00D46C70" w:rsidRDefault="00D46C70" w:rsidP="00D46C70">
      <w:pPr>
        <w:numPr>
          <w:ilvl w:val="0"/>
          <w:numId w:val="6"/>
        </w:numPr>
        <w:spacing w:after="0" w:line="240" w:lineRule="auto"/>
        <w:ind w:left="720"/>
        <w:rPr>
          <w:szCs w:val="20"/>
        </w:rPr>
      </w:pPr>
      <w:r w:rsidRPr="00D46C70">
        <w:rPr>
          <w:szCs w:val="20"/>
        </w:rPr>
        <w:t xml:space="preserve">3,600 crossmatches, </w:t>
      </w:r>
    </w:p>
    <w:p w14:paraId="09A8367D" w14:textId="77777777" w:rsidR="00D46C70" w:rsidRPr="00D46C70" w:rsidRDefault="00D46C70" w:rsidP="00D46C70">
      <w:pPr>
        <w:numPr>
          <w:ilvl w:val="0"/>
          <w:numId w:val="6"/>
        </w:numPr>
        <w:spacing w:after="0" w:line="240" w:lineRule="auto"/>
        <w:ind w:left="720"/>
        <w:rPr>
          <w:szCs w:val="20"/>
        </w:rPr>
      </w:pPr>
      <w:r w:rsidRPr="00D46C70">
        <w:rPr>
          <w:szCs w:val="20"/>
        </w:rPr>
        <w:t xml:space="preserve">1,200 fetal maternal hemorrhage screens, and </w:t>
      </w:r>
    </w:p>
    <w:p w14:paraId="153F04CC" w14:textId="77777777" w:rsidR="00D46C70" w:rsidRPr="00D46C70" w:rsidRDefault="00D46C70" w:rsidP="00D46C70">
      <w:pPr>
        <w:numPr>
          <w:ilvl w:val="0"/>
          <w:numId w:val="6"/>
        </w:numPr>
        <w:spacing w:after="0" w:line="240" w:lineRule="auto"/>
        <w:ind w:left="720"/>
        <w:rPr>
          <w:szCs w:val="20"/>
        </w:rPr>
      </w:pPr>
      <w:r w:rsidRPr="00D46C70">
        <w:rPr>
          <w:szCs w:val="20"/>
        </w:rPr>
        <w:t xml:space="preserve">1,200 </w:t>
      </w:r>
      <w:commentRangeStart w:id="9"/>
      <w:r w:rsidRPr="00D46C70">
        <w:rPr>
          <w:szCs w:val="20"/>
        </w:rPr>
        <w:t>RhIG</w:t>
      </w:r>
      <w:commentRangeEnd w:id="9"/>
      <w:r w:rsidRPr="00D46C70">
        <w:rPr>
          <w:szCs w:val="20"/>
        </w:rPr>
        <w:commentReference w:id="9"/>
      </w:r>
      <w:r w:rsidRPr="00D46C70">
        <w:rPr>
          <w:szCs w:val="20"/>
        </w:rPr>
        <w:t xml:space="preserve"> workups </w:t>
      </w:r>
    </w:p>
    <w:p w14:paraId="2DA7C01B" w14:textId="77777777" w:rsidR="00D46C70" w:rsidRPr="00D46C70" w:rsidRDefault="00D46C70" w:rsidP="00D46C70">
      <w:pPr>
        <w:spacing w:after="0" w:line="240" w:lineRule="auto"/>
        <w:ind w:left="720"/>
        <w:rPr>
          <w:szCs w:val="20"/>
        </w:rPr>
      </w:pPr>
    </w:p>
    <w:p w14:paraId="178195EA" w14:textId="77777777" w:rsidR="00D46C70" w:rsidRPr="00D46C70" w:rsidRDefault="00D46C70" w:rsidP="00D46C70">
      <w:pPr>
        <w:rPr>
          <w:szCs w:val="20"/>
        </w:rPr>
      </w:pPr>
      <w:r w:rsidRPr="00D46C70">
        <w:rPr>
          <w:szCs w:val="20"/>
        </w:rPr>
        <w:t>6.1.7  Upon installation, the vendor shall provide:</w:t>
      </w:r>
    </w:p>
    <w:p w14:paraId="6160FE22" w14:textId="77777777" w:rsidR="00D46C70" w:rsidRPr="00D46C70" w:rsidRDefault="00D46C70" w:rsidP="00D46C70">
      <w:pPr>
        <w:rPr>
          <w:szCs w:val="20"/>
        </w:rPr>
      </w:pPr>
      <w:r w:rsidRPr="00D46C70">
        <w:rPr>
          <w:szCs w:val="20"/>
        </w:rPr>
        <w:t>6.1.7.1  A 30 -day validation period to confirm operational accuracy, including normal range verification, linearity studies, and replication tests.</w:t>
      </w:r>
    </w:p>
    <w:p w14:paraId="61024D2B" w14:textId="77777777" w:rsidR="00D46C70" w:rsidRPr="00D46C70" w:rsidRDefault="00D46C70" w:rsidP="00D46C70">
      <w:pPr>
        <w:rPr>
          <w:szCs w:val="20"/>
        </w:rPr>
      </w:pPr>
      <w:r w:rsidRPr="00D46C70">
        <w:rPr>
          <w:szCs w:val="20"/>
        </w:rPr>
        <w:t xml:space="preserve">6.1.7.2  User training for at least two staff members upon installation and annually thereafter. </w:t>
      </w:r>
    </w:p>
    <w:p w14:paraId="30575D43" w14:textId="77777777" w:rsidR="00D46C70" w:rsidRPr="00D46C70" w:rsidRDefault="00D46C70" w:rsidP="00D46C70">
      <w:pPr>
        <w:rPr>
          <w:szCs w:val="20"/>
        </w:rPr>
      </w:pPr>
      <w:r w:rsidRPr="00D46C70">
        <w:rPr>
          <w:szCs w:val="20"/>
        </w:rPr>
        <w:t>6.1.7.3  Preventive maintenance coverage and Laboratory Information system (LIS) integration support.</w:t>
      </w:r>
    </w:p>
    <w:p w14:paraId="22A1A9BC" w14:textId="77777777" w:rsidR="00D46C70" w:rsidRPr="00D46C70" w:rsidRDefault="00D46C70" w:rsidP="00D46C70">
      <w:pPr>
        <w:rPr>
          <w:szCs w:val="20"/>
        </w:rPr>
      </w:pPr>
      <w:r w:rsidRPr="00D46C70">
        <w:rPr>
          <w:szCs w:val="20"/>
        </w:rPr>
        <w:t>6.1.7.4  Shipping shall be Free Onboard Shipping (FOB) Destination</w:t>
      </w:r>
    </w:p>
    <w:p w14:paraId="2EF95555" w14:textId="77777777" w:rsidR="00D46C70" w:rsidRPr="00D46C70" w:rsidRDefault="00D46C70" w:rsidP="00D46C70">
      <w:pPr>
        <w:rPr>
          <w:rFonts w:eastAsia="Times New Roman"/>
          <w:szCs w:val="20"/>
        </w:rPr>
      </w:pPr>
      <w:r w:rsidRPr="00D46C70">
        <w:rPr>
          <w:rFonts w:eastAsia="Times New Roman"/>
          <w:szCs w:val="20"/>
        </w:rPr>
        <w:t>6.1.8  Reagent and Supply Delivery:</w:t>
      </w:r>
    </w:p>
    <w:p w14:paraId="2E4B7506" w14:textId="77777777" w:rsidR="00D46C70" w:rsidRPr="00D46C70" w:rsidRDefault="00D46C70" w:rsidP="00D46C70">
      <w:pPr>
        <w:rPr>
          <w:rFonts w:eastAsia="Times New Roman"/>
          <w:szCs w:val="20"/>
        </w:rPr>
      </w:pPr>
      <w:r w:rsidRPr="00D46C70">
        <w:rPr>
          <w:rFonts w:eastAsia="Times New Roman"/>
          <w:szCs w:val="20"/>
        </w:rPr>
        <w:t>6.1.8.1  All supplied items and reagents shall be certified for use with the equipment provided by the selected vendor.</w:t>
      </w:r>
    </w:p>
    <w:p w14:paraId="1FD5242C" w14:textId="77777777" w:rsidR="00D46C70" w:rsidRPr="00D46C70" w:rsidRDefault="00D46C70" w:rsidP="00D46C70">
      <w:pPr>
        <w:spacing w:after="0" w:line="240" w:lineRule="auto"/>
        <w:rPr>
          <w:rFonts w:eastAsia="Times New Roman"/>
          <w:szCs w:val="20"/>
        </w:rPr>
      </w:pPr>
      <w:r w:rsidRPr="00D46C70">
        <w:rPr>
          <w:rFonts w:eastAsia="Times New Roman"/>
          <w:szCs w:val="20"/>
        </w:rPr>
        <w:t>6.1.8.2  All supplied items and reagents that require special handling (e.g. refrigeration, time sensitivity, immediate open, etc.) will be marked in an explicit manner with a label that is easily read, understandable, and a minimum of 3 inches x 3 inches (9 sq. inches). The label will be placed in three (3) or more locations on the container (top &amp; two sides). Supplies or items that require refrigeration will have both the required Celsius and Fahrenheit temperature identified.</w:t>
      </w:r>
    </w:p>
    <w:p w14:paraId="4ED98047" w14:textId="77777777" w:rsidR="00D46C70" w:rsidRPr="00D46C70" w:rsidRDefault="00D46C70" w:rsidP="00D46C70">
      <w:pPr>
        <w:spacing w:after="0" w:line="240" w:lineRule="auto"/>
        <w:rPr>
          <w:rFonts w:eastAsia="Times New Roman"/>
          <w:szCs w:val="20"/>
        </w:rPr>
      </w:pPr>
    </w:p>
    <w:p w14:paraId="091B0AE6" w14:textId="77777777" w:rsidR="00D46C70" w:rsidRPr="00D46C70" w:rsidRDefault="00D46C70" w:rsidP="00D46C70">
      <w:pPr>
        <w:spacing w:after="0" w:line="240" w:lineRule="auto"/>
        <w:rPr>
          <w:rFonts w:eastAsia="Times New Roman"/>
          <w:szCs w:val="20"/>
        </w:rPr>
      </w:pPr>
      <w:r w:rsidRPr="00D46C70">
        <w:rPr>
          <w:rFonts w:eastAsia="Times New Roman"/>
          <w:szCs w:val="20"/>
        </w:rPr>
        <w:t>6.1.8.3  The contractor shall provide deliveries to the delivery point identified below:</w:t>
      </w:r>
    </w:p>
    <w:p w14:paraId="6D7DCAA1" w14:textId="77777777" w:rsidR="00D46C70" w:rsidRPr="00D46C70" w:rsidRDefault="00D46C70" w:rsidP="00D46C70">
      <w:pPr>
        <w:spacing w:after="0" w:line="240" w:lineRule="auto"/>
        <w:ind w:firstLine="720"/>
        <w:rPr>
          <w:rFonts w:eastAsia="Times New Roman"/>
          <w:szCs w:val="20"/>
        </w:rPr>
      </w:pPr>
    </w:p>
    <w:p w14:paraId="0DD381B8" w14:textId="77777777" w:rsidR="00D46C70" w:rsidRPr="00D46C70" w:rsidRDefault="00D46C70" w:rsidP="00D46C70">
      <w:pPr>
        <w:spacing w:after="0" w:line="240" w:lineRule="auto"/>
        <w:ind w:firstLine="720"/>
        <w:rPr>
          <w:rFonts w:eastAsia="Times New Roman"/>
          <w:szCs w:val="20"/>
        </w:rPr>
      </w:pPr>
      <w:r w:rsidRPr="00D46C70">
        <w:rPr>
          <w:rFonts w:eastAsia="Times New Roman"/>
          <w:szCs w:val="20"/>
        </w:rPr>
        <w:t>Naval Medical Center Portsmouth Laboratory (Blood Bank)</w:t>
      </w:r>
    </w:p>
    <w:p w14:paraId="062433CF" w14:textId="77777777" w:rsidR="00D46C70" w:rsidRPr="00D46C70" w:rsidRDefault="00D46C70" w:rsidP="00D46C70">
      <w:pPr>
        <w:spacing w:after="0" w:line="240" w:lineRule="auto"/>
        <w:ind w:firstLine="720"/>
        <w:rPr>
          <w:rFonts w:eastAsia="Times New Roman"/>
          <w:szCs w:val="20"/>
        </w:rPr>
      </w:pPr>
      <w:r w:rsidRPr="00D46C70">
        <w:rPr>
          <w:rFonts w:eastAsia="Times New Roman"/>
          <w:szCs w:val="20"/>
        </w:rPr>
        <w:t>620 John Paul Jones Circle</w:t>
      </w:r>
    </w:p>
    <w:p w14:paraId="35E43603" w14:textId="77777777" w:rsidR="00D46C70" w:rsidRPr="00D46C70" w:rsidRDefault="00D46C70" w:rsidP="00D46C70">
      <w:pPr>
        <w:spacing w:after="0" w:line="240" w:lineRule="auto"/>
        <w:ind w:firstLine="720"/>
        <w:rPr>
          <w:rFonts w:eastAsia="Times New Roman"/>
          <w:szCs w:val="20"/>
        </w:rPr>
      </w:pPr>
      <w:r w:rsidRPr="00D46C70">
        <w:rPr>
          <w:rFonts w:eastAsia="Times New Roman"/>
          <w:szCs w:val="20"/>
        </w:rPr>
        <w:t>Building 2, 1</w:t>
      </w:r>
      <w:r w:rsidRPr="00D46C70">
        <w:rPr>
          <w:rFonts w:eastAsia="Times New Roman"/>
          <w:szCs w:val="20"/>
          <w:vertAlign w:val="superscript"/>
        </w:rPr>
        <w:t>st</w:t>
      </w:r>
      <w:r w:rsidRPr="00D46C70">
        <w:rPr>
          <w:rFonts w:eastAsia="Times New Roman"/>
          <w:szCs w:val="20"/>
        </w:rPr>
        <w:t xml:space="preserve"> Floor</w:t>
      </w:r>
    </w:p>
    <w:p w14:paraId="0EF8D235" w14:textId="77777777" w:rsidR="00D46C70" w:rsidRPr="00D46C70" w:rsidRDefault="00D46C70" w:rsidP="00D46C70">
      <w:pPr>
        <w:spacing w:after="0" w:line="240" w:lineRule="auto"/>
        <w:ind w:firstLine="720"/>
        <w:rPr>
          <w:rFonts w:eastAsia="Times New Roman"/>
          <w:szCs w:val="20"/>
        </w:rPr>
      </w:pPr>
      <w:r w:rsidRPr="00D46C70">
        <w:rPr>
          <w:rFonts w:eastAsia="Times New Roman"/>
          <w:szCs w:val="20"/>
        </w:rPr>
        <w:t>Portsmouth, VA 23708</w:t>
      </w:r>
    </w:p>
    <w:p w14:paraId="7AA4E8CF" w14:textId="77777777" w:rsidR="00D46C70" w:rsidRPr="00D46C70" w:rsidRDefault="00D46C70" w:rsidP="00D46C70">
      <w:pPr>
        <w:spacing w:after="0" w:line="240" w:lineRule="auto"/>
        <w:ind w:firstLine="720"/>
        <w:rPr>
          <w:rFonts w:eastAsia="Times New Roman"/>
          <w:szCs w:val="20"/>
        </w:rPr>
      </w:pPr>
    </w:p>
    <w:p w14:paraId="238437D3" w14:textId="77777777" w:rsidR="00D46C70" w:rsidRPr="00D46C70" w:rsidRDefault="00D46C70" w:rsidP="00D46C70">
      <w:pPr>
        <w:rPr>
          <w:rFonts w:eastAsia="Times New Roman"/>
          <w:b/>
          <w:bCs/>
          <w:szCs w:val="20"/>
        </w:rPr>
      </w:pPr>
      <w:r w:rsidRPr="00D46C70">
        <w:rPr>
          <w:rFonts w:eastAsia="Times New Roman"/>
          <w:b/>
          <w:bCs/>
          <w:szCs w:val="20"/>
        </w:rPr>
        <w:t xml:space="preserve">7.0  Unique facility specifications/accommodations required for the equipment to be operational within the facility. </w:t>
      </w:r>
    </w:p>
    <w:p w14:paraId="225E5F6A" w14:textId="77777777" w:rsidR="00D46C70" w:rsidRPr="00D46C70" w:rsidRDefault="00D46C70" w:rsidP="00D46C70">
      <w:pPr>
        <w:rPr>
          <w:rFonts w:eastAsia="Times New Roman"/>
          <w:szCs w:val="20"/>
        </w:rPr>
      </w:pPr>
      <w:r w:rsidRPr="00D46C70">
        <w:rPr>
          <w:rFonts w:eastAsia="Times New Roman"/>
          <w:szCs w:val="20"/>
        </w:rPr>
        <w:t>7.1  &lt;Reserved&gt;</w:t>
      </w:r>
    </w:p>
    <w:p w14:paraId="197F1D1B" w14:textId="77777777" w:rsidR="00D46C70" w:rsidRPr="00D46C70" w:rsidRDefault="00D46C70" w:rsidP="00D46C70">
      <w:pPr>
        <w:rPr>
          <w:rFonts w:eastAsia="Times New Roman"/>
          <w:b/>
          <w:bCs/>
          <w:i/>
          <w:iCs/>
          <w:color w:val="00B0F0"/>
          <w:szCs w:val="20"/>
        </w:rPr>
      </w:pPr>
      <w:r w:rsidRPr="00D46C70">
        <w:rPr>
          <w:rFonts w:eastAsia="Times New Roman"/>
          <w:b/>
          <w:bCs/>
          <w:szCs w:val="20"/>
        </w:rPr>
        <w:t xml:space="preserve">8.0  Equipment required to be stationary  to include dimensions of the available space. </w:t>
      </w:r>
    </w:p>
    <w:p w14:paraId="3C8C661B" w14:textId="77777777" w:rsidR="00D46C70" w:rsidRPr="00D46C70" w:rsidRDefault="00D46C70" w:rsidP="00D46C70">
      <w:pPr>
        <w:rPr>
          <w:rFonts w:eastAsia="Times New Roman"/>
          <w:b/>
          <w:bCs/>
          <w:i/>
          <w:iCs/>
          <w:color w:val="00B0F0"/>
          <w:szCs w:val="20"/>
        </w:rPr>
      </w:pPr>
      <w:r w:rsidRPr="00D46C70">
        <w:rPr>
          <w:szCs w:val="20"/>
        </w:rPr>
        <w:t>8.1  The dimensions of the available space for the two (2) analyzers shall not exceed 84 inches x 102 inches x 48 inches (H x W x D) collectively.</w:t>
      </w:r>
    </w:p>
    <w:p w14:paraId="7135F6B8" w14:textId="77777777" w:rsidR="00D46C70" w:rsidRPr="00D46C70" w:rsidRDefault="00D46C70" w:rsidP="00D46C70">
      <w:pPr>
        <w:numPr>
          <w:ilvl w:val="0"/>
          <w:numId w:val="7"/>
        </w:numPr>
        <w:spacing w:after="0" w:line="240" w:lineRule="auto"/>
        <w:rPr>
          <w:rFonts w:eastAsia="Times New Roman"/>
          <w:b/>
          <w:bCs/>
          <w:szCs w:val="20"/>
        </w:rPr>
      </w:pPr>
      <w:r w:rsidRPr="00D46C70">
        <w:rPr>
          <w:rFonts w:eastAsia="Times New Roman"/>
          <w:b/>
          <w:bCs/>
          <w:szCs w:val="20"/>
        </w:rPr>
        <w:t>Environmental factors regarding the equipment should be taken into consideration.</w:t>
      </w:r>
    </w:p>
    <w:p w14:paraId="3E46D3AD" w14:textId="77777777" w:rsidR="00D46C70" w:rsidRPr="00D46C70" w:rsidRDefault="00D46C70" w:rsidP="00D46C70">
      <w:pPr>
        <w:spacing w:after="0" w:line="240" w:lineRule="auto"/>
        <w:ind w:left="720"/>
        <w:rPr>
          <w:rFonts w:eastAsia="Times New Roman"/>
          <w:b/>
          <w:bCs/>
          <w:szCs w:val="20"/>
        </w:rPr>
      </w:pPr>
    </w:p>
    <w:p w14:paraId="3E335DCD" w14:textId="77777777" w:rsidR="00D46C70" w:rsidRPr="00D46C70" w:rsidRDefault="00D46C70" w:rsidP="00D46C70">
      <w:pPr>
        <w:rPr>
          <w:rFonts w:eastAsia="Times New Roman"/>
          <w:b/>
          <w:bCs/>
          <w:i/>
          <w:iCs/>
          <w:color w:val="00B0F0"/>
          <w:szCs w:val="20"/>
        </w:rPr>
      </w:pPr>
      <w:r w:rsidRPr="00D46C70">
        <w:rPr>
          <w:szCs w:val="20"/>
        </w:rPr>
        <w:t xml:space="preserve">9.1  See Section 6.1.8.2. </w:t>
      </w:r>
    </w:p>
    <w:p w14:paraId="53A26607" w14:textId="77777777" w:rsidR="00D46C70" w:rsidRPr="00D46C70" w:rsidRDefault="00D46C70" w:rsidP="00D46C70">
      <w:pPr>
        <w:numPr>
          <w:ilvl w:val="0"/>
          <w:numId w:val="8"/>
        </w:numPr>
        <w:tabs>
          <w:tab w:val="left" w:pos="450"/>
          <w:tab w:val="left" w:pos="540"/>
        </w:tabs>
        <w:spacing w:after="0" w:line="240" w:lineRule="auto"/>
        <w:rPr>
          <w:rFonts w:eastAsia="Times New Roman"/>
          <w:b/>
          <w:bCs/>
          <w:szCs w:val="20"/>
        </w:rPr>
      </w:pPr>
      <w:r w:rsidRPr="00D46C70">
        <w:rPr>
          <w:rFonts w:eastAsia="Times New Roman"/>
          <w:b/>
          <w:bCs/>
          <w:szCs w:val="20"/>
        </w:rPr>
        <w:t xml:space="preserve"> Annotate the voltage and electrical requirements for the equipment. </w:t>
      </w:r>
    </w:p>
    <w:p w14:paraId="1830EB3E" w14:textId="77777777" w:rsidR="00D46C70" w:rsidRPr="00D46C70" w:rsidRDefault="00D46C70" w:rsidP="00D46C70">
      <w:pPr>
        <w:spacing w:after="0" w:line="240" w:lineRule="auto"/>
        <w:ind w:left="720"/>
        <w:rPr>
          <w:rFonts w:eastAsia="Times New Roman"/>
          <w:b/>
          <w:bCs/>
          <w:szCs w:val="20"/>
        </w:rPr>
      </w:pPr>
    </w:p>
    <w:p w14:paraId="27BD750E" w14:textId="77777777" w:rsidR="00D46C70" w:rsidRPr="00D46C70" w:rsidRDefault="00D46C70" w:rsidP="00D46C70">
      <w:pPr>
        <w:numPr>
          <w:ilvl w:val="1"/>
          <w:numId w:val="8"/>
        </w:numPr>
        <w:spacing w:after="0" w:line="240" w:lineRule="auto"/>
        <w:ind w:left="360"/>
        <w:rPr>
          <w:rFonts w:eastAsia="Times New Roman"/>
          <w:b/>
          <w:bCs/>
          <w:szCs w:val="20"/>
        </w:rPr>
      </w:pPr>
      <w:r w:rsidRPr="00D46C70">
        <w:rPr>
          <w:szCs w:val="20"/>
        </w:rPr>
        <w:t xml:space="preserve"> The electrical requirements for each analyzer are 120V and 60 Hz.</w:t>
      </w:r>
    </w:p>
    <w:p w14:paraId="2A405129" w14:textId="77777777" w:rsidR="00D46C70" w:rsidRPr="00D46C70" w:rsidRDefault="00D46C70" w:rsidP="00D46C70">
      <w:pPr>
        <w:spacing w:after="0" w:line="240" w:lineRule="auto"/>
        <w:ind w:left="1080"/>
        <w:rPr>
          <w:rFonts w:eastAsia="Times New Roman"/>
          <w:b/>
          <w:bCs/>
          <w:szCs w:val="20"/>
        </w:rPr>
      </w:pPr>
    </w:p>
    <w:p w14:paraId="007658C8" w14:textId="77777777" w:rsidR="00D46C70" w:rsidRPr="00D46C70" w:rsidRDefault="00D46C70" w:rsidP="00D46C70">
      <w:pPr>
        <w:rPr>
          <w:rFonts w:eastAsia="Times New Roman"/>
          <w:b/>
          <w:bCs/>
          <w:szCs w:val="20"/>
        </w:rPr>
      </w:pPr>
      <w:r w:rsidRPr="00D46C70">
        <w:rPr>
          <w:rFonts w:eastAsia="Times New Roman"/>
          <w:b/>
          <w:bCs/>
          <w:szCs w:val="20"/>
        </w:rPr>
        <w:t>11.0  Original Equipment Manufacturer (OEM) authorized dealer/distributor/seller for any service, software, warranty, or maintenance requirements.</w:t>
      </w:r>
    </w:p>
    <w:p w14:paraId="57389DB0" w14:textId="77777777" w:rsidR="00D46C70" w:rsidRPr="00D46C70" w:rsidRDefault="00D46C70" w:rsidP="00D46C70">
      <w:pPr>
        <w:rPr>
          <w:rFonts w:eastAsia="Times New Roman"/>
          <w:b/>
          <w:bCs/>
          <w:szCs w:val="20"/>
        </w:rPr>
      </w:pPr>
      <w:r w:rsidRPr="00D46C70">
        <w:rPr>
          <w:szCs w:val="20"/>
        </w:rPr>
        <w:t>11.1  The contractor shall be an OEM authorized dealer, authorized distributor, or authorized reseller for the proposed equipment/system such that OEM warranty and service are provided and maintained by the OEM. All software licensing, warranty, and service associated with the equipment/system shall be in accordance with the OEM terms and conditions.</w:t>
      </w:r>
    </w:p>
    <w:p w14:paraId="32064926" w14:textId="77777777" w:rsidR="00D46C70" w:rsidRPr="00D46C70" w:rsidRDefault="00D46C70" w:rsidP="00D46C70">
      <w:pPr>
        <w:numPr>
          <w:ilvl w:val="0"/>
          <w:numId w:val="9"/>
        </w:numPr>
        <w:tabs>
          <w:tab w:val="left" w:pos="0"/>
          <w:tab w:val="left" w:pos="360"/>
        </w:tabs>
        <w:spacing w:after="0" w:line="240" w:lineRule="auto"/>
        <w:rPr>
          <w:rFonts w:eastAsia="Times New Roman"/>
          <w:b/>
          <w:bCs/>
          <w:szCs w:val="20"/>
        </w:rPr>
      </w:pPr>
      <w:r w:rsidRPr="00D46C70">
        <w:rPr>
          <w:rFonts w:eastAsia="Times New Roman"/>
          <w:b/>
          <w:bCs/>
          <w:szCs w:val="20"/>
        </w:rPr>
        <w:t xml:space="preserve">  Training. </w:t>
      </w:r>
    </w:p>
    <w:p w14:paraId="3630FE70" w14:textId="77777777" w:rsidR="00D46C70" w:rsidRPr="00D46C70" w:rsidRDefault="00D46C70" w:rsidP="00D46C70">
      <w:pPr>
        <w:spacing w:after="0" w:line="240" w:lineRule="auto"/>
        <w:rPr>
          <w:rFonts w:eastAsia="Times New Roman"/>
          <w:szCs w:val="20"/>
        </w:rPr>
      </w:pPr>
    </w:p>
    <w:p w14:paraId="109DDB0B" w14:textId="5035BCF4" w:rsidR="00D46C70" w:rsidRPr="00D46C70" w:rsidRDefault="00D46C70" w:rsidP="00D46C70">
      <w:pPr>
        <w:numPr>
          <w:ilvl w:val="1"/>
          <w:numId w:val="9"/>
        </w:numPr>
        <w:spacing w:after="0" w:line="240" w:lineRule="auto"/>
        <w:ind w:left="360"/>
        <w:rPr>
          <w:rFonts w:eastAsia="Times New Roman"/>
          <w:szCs w:val="20"/>
        </w:rPr>
      </w:pPr>
      <w:r w:rsidRPr="00D46C70">
        <w:rPr>
          <w:rFonts w:eastAsia="Times New Roman"/>
          <w:szCs w:val="20"/>
        </w:rPr>
        <w:t xml:space="preserve"> </w:t>
      </w:r>
      <w:r w:rsidR="008071D2">
        <w:rPr>
          <w:rFonts w:eastAsia="Times New Roman"/>
          <w:szCs w:val="20"/>
        </w:rPr>
        <w:t xml:space="preserve"> </w:t>
      </w:r>
      <w:r w:rsidRPr="00D46C70">
        <w:rPr>
          <w:rFonts w:eastAsia="Times New Roman"/>
          <w:szCs w:val="20"/>
        </w:rPr>
        <w:t xml:space="preserve">The vendor shall provide user training for two (2) staff members upon installation. </w:t>
      </w:r>
    </w:p>
    <w:p w14:paraId="12E8EBFF" w14:textId="77777777" w:rsidR="00D46C70" w:rsidRPr="00D46C70" w:rsidRDefault="00D46C70" w:rsidP="00D46C70">
      <w:pPr>
        <w:spacing w:after="0" w:line="240" w:lineRule="auto"/>
        <w:ind w:left="360"/>
        <w:rPr>
          <w:rFonts w:eastAsia="Times New Roman"/>
          <w:szCs w:val="20"/>
        </w:rPr>
      </w:pPr>
    </w:p>
    <w:p w14:paraId="0CB2558E" w14:textId="2CE1097D" w:rsidR="00D46C70" w:rsidRPr="00D46C70" w:rsidRDefault="008071D2" w:rsidP="008071D2">
      <w:pPr>
        <w:numPr>
          <w:ilvl w:val="1"/>
          <w:numId w:val="9"/>
        </w:numPr>
        <w:tabs>
          <w:tab w:val="left" w:pos="450"/>
        </w:tabs>
        <w:spacing w:after="0" w:line="240" w:lineRule="auto"/>
        <w:ind w:left="360"/>
        <w:rPr>
          <w:rFonts w:eastAsia="Times New Roman"/>
          <w:szCs w:val="20"/>
        </w:rPr>
      </w:pPr>
      <w:r>
        <w:rPr>
          <w:rFonts w:eastAsia="Times New Roman"/>
          <w:szCs w:val="20"/>
        </w:rPr>
        <w:t xml:space="preserve">  </w:t>
      </w:r>
      <w:r w:rsidR="00D46C70" w:rsidRPr="00D46C70">
        <w:rPr>
          <w:rFonts w:eastAsia="Times New Roman"/>
          <w:szCs w:val="20"/>
        </w:rPr>
        <w:t xml:space="preserve">The vendor shall provide user training for a minimum of two (2) staff members for the delivery period. </w:t>
      </w:r>
    </w:p>
    <w:p w14:paraId="3088D9BD" w14:textId="77777777" w:rsidR="00D46C70" w:rsidRPr="00D46C70" w:rsidRDefault="00D46C70" w:rsidP="008071D2">
      <w:pPr>
        <w:spacing w:after="0" w:line="240" w:lineRule="auto"/>
        <w:ind w:left="360"/>
        <w:rPr>
          <w:rFonts w:eastAsia="Times New Roman"/>
          <w:szCs w:val="20"/>
        </w:rPr>
      </w:pPr>
    </w:p>
    <w:p w14:paraId="0D16077F" w14:textId="33E6809E" w:rsidR="00D46C70" w:rsidRPr="00D46C70" w:rsidRDefault="008071D2" w:rsidP="008071D2">
      <w:pPr>
        <w:numPr>
          <w:ilvl w:val="1"/>
          <w:numId w:val="9"/>
        </w:numPr>
        <w:tabs>
          <w:tab w:val="left" w:pos="450"/>
        </w:tabs>
        <w:spacing w:after="0" w:line="240" w:lineRule="auto"/>
        <w:ind w:left="360"/>
        <w:rPr>
          <w:rFonts w:eastAsia="Times New Roman"/>
          <w:szCs w:val="20"/>
        </w:rPr>
      </w:pPr>
      <w:r>
        <w:rPr>
          <w:rFonts w:eastAsia="Times New Roman"/>
          <w:szCs w:val="20"/>
        </w:rPr>
        <w:t xml:space="preserve">  </w:t>
      </w:r>
      <w:r w:rsidR="00D46C70" w:rsidRPr="00D46C70">
        <w:rPr>
          <w:rFonts w:eastAsia="Times New Roman"/>
          <w:szCs w:val="20"/>
        </w:rPr>
        <w:t xml:space="preserve">The vendor shall provide two (2) operational and two (2) service manuals. </w:t>
      </w:r>
    </w:p>
    <w:p w14:paraId="212A52D4" w14:textId="77777777" w:rsidR="00D46C70" w:rsidRPr="00D46C70" w:rsidRDefault="00D46C70" w:rsidP="008071D2">
      <w:pPr>
        <w:spacing w:after="0" w:line="240" w:lineRule="auto"/>
        <w:ind w:left="360"/>
        <w:rPr>
          <w:rFonts w:eastAsia="Times New Roman"/>
          <w:szCs w:val="20"/>
        </w:rPr>
      </w:pPr>
    </w:p>
    <w:p w14:paraId="6FB851A0" w14:textId="52EDFF91" w:rsidR="00D46C70" w:rsidRPr="00D46C70" w:rsidRDefault="008071D2" w:rsidP="008071D2">
      <w:pPr>
        <w:numPr>
          <w:ilvl w:val="1"/>
          <w:numId w:val="9"/>
        </w:numPr>
        <w:tabs>
          <w:tab w:val="left" w:pos="450"/>
        </w:tabs>
        <w:spacing w:after="0" w:line="240" w:lineRule="auto"/>
        <w:ind w:left="360"/>
        <w:rPr>
          <w:rFonts w:eastAsia="Times New Roman"/>
          <w:szCs w:val="20"/>
        </w:rPr>
      </w:pPr>
      <w:r>
        <w:rPr>
          <w:rFonts w:eastAsia="Times New Roman"/>
          <w:szCs w:val="20"/>
        </w:rPr>
        <w:t xml:space="preserve">  </w:t>
      </w:r>
      <w:r w:rsidR="00D46C70" w:rsidRPr="00D46C70">
        <w:rPr>
          <w:rFonts w:eastAsia="Times New Roman"/>
          <w:szCs w:val="20"/>
        </w:rPr>
        <w:t>Off-site training is preferred. On-site training shall be available.</w:t>
      </w:r>
    </w:p>
    <w:p w14:paraId="0D205353" w14:textId="77777777" w:rsidR="00D46C70" w:rsidRPr="00D46C70" w:rsidRDefault="00D46C70" w:rsidP="00D46C70">
      <w:pPr>
        <w:spacing w:after="0" w:line="240" w:lineRule="auto"/>
        <w:rPr>
          <w:rFonts w:eastAsia="Times New Roman"/>
          <w:szCs w:val="20"/>
        </w:rPr>
      </w:pPr>
    </w:p>
    <w:p w14:paraId="2C2955B8" w14:textId="389EAD7D" w:rsidR="00D46C70" w:rsidRPr="00D46C70" w:rsidRDefault="00D46C70" w:rsidP="00D46C70">
      <w:pPr>
        <w:spacing w:after="0" w:line="240" w:lineRule="auto"/>
        <w:rPr>
          <w:rFonts w:eastAsia="Times New Roman"/>
          <w:szCs w:val="20"/>
        </w:rPr>
      </w:pPr>
      <w:r w:rsidRPr="00D46C70">
        <w:rPr>
          <w:rFonts w:eastAsia="Times New Roman"/>
          <w:szCs w:val="20"/>
        </w:rPr>
        <w:t xml:space="preserve">12.5 </w:t>
      </w:r>
      <w:r w:rsidR="008071D2">
        <w:rPr>
          <w:rFonts w:eastAsia="Times New Roman"/>
          <w:szCs w:val="20"/>
        </w:rPr>
        <w:t xml:space="preserve"> </w:t>
      </w:r>
      <w:r w:rsidRPr="00D46C70">
        <w:rPr>
          <w:rFonts w:eastAsia="Times New Roman"/>
          <w:szCs w:val="20"/>
        </w:rPr>
        <w:t>Online training shall also be available on the vendor’s website.</w:t>
      </w:r>
    </w:p>
    <w:p w14:paraId="48CA4105" w14:textId="77777777" w:rsidR="00D46C70" w:rsidRPr="00D46C70" w:rsidRDefault="00D46C70" w:rsidP="00D46C70">
      <w:pPr>
        <w:spacing w:after="0" w:line="240" w:lineRule="auto"/>
        <w:rPr>
          <w:rFonts w:eastAsia="Times New Roman"/>
          <w:szCs w:val="20"/>
        </w:rPr>
      </w:pPr>
    </w:p>
    <w:p w14:paraId="122D3A1B" w14:textId="77777777" w:rsidR="00D46C70" w:rsidRPr="00D46C70" w:rsidRDefault="00D46C70" w:rsidP="00D46C70">
      <w:pPr>
        <w:spacing w:after="0" w:line="240" w:lineRule="auto"/>
        <w:rPr>
          <w:rFonts w:eastAsia="Times New Roman"/>
          <w:szCs w:val="20"/>
        </w:rPr>
      </w:pPr>
      <w:r w:rsidRPr="00D46C70">
        <w:rPr>
          <w:rFonts w:eastAsia="Times New Roman"/>
          <w:b/>
          <w:bCs/>
          <w:szCs w:val="20"/>
        </w:rPr>
        <w:t xml:space="preserve">13.0  Maintenance of the equipment.  </w:t>
      </w:r>
    </w:p>
    <w:p w14:paraId="6C1AD6C0" w14:textId="77777777" w:rsidR="00D46C70" w:rsidRPr="00D46C70" w:rsidRDefault="00D46C70" w:rsidP="00D46C70">
      <w:pPr>
        <w:spacing w:after="0" w:line="240" w:lineRule="auto"/>
        <w:rPr>
          <w:rFonts w:eastAsia="Times New Roman"/>
          <w:szCs w:val="20"/>
        </w:rPr>
      </w:pPr>
    </w:p>
    <w:p w14:paraId="5CAD85C0" w14:textId="77777777" w:rsidR="00D46C70" w:rsidRPr="00D46C70" w:rsidRDefault="00D46C70" w:rsidP="00D46C70">
      <w:pPr>
        <w:tabs>
          <w:tab w:val="left" w:pos="360"/>
        </w:tabs>
        <w:spacing w:after="0" w:line="240" w:lineRule="auto"/>
        <w:rPr>
          <w:rFonts w:eastAsia="Times New Roman"/>
          <w:szCs w:val="20"/>
        </w:rPr>
      </w:pPr>
      <w:r w:rsidRPr="00D46C70">
        <w:rPr>
          <w:rFonts w:eastAsia="Times New Roman"/>
          <w:szCs w:val="20"/>
        </w:rPr>
        <w:t xml:space="preserve">13.1  The vendor shall provide LIS support and training for auto-validation of assays. </w:t>
      </w:r>
    </w:p>
    <w:p w14:paraId="07F0F64A" w14:textId="77777777" w:rsidR="00D46C70" w:rsidRPr="00D46C70" w:rsidRDefault="00D46C70" w:rsidP="00D46C70">
      <w:pPr>
        <w:tabs>
          <w:tab w:val="left" w:pos="360"/>
        </w:tabs>
        <w:spacing w:after="0" w:line="240" w:lineRule="auto"/>
        <w:rPr>
          <w:rFonts w:eastAsia="Times New Roman"/>
          <w:szCs w:val="20"/>
        </w:rPr>
      </w:pPr>
    </w:p>
    <w:p w14:paraId="422518B3" w14:textId="77777777" w:rsidR="00D46C70" w:rsidRPr="00D46C70" w:rsidRDefault="00D46C70" w:rsidP="00D46C70">
      <w:pPr>
        <w:tabs>
          <w:tab w:val="left" w:pos="360"/>
        </w:tabs>
        <w:spacing w:after="0" w:line="240" w:lineRule="auto"/>
        <w:rPr>
          <w:rFonts w:eastAsia="Times New Roman"/>
          <w:szCs w:val="20"/>
        </w:rPr>
      </w:pPr>
      <w:r w:rsidRPr="00D46C70">
        <w:rPr>
          <w:rFonts w:eastAsia="Times New Roman"/>
          <w:szCs w:val="20"/>
        </w:rPr>
        <w:t xml:space="preserve">13.2  The vendor shall respond to corrective maintenance calls within one (1) hour of initial complaint via telephone. </w:t>
      </w:r>
    </w:p>
    <w:p w14:paraId="24315E20" w14:textId="77777777" w:rsidR="00D46C70" w:rsidRPr="00D46C70" w:rsidRDefault="00D46C70" w:rsidP="00D46C70">
      <w:pPr>
        <w:tabs>
          <w:tab w:val="left" w:pos="450"/>
        </w:tabs>
        <w:spacing w:after="0" w:line="240" w:lineRule="auto"/>
        <w:rPr>
          <w:rFonts w:eastAsia="Times New Roman"/>
          <w:szCs w:val="20"/>
        </w:rPr>
      </w:pPr>
    </w:p>
    <w:p w14:paraId="14F4B5F6" w14:textId="77777777" w:rsidR="00D46C70" w:rsidRPr="00D46C70" w:rsidRDefault="00D46C70" w:rsidP="008071D2">
      <w:pPr>
        <w:numPr>
          <w:ilvl w:val="1"/>
          <w:numId w:val="12"/>
        </w:numPr>
        <w:tabs>
          <w:tab w:val="left" w:pos="450"/>
        </w:tabs>
        <w:spacing w:after="0" w:line="240" w:lineRule="auto"/>
        <w:ind w:left="0" w:firstLine="0"/>
        <w:rPr>
          <w:rFonts w:eastAsia="Times New Roman"/>
          <w:szCs w:val="20"/>
        </w:rPr>
      </w:pPr>
      <w:r w:rsidRPr="00D46C70">
        <w:rPr>
          <w:rFonts w:eastAsia="Times New Roman"/>
          <w:szCs w:val="20"/>
        </w:rPr>
        <w:t>If the issue cannot be corrected over the telephone, the vendor shall provide on-site support to correct the issue within 48 hours.</w:t>
      </w:r>
    </w:p>
    <w:p w14:paraId="0AF56B06" w14:textId="77777777" w:rsidR="00D46C70" w:rsidRPr="00D46C70" w:rsidRDefault="00D46C70" w:rsidP="00D46C70">
      <w:pPr>
        <w:tabs>
          <w:tab w:val="left" w:pos="450"/>
        </w:tabs>
        <w:spacing w:after="0" w:line="240" w:lineRule="auto"/>
        <w:rPr>
          <w:rFonts w:eastAsia="Times New Roman"/>
          <w:b/>
          <w:bCs/>
          <w:szCs w:val="20"/>
        </w:rPr>
      </w:pPr>
    </w:p>
    <w:p w14:paraId="041771B1" w14:textId="77777777" w:rsidR="00D46C70" w:rsidRPr="00D46C70" w:rsidRDefault="00D46C70" w:rsidP="00D46C70">
      <w:pPr>
        <w:tabs>
          <w:tab w:val="left" w:pos="450"/>
        </w:tabs>
        <w:spacing w:after="0" w:line="240" w:lineRule="auto"/>
        <w:rPr>
          <w:rFonts w:eastAsia="Times New Roman"/>
          <w:szCs w:val="20"/>
        </w:rPr>
      </w:pPr>
      <w:r w:rsidRPr="00D46C70">
        <w:rPr>
          <w:rFonts w:eastAsia="Times New Roman"/>
          <w:szCs w:val="20"/>
        </w:rPr>
        <w:t xml:space="preserve">13.4  The Vendor Field Service Engineers shall be original equipment manufacturer (OEM) trained, experienced, and English-speaking personnel.  The Vendor shall provide all labor, tools, diagnostic equipment, software, </w:t>
      </w:r>
      <w:r w:rsidRPr="00D46C70">
        <w:rPr>
          <w:rFonts w:eastAsia="Times New Roman"/>
          <w:szCs w:val="20"/>
        </w:rPr>
        <w:lastRenderedPageBreak/>
        <w:t>material, supplies, transportation, parts and equipment necessary to perform Preventive Maintenance (PM), Calibration (CAL), Safety Testing (ST), and corrective maintenance (CM).</w:t>
      </w:r>
    </w:p>
    <w:p w14:paraId="127142BC" w14:textId="77777777" w:rsidR="00D46C70" w:rsidRPr="00D46C70" w:rsidRDefault="00D46C70" w:rsidP="00D46C70">
      <w:pPr>
        <w:tabs>
          <w:tab w:val="left" w:pos="450"/>
        </w:tabs>
        <w:spacing w:after="0" w:line="240" w:lineRule="auto"/>
        <w:rPr>
          <w:rFonts w:eastAsia="Times New Roman"/>
          <w:szCs w:val="20"/>
        </w:rPr>
      </w:pPr>
    </w:p>
    <w:p w14:paraId="1E19D8F3" w14:textId="77777777" w:rsidR="00D46C70" w:rsidRPr="00D46C70" w:rsidRDefault="00D46C70" w:rsidP="00D46C70">
      <w:pPr>
        <w:tabs>
          <w:tab w:val="left" w:pos="450"/>
        </w:tabs>
        <w:spacing w:after="0" w:line="240" w:lineRule="auto"/>
        <w:rPr>
          <w:rFonts w:eastAsia="Times New Roman"/>
          <w:szCs w:val="20"/>
        </w:rPr>
      </w:pPr>
      <w:r w:rsidRPr="00D46C70">
        <w:rPr>
          <w:rFonts w:eastAsia="Times New Roman"/>
          <w:szCs w:val="20"/>
        </w:rPr>
        <w:t>13.5  The Vendor shall provide telephonic communications to discuss technical matters relating to the performance of this contract. An English-speaking systems operator shall be made available to answer technical questions regarding system operations and applications.</w:t>
      </w:r>
    </w:p>
    <w:p w14:paraId="60A4B406" w14:textId="77777777" w:rsidR="00D46C70" w:rsidRPr="00D46C70" w:rsidRDefault="00D46C70" w:rsidP="00D46C70">
      <w:pPr>
        <w:tabs>
          <w:tab w:val="left" w:pos="450"/>
        </w:tabs>
        <w:spacing w:after="0" w:line="240" w:lineRule="auto"/>
        <w:rPr>
          <w:rFonts w:eastAsia="Times New Roman"/>
          <w:szCs w:val="20"/>
        </w:rPr>
      </w:pPr>
    </w:p>
    <w:p w14:paraId="299B2A8A" w14:textId="77777777" w:rsidR="00D46C70" w:rsidRPr="00D46C70" w:rsidRDefault="00D46C70" w:rsidP="00D46C70">
      <w:pPr>
        <w:tabs>
          <w:tab w:val="left" w:pos="450"/>
        </w:tabs>
        <w:spacing w:after="0" w:line="240" w:lineRule="auto"/>
        <w:rPr>
          <w:rFonts w:eastAsia="Times New Roman"/>
          <w:szCs w:val="20"/>
        </w:rPr>
      </w:pPr>
      <w:r w:rsidRPr="00D46C70">
        <w:rPr>
          <w:rFonts w:eastAsia="Times New Roman"/>
          <w:szCs w:val="20"/>
        </w:rPr>
        <w:t>13.6  Equipment listed in this contract will be maintained to meet and retain the OEM’s specifications and/or equipment certification.</w:t>
      </w:r>
    </w:p>
    <w:p w14:paraId="40BBBA3D" w14:textId="77777777" w:rsidR="00D46C70" w:rsidRPr="00D46C70" w:rsidRDefault="00D46C70" w:rsidP="00D46C70">
      <w:pPr>
        <w:tabs>
          <w:tab w:val="left" w:pos="450"/>
        </w:tabs>
        <w:spacing w:after="0" w:line="240" w:lineRule="auto"/>
        <w:rPr>
          <w:rFonts w:eastAsia="Times New Roman"/>
          <w:b/>
          <w:bCs/>
          <w:szCs w:val="20"/>
        </w:rPr>
      </w:pPr>
    </w:p>
    <w:p w14:paraId="7CE48249" w14:textId="77777777" w:rsidR="00D46C70" w:rsidRPr="00D46C70" w:rsidRDefault="00D46C70" w:rsidP="008071D2">
      <w:pPr>
        <w:numPr>
          <w:ilvl w:val="1"/>
          <w:numId w:val="16"/>
        </w:numPr>
        <w:tabs>
          <w:tab w:val="left" w:pos="450"/>
        </w:tabs>
        <w:spacing w:after="0" w:line="240" w:lineRule="auto"/>
        <w:ind w:left="0" w:firstLine="0"/>
        <w:rPr>
          <w:rFonts w:eastAsia="Times New Roman"/>
          <w:szCs w:val="20"/>
        </w:rPr>
      </w:pPr>
      <w:r w:rsidRPr="00D46C70">
        <w:rPr>
          <w:rFonts w:eastAsia="Times New Roman"/>
          <w:b/>
          <w:bCs/>
          <w:szCs w:val="20"/>
        </w:rPr>
        <w:t xml:space="preserve"> </w:t>
      </w:r>
      <w:r w:rsidRPr="00D46C70">
        <w:rPr>
          <w:rFonts w:eastAsia="Times New Roman"/>
          <w:szCs w:val="20"/>
        </w:rPr>
        <w:t>Normal Business Hour Maintenance Coverage will be Monday through Friday, between 8:00 A.M. to 5:00 P.M. EST. The vendor shall provide full-service preventive maintenance.</w:t>
      </w:r>
    </w:p>
    <w:p w14:paraId="65671956" w14:textId="77777777" w:rsidR="00D46C70" w:rsidRPr="00D46C70" w:rsidRDefault="00D46C70" w:rsidP="00D46C70">
      <w:pPr>
        <w:tabs>
          <w:tab w:val="left" w:pos="450"/>
        </w:tabs>
        <w:spacing w:after="0" w:line="240" w:lineRule="auto"/>
        <w:rPr>
          <w:rFonts w:eastAsia="Times New Roman"/>
          <w:szCs w:val="20"/>
        </w:rPr>
      </w:pPr>
    </w:p>
    <w:p w14:paraId="3F43EAF5" w14:textId="77777777" w:rsidR="00D46C70" w:rsidRPr="00D46C70" w:rsidRDefault="00D46C70" w:rsidP="00D46C70">
      <w:pPr>
        <w:tabs>
          <w:tab w:val="left" w:pos="450"/>
        </w:tabs>
        <w:spacing w:after="0" w:line="240" w:lineRule="auto"/>
        <w:rPr>
          <w:rFonts w:eastAsia="Times New Roman"/>
          <w:szCs w:val="20"/>
        </w:rPr>
      </w:pPr>
      <w:bookmarkStart w:id="10" w:name="_Hlk213439499"/>
      <w:r w:rsidRPr="00D46C70">
        <w:rPr>
          <w:rFonts w:eastAsia="Times New Roman"/>
          <w:szCs w:val="20"/>
        </w:rPr>
        <w:t xml:space="preserve">13.8  </w:t>
      </w:r>
      <w:bookmarkEnd w:id="10"/>
      <w:r w:rsidRPr="00D46C70">
        <w:rPr>
          <w:rFonts w:eastAsia="Times New Roman"/>
          <w:szCs w:val="20"/>
        </w:rPr>
        <w:t xml:space="preserve">Preventive maintenance shall be performed in accordance with OEM recommendations. </w:t>
      </w:r>
    </w:p>
    <w:p w14:paraId="2B99965E" w14:textId="77777777" w:rsidR="00D46C70" w:rsidRPr="00D46C70" w:rsidRDefault="00D46C70" w:rsidP="00D46C70">
      <w:pPr>
        <w:tabs>
          <w:tab w:val="left" w:pos="450"/>
        </w:tabs>
        <w:spacing w:after="0" w:line="240" w:lineRule="auto"/>
        <w:rPr>
          <w:rFonts w:eastAsia="Times New Roman"/>
          <w:szCs w:val="20"/>
        </w:rPr>
      </w:pPr>
    </w:p>
    <w:p w14:paraId="3E2A5410" w14:textId="77777777" w:rsidR="00D46C70" w:rsidRPr="00D46C70" w:rsidRDefault="00D46C70" w:rsidP="00D46C70">
      <w:pPr>
        <w:tabs>
          <w:tab w:val="left" w:pos="450"/>
        </w:tabs>
        <w:spacing w:after="0" w:line="240" w:lineRule="auto"/>
        <w:rPr>
          <w:rFonts w:eastAsia="Times New Roman"/>
          <w:szCs w:val="20"/>
        </w:rPr>
      </w:pPr>
      <w:r w:rsidRPr="00D46C70">
        <w:rPr>
          <w:rFonts w:eastAsia="Times New Roman"/>
          <w:szCs w:val="20"/>
        </w:rPr>
        <w:t>13.9  The vendor shall perform preventive maintenance service checks during the base contract period at the OEM’s recommended intervals. Vendor will also perform preventive maintenance service checks during each option year at a date and time mutually agreed upon by the vendor and the Government.</w:t>
      </w:r>
    </w:p>
    <w:p w14:paraId="78E7C153" w14:textId="77777777" w:rsidR="00D46C70" w:rsidRPr="00D46C70" w:rsidRDefault="00D46C70" w:rsidP="00D46C70">
      <w:pPr>
        <w:tabs>
          <w:tab w:val="left" w:pos="450"/>
        </w:tabs>
        <w:spacing w:after="0" w:line="240" w:lineRule="auto"/>
        <w:rPr>
          <w:rFonts w:eastAsia="Times New Roman"/>
          <w:szCs w:val="20"/>
        </w:rPr>
      </w:pPr>
    </w:p>
    <w:p w14:paraId="6DF09359" w14:textId="77777777" w:rsidR="00D46C70" w:rsidRPr="00D46C70" w:rsidRDefault="00D46C70" w:rsidP="00D46C70">
      <w:pPr>
        <w:tabs>
          <w:tab w:val="left" w:pos="450"/>
        </w:tabs>
        <w:spacing w:after="0" w:line="240" w:lineRule="auto"/>
        <w:rPr>
          <w:rFonts w:eastAsia="Times New Roman"/>
          <w:szCs w:val="20"/>
        </w:rPr>
      </w:pPr>
      <w:r w:rsidRPr="00D46C70">
        <w:rPr>
          <w:rFonts w:eastAsia="Times New Roman"/>
          <w:szCs w:val="20"/>
        </w:rPr>
        <w:t xml:space="preserve">13.10  All test equipment used in the performance of this contract shall be calibrated, as required by the OEM, and shall be in compliance with The Joint Commission (JC), OEM, the College of American Pathologist’s (CAP), and Food and Drug Administration (FDA), and National Institute for Standards and Technology (NIST) standards.  </w:t>
      </w:r>
    </w:p>
    <w:p w14:paraId="4151A376" w14:textId="77777777" w:rsidR="00D46C70" w:rsidRPr="00D46C70" w:rsidRDefault="00D46C70" w:rsidP="00D46C70">
      <w:pPr>
        <w:tabs>
          <w:tab w:val="left" w:pos="450"/>
        </w:tabs>
        <w:spacing w:after="0" w:line="240" w:lineRule="auto"/>
        <w:rPr>
          <w:rFonts w:eastAsia="Times New Roman"/>
          <w:szCs w:val="20"/>
        </w:rPr>
      </w:pPr>
    </w:p>
    <w:p w14:paraId="73F8AF85" w14:textId="77777777" w:rsidR="00D46C70" w:rsidRPr="00D46C70" w:rsidRDefault="00D46C70" w:rsidP="00D46C70">
      <w:pPr>
        <w:tabs>
          <w:tab w:val="left" w:pos="450"/>
        </w:tabs>
        <w:spacing w:after="0" w:line="240" w:lineRule="auto"/>
        <w:rPr>
          <w:rFonts w:eastAsia="Times New Roman"/>
          <w:szCs w:val="20"/>
        </w:rPr>
      </w:pPr>
      <w:r w:rsidRPr="00D46C70">
        <w:rPr>
          <w:rFonts w:eastAsia="Times New Roman"/>
          <w:szCs w:val="20"/>
        </w:rPr>
        <w:t>13.11  Corrective Maintenance</w:t>
      </w:r>
    </w:p>
    <w:p w14:paraId="2672705D" w14:textId="77777777" w:rsidR="00D46C70" w:rsidRPr="00D46C70" w:rsidRDefault="00D46C70" w:rsidP="00D46C70">
      <w:pPr>
        <w:tabs>
          <w:tab w:val="left" w:pos="450"/>
        </w:tabs>
        <w:spacing w:after="0" w:line="240" w:lineRule="auto"/>
        <w:rPr>
          <w:rFonts w:eastAsia="Times New Roman"/>
          <w:szCs w:val="20"/>
        </w:rPr>
      </w:pPr>
    </w:p>
    <w:p w14:paraId="0F4D5AC2" w14:textId="77777777" w:rsidR="00D46C70" w:rsidRPr="00D46C70" w:rsidRDefault="00D46C70" w:rsidP="00D46C70">
      <w:pPr>
        <w:tabs>
          <w:tab w:val="left" w:pos="450"/>
        </w:tabs>
        <w:rPr>
          <w:rFonts w:eastAsia="Times New Roman"/>
          <w:szCs w:val="20"/>
        </w:rPr>
      </w:pPr>
      <w:r w:rsidRPr="00D46C70">
        <w:rPr>
          <w:rFonts w:eastAsia="Times New Roman"/>
          <w:szCs w:val="20"/>
        </w:rPr>
        <w:t xml:space="preserve">13.11.1  Vendor shall provide on-site corrective maintenance between the hours of 8:00 A.M. and 5:00 P.M. EST, Monday-Friday, to include unlimited service calls.  Telephonic support shall be available 24 hours per day, 7 days per week, 365 days a year, excluding Federal Government holidays, which are identified online at the following site: </w:t>
      </w:r>
      <w:r w:rsidRPr="00D46C70">
        <w:rPr>
          <w:rFonts w:eastAsia="Times New Roman"/>
          <w:szCs w:val="20"/>
          <w:u w:val="single"/>
        </w:rPr>
        <w:t>https://www.opm.gov/policy-data-oversight/pay-leave/pay-administration/fact-sheets/holidays-work-schedules-and-pay.</w:t>
      </w:r>
    </w:p>
    <w:p w14:paraId="259F7615" w14:textId="77777777" w:rsidR="00D46C70" w:rsidRPr="00D46C70" w:rsidRDefault="00D46C70" w:rsidP="00D46C70">
      <w:pPr>
        <w:tabs>
          <w:tab w:val="left" w:pos="450"/>
        </w:tabs>
        <w:rPr>
          <w:rFonts w:eastAsia="Times New Roman"/>
          <w:szCs w:val="20"/>
        </w:rPr>
      </w:pPr>
      <w:r w:rsidRPr="00D46C70">
        <w:rPr>
          <w:rFonts w:eastAsia="Times New Roman"/>
          <w:szCs w:val="20"/>
        </w:rPr>
        <w:t>13.11.2  A vendor service technician shall respond via telephone within two (2) hours after receipt of trouble call and provide on-site service within twenty-four (24) hours. Equipment shall be operational within forty-eight (48) hours of the initial trouble call.</w:t>
      </w:r>
    </w:p>
    <w:p w14:paraId="7181C08B" w14:textId="77777777" w:rsidR="00D46C70" w:rsidRPr="00D46C70" w:rsidRDefault="00D46C70" w:rsidP="00D46C70">
      <w:pPr>
        <w:tabs>
          <w:tab w:val="left" w:pos="450"/>
        </w:tabs>
        <w:rPr>
          <w:rFonts w:eastAsia="Times New Roman"/>
          <w:szCs w:val="20"/>
        </w:rPr>
      </w:pPr>
      <w:r w:rsidRPr="00D46C70">
        <w:rPr>
          <w:rFonts w:eastAsia="Times New Roman"/>
          <w:szCs w:val="20"/>
        </w:rPr>
        <w:t>13.11.3  Government request for corrective maintenance will be placed by NMCP Biomedical Engineering Division (BIOMED) personnel, to the Vendor.  Corrective maintenance shall be completed during the hours specified in the contract.</w:t>
      </w:r>
    </w:p>
    <w:p w14:paraId="19C48830" w14:textId="77777777" w:rsidR="00D46C70" w:rsidRPr="00D46C70" w:rsidRDefault="00D46C70" w:rsidP="00D46C70">
      <w:pPr>
        <w:tabs>
          <w:tab w:val="left" w:pos="450"/>
        </w:tabs>
        <w:rPr>
          <w:rFonts w:eastAsia="Times New Roman"/>
          <w:szCs w:val="20"/>
        </w:rPr>
      </w:pPr>
      <w:r w:rsidRPr="00D46C70">
        <w:rPr>
          <w:rFonts w:eastAsia="Times New Roman"/>
          <w:szCs w:val="20"/>
        </w:rPr>
        <w:t>13.11.4  The vendor’s response to requests for service may include telephone consultation with the equipment user/operator and a Vendor Field Service Engineer (FSE). Telephone consultation 1) shall provide instruction in determining operator error; 2) shall determine the most likely cause of the problem; 3) shall determine if resolution of the problem requires the dispatch of a Field Service Engineer (FSE); and 4) should identify replacement parts likely to be required to return the equipment to 100% operational condition as specified by the OEM.</w:t>
      </w:r>
    </w:p>
    <w:p w14:paraId="23A95E4C" w14:textId="77777777" w:rsidR="00D46C70" w:rsidRPr="00D46C70" w:rsidRDefault="00D46C70" w:rsidP="00D46C70">
      <w:pPr>
        <w:tabs>
          <w:tab w:val="left" w:pos="450"/>
        </w:tabs>
        <w:rPr>
          <w:rFonts w:eastAsia="Times New Roman"/>
          <w:szCs w:val="20"/>
        </w:rPr>
      </w:pPr>
      <w:r w:rsidRPr="00D46C70">
        <w:rPr>
          <w:rFonts w:eastAsia="Times New Roman"/>
          <w:szCs w:val="20"/>
        </w:rPr>
        <w:t>13.11.5  The vendor’s pricing shall be inclusive of all costs including parts, consumables, labor, travel, and shipping.</w:t>
      </w:r>
    </w:p>
    <w:p w14:paraId="339360AD" w14:textId="77777777" w:rsidR="00D46C70" w:rsidRPr="00D46C70" w:rsidRDefault="00D46C70" w:rsidP="00D46C70">
      <w:pPr>
        <w:tabs>
          <w:tab w:val="left" w:pos="450"/>
        </w:tabs>
        <w:spacing w:after="0" w:line="240" w:lineRule="auto"/>
        <w:rPr>
          <w:rFonts w:eastAsia="Times New Roman"/>
          <w:szCs w:val="20"/>
        </w:rPr>
      </w:pPr>
      <w:r w:rsidRPr="00D46C70">
        <w:rPr>
          <w:rFonts w:eastAsia="Times New Roman"/>
          <w:szCs w:val="20"/>
        </w:rPr>
        <w:t>13.11.6  The vendor FSE shall have his/her own service manuals, specifications, schematic diagrams, and parts lists to assist in the evaluation and repair of all equipment included in this contract.</w:t>
      </w:r>
    </w:p>
    <w:p w14:paraId="37F0A93C" w14:textId="77777777" w:rsidR="00D46C70" w:rsidRPr="00D46C70" w:rsidRDefault="00D46C70" w:rsidP="00D46C70">
      <w:pPr>
        <w:tabs>
          <w:tab w:val="left" w:pos="450"/>
        </w:tabs>
        <w:spacing w:after="0" w:line="240" w:lineRule="auto"/>
        <w:rPr>
          <w:rFonts w:eastAsia="Times New Roman"/>
          <w:b/>
          <w:bCs/>
          <w:szCs w:val="20"/>
        </w:rPr>
      </w:pPr>
    </w:p>
    <w:p w14:paraId="26993B37" w14:textId="77777777" w:rsidR="00D46C70" w:rsidRPr="00D46C70" w:rsidRDefault="00D46C70" w:rsidP="00D46C70">
      <w:pPr>
        <w:tabs>
          <w:tab w:val="left" w:pos="450"/>
        </w:tabs>
        <w:spacing w:after="0" w:line="240" w:lineRule="auto"/>
        <w:rPr>
          <w:rFonts w:eastAsia="Times New Roman"/>
          <w:b/>
          <w:bCs/>
          <w:szCs w:val="20"/>
        </w:rPr>
      </w:pPr>
      <w:r w:rsidRPr="00D46C70">
        <w:rPr>
          <w:rFonts w:eastAsia="Times New Roman"/>
          <w:b/>
          <w:bCs/>
          <w:szCs w:val="20"/>
        </w:rPr>
        <w:t>14.0 Replacement Parts/Updates</w:t>
      </w:r>
    </w:p>
    <w:p w14:paraId="5F816D58" w14:textId="77777777" w:rsidR="00D46C70" w:rsidRPr="00D46C70" w:rsidRDefault="00D46C70" w:rsidP="00D46C70">
      <w:pPr>
        <w:tabs>
          <w:tab w:val="left" w:pos="450"/>
        </w:tabs>
        <w:spacing w:after="0" w:line="240" w:lineRule="auto"/>
        <w:rPr>
          <w:rFonts w:eastAsia="Times New Roman"/>
          <w:b/>
          <w:bCs/>
          <w:szCs w:val="20"/>
        </w:rPr>
      </w:pPr>
    </w:p>
    <w:p w14:paraId="034CA3F0" w14:textId="77777777" w:rsidR="00D46C70" w:rsidRPr="00D46C70" w:rsidRDefault="00D46C70" w:rsidP="00D46C70">
      <w:pPr>
        <w:tabs>
          <w:tab w:val="left" w:pos="450"/>
        </w:tabs>
        <w:rPr>
          <w:rFonts w:eastAsia="Times New Roman"/>
          <w:szCs w:val="20"/>
        </w:rPr>
      </w:pPr>
      <w:r w:rsidRPr="00D46C70">
        <w:rPr>
          <w:rFonts w:eastAsia="Times New Roman"/>
          <w:szCs w:val="20"/>
        </w:rPr>
        <w:t>14.1  The vendor shall have ready-access to unique and/or high-mortality replacement parts. All parts supplied shall be compatible with the existing system. In the event replacement parts are required to be shipped, shipping shall be performed in the fastest reasonable means possible at no additional cost to the Government.</w:t>
      </w:r>
    </w:p>
    <w:p w14:paraId="2E39CEEF" w14:textId="77777777" w:rsidR="00D46C70" w:rsidRPr="00D46C70" w:rsidRDefault="00D46C70" w:rsidP="00D46C70">
      <w:pPr>
        <w:tabs>
          <w:tab w:val="left" w:pos="450"/>
        </w:tabs>
        <w:rPr>
          <w:rFonts w:eastAsia="Times New Roman"/>
          <w:szCs w:val="20"/>
        </w:rPr>
      </w:pPr>
      <w:r w:rsidRPr="00D46C70">
        <w:rPr>
          <w:rFonts w:eastAsia="Times New Roman"/>
          <w:szCs w:val="20"/>
        </w:rPr>
        <w:lastRenderedPageBreak/>
        <w:t>14.2  The vendor shall replace all worn or defective parts necessary to restore the equipment to 100% operational condition as specified by the OEM.</w:t>
      </w:r>
    </w:p>
    <w:p w14:paraId="7AC468C3" w14:textId="77777777" w:rsidR="00D46C70" w:rsidRPr="00D46C70" w:rsidRDefault="00D46C70" w:rsidP="00D46C70">
      <w:pPr>
        <w:tabs>
          <w:tab w:val="left" w:pos="450"/>
        </w:tabs>
        <w:rPr>
          <w:rFonts w:eastAsia="Times New Roman"/>
          <w:szCs w:val="20"/>
        </w:rPr>
      </w:pPr>
      <w:r w:rsidRPr="00D46C70">
        <w:rPr>
          <w:rFonts w:eastAsia="Times New Roman"/>
          <w:szCs w:val="20"/>
        </w:rPr>
        <w:t>14.3  Freight, postage, and storage charges associated with shipment and receipt of replacement parts and the return of parts shall be the responsibility of the vendor.</w:t>
      </w:r>
    </w:p>
    <w:p w14:paraId="5BF3EBB0" w14:textId="77777777" w:rsidR="00D46C70" w:rsidRPr="00D46C70" w:rsidRDefault="00D46C70" w:rsidP="00D46C70">
      <w:pPr>
        <w:tabs>
          <w:tab w:val="left" w:pos="450"/>
        </w:tabs>
        <w:rPr>
          <w:rFonts w:eastAsia="Times New Roman"/>
          <w:szCs w:val="20"/>
        </w:rPr>
      </w:pPr>
      <w:r w:rsidRPr="00D46C70">
        <w:rPr>
          <w:rFonts w:eastAsia="Times New Roman"/>
          <w:szCs w:val="20"/>
        </w:rPr>
        <w:t xml:space="preserve">14.4  All replacement parts shall be new, non-refurbished, and certified as OEM replacement parts. </w:t>
      </w:r>
    </w:p>
    <w:p w14:paraId="37A599AD" w14:textId="77777777" w:rsidR="00D46C70" w:rsidRPr="00D46C70" w:rsidRDefault="00D46C70" w:rsidP="00D46C70">
      <w:pPr>
        <w:tabs>
          <w:tab w:val="left" w:pos="450"/>
        </w:tabs>
        <w:rPr>
          <w:rFonts w:eastAsia="Times New Roman"/>
          <w:szCs w:val="20"/>
        </w:rPr>
      </w:pPr>
      <w:r w:rsidRPr="00D46C70">
        <w:rPr>
          <w:rFonts w:eastAsia="Times New Roman"/>
          <w:szCs w:val="20"/>
        </w:rPr>
        <w:t>14.5  The vendor shall install software revisions and updates (field service changes) that are required by FDA- or manufacturer-announced safety hazards, alerts, or recalls, including the FDA Year 2000 (Y2K) Compliance Directive, as part of the contract at no additional cost to the Government. Updates and revisions shall be performed as soon as possible after release, no later than the first scheduled Preventative Maintenance inspection after release. For any updates that have been identified as critical or required for the proper operation of equipment by the OEM, the vendor shall provide installation within 30 days of release regardless of preventative maintenance schedules.</w:t>
      </w:r>
    </w:p>
    <w:p w14:paraId="67055A69" w14:textId="77777777" w:rsidR="00D46C70" w:rsidRPr="00D46C70" w:rsidRDefault="00D46C70" w:rsidP="00D46C70">
      <w:pPr>
        <w:tabs>
          <w:tab w:val="left" w:pos="450"/>
        </w:tabs>
        <w:spacing w:after="0" w:line="240" w:lineRule="auto"/>
        <w:rPr>
          <w:rFonts w:eastAsia="Times New Roman"/>
          <w:szCs w:val="20"/>
        </w:rPr>
      </w:pPr>
      <w:r w:rsidRPr="00D46C70">
        <w:rPr>
          <w:rFonts w:eastAsia="Times New Roman"/>
          <w:szCs w:val="20"/>
        </w:rPr>
        <w:t>14.6  With prior approval from the Government, the vendor may perform hardware/software upgrades as they become available.</w:t>
      </w:r>
    </w:p>
    <w:p w14:paraId="536A62CF" w14:textId="77777777" w:rsidR="00D46C70" w:rsidRPr="00D46C70" w:rsidRDefault="00D46C70" w:rsidP="00D46C70">
      <w:pPr>
        <w:tabs>
          <w:tab w:val="left" w:pos="450"/>
        </w:tabs>
        <w:spacing w:after="0" w:line="240" w:lineRule="auto"/>
        <w:rPr>
          <w:rFonts w:eastAsia="Times New Roman"/>
          <w:b/>
          <w:bCs/>
          <w:szCs w:val="20"/>
        </w:rPr>
      </w:pPr>
    </w:p>
    <w:p w14:paraId="335D71EC" w14:textId="77777777" w:rsidR="00D46C70" w:rsidRPr="00D46C70" w:rsidRDefault="00D46C70" w:rsidP="00D46C70">
      <w:pPr>
        <w:tabs>
          <w:tab w:val="left" w:pos="450"/>
        </w:tabs>
        <w:spacing w:after="0" w:line="240" w:lineRule="auto"/>
        <w:rPr>
          <w:rFonts w:eastAsia="Times New Roman"/>
          <w:b/>
          <w:bCs/>
          <w:szCs w:val="20"/>
        </w:rPr>
      </w:pPr>
      <w:r w:rsidRPr="00D46C70">
        <w:rPr>
          <w:rFonts w:eastAsia="Times New Roman"/>
          <w:b/>
          <w:bCs/>
          <w:szCs w:val="20"/>
        </w:rPr>
        <w:t>15.0  Government Furnished Property, Materials and Services</w:t>
      </w:r>
    </w:p>
    <w:p w14:paraId="22E83298" w14:textId="77777777" w:rsidR="00D46C70" w:rsidRPr="00D46C70" w:rsidRDefault="00D46C70" w:rsidP="00D46C70">
      <w:pPr>
        <w:tabs>
          <w:tab w:val="left" w:pos="450"/>
        </w:tabs>
        <w:spacing w:after="0" w:line="240" w:lineRule="auto"/>
        <w:rPr>
          <w:rFonts w:eastAsia="Times New Roman"/>
          <w:b/>
          <w:bCs/>
          <w:szCs w:val="20"/>
        </w:rPr>
      </w:pPr>
    </w:p>
    <w:p w14:paraId="40E9AC1D" w14:textId="77777777" w:rsidR="00D46C70" w:rsidRPr="00D46C70" w:rsidRDefault="00D46C70" w:rsidP="00D46C70">
      <w:pPr>
        <w:tabs>
          <w:tab w:val="left" w:pos="450"/>
        </w:tabs>
        <w:rPr>
          <w:rFonts w:eastAsia="Times New Roman"/>
          <w:szCs w:val="20"/>
        </w:rPr>
      </w:pPr>
      <w:r w:rsidRPr="00D46C70">
        <w:rPr>
          <w:rFonts w:eastAsia="Times New Roman"/>
          <w:szCs w:val="20"/>
        </w:rPr>
        <w:t>15.1  The Government will be responsible for maintaining the proper environment, including utilities and site requirements necessary for the system to function properly as specified by the OEM.</w:t>
      </w:r>
    </w:p>
    <w:p w14:paraId="5F7CA588" w14:textId="77777777" w:rsidR="00D46C70" w:rsidRPr="00D46C70" w:rsidRDefault="00D46C70" w:rsidP="00D46C70">
      <w:pPr>
        <w:tabs>
          <w:tab w:val="left" w:pos="450"/>
        </w:tabs>
        <w:rPr>
          <w:rFonts w:eastAsia="Times New Roman"/>
          <w:szCs w:val="20"/>
        </w:rPr>
      </w:pPr>
      <w:r w:rsidRPr="00D46C70">
        <w:rPr>
          <w:rFonts w:eastAsia="Times New Roman"/>
          <w:szCs w:val="20"/>
        </w:rPr>
        <w:t>15.2  The Government will operate the system in accordance with the instruction manual provided by the OEM.</w:t>
      </w:r>
    </w:p>
    <w:p w14:paraId="4BE739CF" w14:textId="77777777" w:rsidR="00D46C70" w:rsidRPr="00D46C70" w:rsidRDefault="00D46C70" w:rsidP="00D46C70">
      <w:pPr>
        <w:tabs>
          <w:tab w:val="left" w:pos="450"/>
        </w:tabs>
        <w:rPr>
          <w:rFonts w:eastAsia="Times New Roman"/>
          <w:szCs w:val="20"/>
        </w:rPr>
      </w:pPr>
      <w:r w:rsidRPr="00D46C70">
        <w:rPr>
          <w:rFonts w:eastAsia="Times New Roman"/>
          <w:szCs w:val="20"/>
        </w:rPr>
        <w:t>15.3  The Government will not be responsible for the damage or loss due to fire, theft, accident, or other disaster of Vendor supplies, materials, or for the personal belongings brought onto Government property by Vendor’s personnel.</w:t>
      </w:r>
    </w:p>
    <w:p w14:paraId="00A18728" w14:textId="77777777" w:rsidR="00D46C70" w:rsidRPr="00D46C70" w:rsidRDefault="00D46C70" w:rsidP="00D46C70">
      <w:pPr>
        <w:tabs>
          <w:tab w:val="left" w:pos="450"/>
        </w:tabs>
        <w:spacing w:after="0" w:line="240" w:lineRule="auto"/>
        <w:rPr>
          <w:rFonts w:eastAsia="Times New Roman"/>
          <w:b/>
          <w:bCs/>
          <w:szCs w:val="20"/>
        </w:rPr>
      </w:pPr>
      <w:r w:rsidRPr="00D46C70">
        <w:rPr>
          <w:rFonts w:eastAsia="Times New Roman"/>
          <w:b/>
          <w:bCs/>
          <w:szCs w:val="20"/>
        </w:rPr>
        <w:t>16.0  Vendor Furnished Property and Material.</w:t>
      </w:r>
    </w:p>
    <w:p w14:paraId="4FCAAB8C" w14:textId="77777777" w:rsidR="00D46C70" w:rsidRPr="00D46C70" w:rsidRDefault="00D46C70" w:rsidP="00D46C70">
      <w:pPr>
        <w:tabs>
          <w:tab w:val="left" w:pos="450"/>
        </w:tabs>
        <w:spacing w:after="0" w:line="240" w:lineRule="auto"/>
        <w:rPr>
          <w:rFonts w:eastAsia="Times New Roman"/>
          <w:b/>
          <w:bCs/>
          <w:szCs w:val="20"/>
        </w:rPr>
      </w:pPr>
    </w:p>
    <w:p w14:paraId="2D240589" w14:textId="77777777" w:rsidR="00D46C70" w:rsidRPr="00D46C70" w:rsidRDefault="00D46C70" w:rsidP="00D46C70">
      <w:pPr>
        <w:tabs>
          <w:tab w:val="left" w:pos="450"/>
        </w:tabs>
        <w:spacing w:after="0" w:line="240" w:lineRule="auto"/>
        <w:rPr>
          <w:rFonts w:eastAsia="Times New Roman"/>
          <w:szCs w:val="20"/>
        </w:rPr>
      </w:pPr>
      <w:r w:rsidRPr="00D46C70">
        <w:rPr>
          <w:rFonts w:eastAsia="Times New Roman"/>
          <w:szCs w:val="20"/>
        </w:rPr>
        <w:t>16.1  The vendor shall provide all service literature, reference publications, laptop computers, and diagnostic software to be used by the vendor FSE as required for the completion of the services in accordance with this contract.</w:t>
      </w:r>
    </w:p>
    <w:p w14:paraId="59F51862" w14:textId="77777777" w:rsidR="00D46C70" w:rsidRPr="00D46C70" w:rsidRDefault="00D46C70" w:rsidP="00D46C70">
      <w:pPr>
        <w:tabs>
          <w:tab w:val="left" w:pos="450"/>
        </w:tabs>
        <w:spacing w:after="0" w:line="240" w:lineRule="auto"/>
        <w:rPr>
          <w:rFonts w:eastAsia="Times New Roman"/>
          <w:b/>
          <w:bCs/>
          <w:szCs w:val="20"/>
        </w:rPr>
      </w:pPr>
    </w:p>
    <w:p w14:paraId="2AB5499C" w14:textId="77777777" w:rsidR="00D46C70" w:rsidRPr="00D46C70" w:rsidRDefault="00D46C70" w:rsidP="00D46C70">
      <w:pPr>
        <w:tabs>
          <w:tab w:val="left" w:pos="450"/>
        </w:tabs>
        <w:spacing w:after="0" w:line="240" w:lineRule="auto"/>
        <w:rPr>
          <w:rFonts w:eastAsia="Times New Roman"/>
          <w:b/>
          <w:bCs/>
          <w:szCs w:val="20"/>
        </w:rPr>
      </w:pPr>
      <w:r w:rsidRPr="00D46C70">
        <w:rPr>
          <w:rFonts w:eastAsia="Times New Roman"/>
          <w:b/>
          <w:bCs/>
          <w:szCs w:val="20"/>
        </w:rPr>
        <w:t>17.0  Vendor Report Requirements.</w:t>
      </w:r>
    </w:p>
    <w:p w14:paraId="07D5AFA1" w14:textId="77777777" w:rsidR="00D46C70" w:rsidRPr="00D46C70" w:rsidRDefault="00D46C70" w:rsidP="00D46C70">
      <w:pPr>
        <w:tabs>
          <w:tab w:val="left" w:pos="450"/>
        </w:tabs>
        <w:spacing w:after="0" w:line="240" w:lineRule="auto"/>
        <w:rPr>
          <w:rFonts w:eastAsia="Times New Roman"/>
          <w:b/>
          <w:bCs/>
          <w:szCs w:val="20"/>
        </w:rPr>
      </w:pPr>
    </w:p>
    <w:p w14:paraId="2BBF71AE" w14:textId="77777777" w:rsidR="00D46C70" w:rsidRPr="00D46C70" w:rsidRDefault="00D46C70" w:rsidP="00D46C70">
      <w:pPr>
        <w:tabs>
          <w:tab w:val="left" w:pos="450"/>
        </w:tabs>
        <w:spacing w:after="0" w:line="240" w:lineRule="auto"/>
        <w:rPr>
          <w:rFonts w:eastAsia="Times New Roman"/>
          <w:szCs w:val="20"/>
        </w:rPr>
      </w:pPr>
      <w:r w:rsidRPr="00D46C70">
        <w:rPr>
          <w:rFonts w:eastAsia="Times New Roman"/>
          <w:szCs w:val="20"/>
        </w:rPr>
        <w:t>17.1  During normal duty hours, vendor FSE personnel shall check-in with the Biomedical Engineering Division upon arrival at the Government site and again prior to departure. The vendor FSEs shall personally notify BIOMED personnel of problems that result in the equipment being left disabled upon their departure. If equipment is left disabled, a method of physical use prevention of the disabled equipment shall be implemented, and the disabled equipment shall be locked out with a letter of intent in compliance with OSHA regulation to prevent any patient hazards. After normal duty hours, vendor FSEs shall notify the Officer of the Day Desk and the Duty BIOMED personnel.</w:t>
      </w:r>
    </w:p>
    <w:p w14:paraId="6A78F0E8" w14:textId="77777777" w:rsidR="00D46C70" w:rsidRPr="00D46C70" w:rsidRDefault="00D46C70" w:rsidP="00D46C70">
      <w:pPr>
        <w:tabs>
          <w:tab w:val="left" w:pos="450"/>
        </w:tabs>
        <w:spacing w:after="0" w:line="240" w:lineRule="auto"/>
        <w:rPr>
          <w:rFonts w:eastAsia="Times New Roman"/>
          <w:szCs w:val="20"/>
        </w:rPr>
      </w:pPr>
    </w:p>
    <w:p w14:paraId="3CBEE62C" w14:textId="77777777" w:rsidR="00D46C70" w:rsidRPr="00D46C70" w:rsidRDefault="00D46C70" w:rsidP="00D46C70">
      <w:pPr>
        <w:tabs>
          <w:tab w:val="left" w:pos="450"/>
        </w:tabs>
        <w:rPr>
          <w:rFonts w:eastAsia="Times New Roman"/>
          <w:szCs w:val="20"/>
        </w:rPr>
      </w:pPr>
      <w:r w:rsidRPr="00D46C70">
        <w:rPr>
          <w:rFonts w:eastAsia="Times New Roman"/>
          <w:szCs w:val="20"/>
        </w:rPr>
        <w:t>17.2  The vendor shall provide a full-service report to BIOMED and the blood bank representative within two (2) days of completion of all services performed. Each service report shall at a minimum document the following data legibly, in complete detail, and in English:</w:t>
      </w:r>
    </w:p>
    <w:p w14:paraId="0291036D" w14:textId="77777777" w:rsidR="00D46C70" w:rsidRPr="00D46C70" w:rsidRDefault="00D46C70" w:rsidP="00D46C70">
      <w:pPr>
        <w:numPr>
          <w:ilvl w:val="0"/>
          <w:numId w:val="14"/>
        </w:numPr>
        <w:tabs>
          <w:tab w:val="left" w:pos="450"/>
        </w:tabs>
        <w:spacing w:after="0" w:line="240" w:lineRule="auto"/>
        <w:rPr>
          <w:rFonts w:eastAsia="Times New Roman"/>
          <w:szCs w:val="20"/>
        </w:rPr>
      </w:pPr>
      <w:r w:rsidRPr="00D46C70">
        <w:rPr>
          <w:rFonts w:eastAsia="Times New Roman"/>
          <w:szCs w:val="20"/>
        </w:rPr>
        <w:t>Name of Vendor</w:t>
      </w:r>
    </w:p>
    <w:p w14:paraId="103D0D1F" w14:textId="77777777" w:rsidR="00D46C70" w:rsidRPr="00D46C70" w:rsidRDefault="00D46C70" w:rsidP="00D46C70">
      <w:pPr>
        <w:numPr>
          <w:ilvl w:val="0"/>
          <w:numId w:val="14"/>
        </w:numPr>
        <w:tabs>
          <w:tab w:val="left" w:pos="450"/>
        </w:tabs>
        <w:spacing w:after="0" w:line="240" w:lineRule="auto"/>
        <w:rPr>
          <w:rFonts w:eastAsia="Times New Roman"/>
          <w:szCs w:val="20"/>
        </w:rPr>
      </w:pPr>
      <w:r w:rsidRPr="00D46C70">
        <w:rPr>
          <w:rFonts w:eastAsia="Times New Roman"/>
          <w:szCs w:val="20"/>
        </w:rPr>
        <w:t>Contract Number</w:t>
      </w:r>
    </w:p>
    <w:p w14:paraId="112D0B4D" w14:textId="77777777" w:rsidR="00D46C70" w:rsidRPr="00D46C70" w:rsidRDefault="00D46C70" w:rsidP="00D46C70">
      <w:pPr>
        <w:numPr>
          <w:ilvl w:val="0"/>
          <w:numId w:val="14"/>
        </w:numPr>
        <w:tabs>
          <w:tab w:val="left" w:pos="450"/>
        </w:tabs>
        <w:spacing w:after="0" w:line="240" w:lineRule="auto"/>
        <w:rPr>
          <w:rFonts w:eastAsia="Times New Roman"/>
          <w:szCs w:val="20"/>
        </w:rPr>
      </w:pPr>
      <w:r w:rsidRPr="00D46C70">
        <w:rPr>
          <w:rFonts w:eastAsia="Times New Roman"/>
          <w:szCs w:val="20"/>
        </w:rPr>
        <w:t>Name of field service technician performing service</w:t>
      </w:r>
    </w:p>
    <w:p w14:paraId="08173376" w14:textId="77777777" w:rsidR="00D46C70" w:rsidRPr="00D46C70" w:rsidRDefault="00D46C70" w:rsidP="00D46C70">
      <w:pPr>
        <w:numPr>
          <w:ilvl w:val="0"/>
          <w:numId w:val="14"/>
        </w:numPr>
        <w:tabs>
          <w:tab w:val="left" w:pos="450"/>
        </w:tabs>
        <w:spacing w:after="0" w:line="240" w:lineRule="auto"/>
        <w:rPr>
          <w:rFonts w:eastAsia="Times New Roman"/>
          <w:szCs w:val="20"/>
        </w:rPr>
      </w:pPr>
      <w:r w:rsidRPr="00D46C70">
        <w:rPr>
          <w:rFonts w:eastAsia="Times New Roman"/>
          <w:szCs w:val="20"/>
        </w:rPr>
        <w:t>Vendor log/control number</w:t>
      </w:r>
    </w:p>
    <w:p w14:paraId="7D1DE8F7" w14:textId="77777777" w:rsidR="00D46C70" w:rsidRPr="00D46C70" w:rsidRDefault="00D46C70" w:rsidP="00D46C70">
      <w:pPr>
        <w:numPr>
          <w:ilvl w:val="0"/>
          <w:numId w:val="14"/>
        </w:numPr>
        <w:tabs>
          <w:tab w:val="left" w:pos="450"/>
        </w:tabs>
        <w:spacing w:after="0" w:line="240" w:lineRule="auto"/>
        <w:rPr>
          <w:rFonts w:eastAsia="Times New Roman"/>
          <w:szCs w:val="20"/>
        </w:rPr>
      </w:pPr>
      <w:r w:rsidRPr="00D46C70">
        <w:rPr>
          <w:rFonts w:eastAsia="Times New Roman"/>
          <w:szCs w:val="20"/>
        </w:rPr>
        <w:t>Date, time (beginning and ending), and hours on-site for service call</w:t>
      </w:r>
    </w:p>
    <w:p w14:paraId="7F7F4749" w14:textId="77777777" w:rsidR="00D46C70" w:rsidRPr="00D46C70" w:rsidRDefault="00D46C70" w:rsidP="00D46C70">
      <w:pPr>
        <w:numPr>
          <w:ilvl w:val="0"/>
          <w:numId w:val="14"/>
        </w:numPr>
        <w:tabs>
          <w:tab w:val="left" w:pos="450"/>
        </w:tabs>
        <w:spacing w:after="0" w:line="240" w:lineRule="auto"/>
        <w:rPr>
          <w:rFonts w:eastAsia="Times New Roman"/>
          <w:szCs w:val="20"/>
        </w:rPr>
      </w:pPr>
      <w:r w:rsidRPr="00D46C70">
        <w:rPr>
          <w:rFonts w:eastAsia="Times New Roman"/>
          <w:szCs w:val="20"/>
        </w:rPr>
        <w:t>Description of problem reported by user</w:t>
      </w:r>
    </w:p>
    <w:p w14:paraId="50DEA997" w14:textId="77777777" w:rsidR="00D46C70" w:rsidRPr="00D46C70" w:rsidRDefault="00D46C70" w:rsidP="00D46C70">
      <w:pPr>
        <w:numPr>
          <w:ilvl w:val="0"/>
          <w:numId w:val="14"/>
        </w:numPr>
        <w:tabs>
          <w:tab w:val="left" w:pos="450"/>
        </w:tabs>
        <w:spacing w:after="0" w:line="240" w:lineRule="auto"/>
        <w:rPr>
          <w:rFonts w:eastAsia="Times New Roman"/>
          <w:szCs w:val="20"/>
        </w:rPr>
      </w:pPr>
      <w:r w:rsidRPr="00D46C70">
        <w:rPr>
          <w:rFonts w:eastAsia="Times New Roman"/>
          <w:szCs w:val="20"/>
        </w:rPr>
        <w:lastRenderedPageBreak/>
        <w:t>Equipment identification factors to include manufacturer, make, model, serial number, and Facility Equipment Control Number (ECN)</w:t>
      </w:r>
    </w:p>
    <w:p w14:paraId="091CD941" w14:textId="77777777" w:rsidR="00D46C70" w:rsidRPr="00D46C70" w:rsidRDefault="00D46C70" w:rsidP="00D46C70">
      <w:pPr>
        <w:numPr>
          <w:ilvl w:val="0"/>
          <w:numId w:val="14"/>
        </w:numPr>
        <w:tabs>
          <w:tab w:val="left" w:pos="450"/>
        </w:tabs>
        <w:spacing w:after="0" w:line="240" w:lineRule="auto"/>
        <w:rPr>
          <w:rFonts w:eastAsia="Times New Roman"/>
          <w:szCs w:val="20"/>
        </w:rPr>
      </w:pPr>
      <w:r w:rsidRPr="00D46C70">
        <w:rPr>
          <w:rFonts w:eastAsia="Times New Roman"/>
          <w:szCs w:val="20"/>
        </w:rPr>
        <w:t>Itemized description of service performed to include labor and travel costs, parts used, parts cost, parts number/nomenclature, part new or reconditioned, part manufacturer, and problem/corrective action taken or recommended</w:t>
      </w:r>
    </w:p>
    <w:p w14:paraId="32C74C76" w14:textId="77777777" w:rsidR="00D46C70" w:rsidRPr="00D46C70" w:rsidRDefault="00D46C70" w:rsidP="00D46C70">
      <w:pPr>
        <w:numPr>
          <w:ilvl w:val="0"/>
          <w:numId w:val="14"/>
        </w:numPr>
        <w:tabs>
          <w:tab w:val="left" w:pos="450"/>
        </w:tabs>
        <w:spacing w:after="0" w:line="240" w:lineRule="auto"/>
        <w:rPr>
          <w:rFonts w:eastAsia="Times New Roman"/>
          <w:szCs w:val="20"/>
        </w:rPr>
      </w:pPr>
      <w:r w:rsidRPr="00D46C70">
        <w:rPr>
          <w:rFonts w:eastAsia="Times New Roman"/>
          <w:szCs w:val="20"/>
        </w:rPr>
        <w:t>Problem resolution or pending action</w:t>
      </w:r>
    </w:p>
    <w:p w14:paraId="22CD0709" w14:textId="77777777" w:rsidR="00D46C70" w:rsidRPr="00D46C70" w:rsidRDefault="00D46C70" w:rsidP="00D46C70">
      <w:pPr>
        <w:numPr>
          <w:ilvl w:val="0"/>
          <w:numId w:val="14"/>
        </w:numPr>
        <w:tabs>
          <w:tab w:val="left" w:pos="450"/>
        </w:tabs>
        <w:spacing w:after="0" w:line="240" w:lineRule="auto"/>
        <w:rPr>
          <w:rFonts w:eastAsia="Times New Roman"/>
          <w:szCs w:val="20"/>
        </w:rPr>
      </w:pPr>
      <w:r w:rsidRPr="00D46C70">
        <w:rPr>
          <w:rFonts w:eastAsia="Times New Roman"/>
          <w:szCs w:val="20"/>
        </w:rPr>
        <w:t>Total billing cost</w:t>
      </w:r>
    </w:p>
    <w:p w14:paraId="2E93B8A4" w14:textId="77777777" w:rsidR="00D46C70" w:rsidRPr="00D46C70" w:rsidRDefault="00D46C70" w:rsidP="00D46C70">
      <w:pPr>
        <w:numPr>
          <w:ilvl w:val="0"/>
          <w:numId w:val="14"/>
        </w:numPr>
        <w:tabs>
          <w:tab w:val="left" w:pos="450"/>
        </w:tabs>
        <w:spacing w:after="0" w:line="240" w:lineRule="auto"/>
        <w:rPr>
          <w:rFonts w:eastAsia="Times New Roman"/>
          <w:szCs w:val="20"/>
        </w:rPr>
      </w:pPr>
      <w:r w:rsidRPr="00D46C70">
        <w:rPr>
          <w:rFonts w:eastAsia="Times New Roman"/>
          <w:szCs w:val="20"/>
        </w:rPr>
        <w:t>Signatures:</w:t>
      </w:r>
    </w:p>
    <w:p w14:paraId="741F3348" w14:textId="77777777" w:rsidR="00D46C70" w:rsidRPr="00D46C70" w:rsidRDefault="00D46C70" w:rsidP="00D46C70">
      <w:pPr>
        <w:numPr>
          <w:ilvl w:val="1"/>
          <w:numId w:val="14"/>
        </w:numPr>
        <w:tabs>
          <w:tab w:val="left" w:pos="450"/>
        </w:tabs>
        <w:spacing w:after="0" w:line="240" w:lineRule="auto"/>
        <w:rPr>
          <w:rFonts w:eastAsia="Times New Roman"/>
          <w:szCs w:val="20"/>
        </w:rPr>
      </w:pPr>
      <w:r w:rsidRPr="00D46C70">
        <w:rPr>
          <w:rFonts w:eastAsia="Times New Roman"/>
          <w:szCs w:val="20"/>
        </w:rPr>
        <w:t>Field Service Technician performing services</w:t>
      </w:r>
    </w:p>
    <w:p w14:paraId="6BFF4AD6" w14:textId="77777777" w:rsidR="00D46C70" w:rsidRPr="00D46C70" w:rsidRDefault="00D46C70" w:rsidP="00D46C70">
      <w:pPr>
        <w:numPr>
          <w:ilvl w:val="1"/>
          <w:numId w:val="14"/>
        </w:numPr>
        <w:tabs>
          <w:tab w:val="left" w:pos="450"/>
        </w:tabs>
        <w:spacing w:after="0" w:line="240" w:lineRule="auto"/>
        <w:rPr>
          <w:rFonts w:eastAsia="Times New Roman"/>
          <w:szCs w:val="20"/>
        </w:rPr>
      </w:pPr>
      <w:r w:rsidRPr="00D46C70">
        <w:rPr>
          <w:rFonts w:eastAsia="Times New Roman"/>
          <w:szCs w:val="20"/>
        </w:rPr>
        <w:t>BMET verifying service rendered (Identify Medical Treatment Facility)</w:t>
      </w:r>
    </w:p>
    <w:p w14:paraId="3BE6F358" w14:textId="77777777" w:rsidR="00D46C70" w:rsidRPr="00D46C70" w:rsidRDefault="00D46C70" w:rsidP="00D46C70">
      <w:pPr>
        <w:numPr>
          <w:ilvl w:val="0"/>
          <w:numId w:val="15"/>
        </w:numPr>
        <w:tabs>
          <w:tab w:val="left" w:pos="450"/>
        </w:tabs>
        <w:spacing w:after="0" w:line="240" w:lineRule="auto"/>
        <w:rPr>
          <w:rFonts w:eastAsia="Times New Roman"/>
          <w:szCs w:val="20"/>
        </w:rPr>
      </w:pPr>
      <w:r w:rsidRPr="00D46C70">
        <w:rPr>
          <w:rFonts w:eastAsia="Times New Roman"/>
          <w:szCs w:val="20"/>
        </w:rPr>
        <w:t>In the event agents / sub-vendors are used in the performance of repairs, said agent shall be identified on the service report by company name and contact information (i.e., telephone number)</w:t>
      </w:r>
    </w:p>
    <w:p w14:paraId="26125DB3" w14:textId="77777777" w:rsidR="00D46C70" w:rsidRPr="00D46C70" w:rsidRDefault="00D46C70" w:rsidP="00D46C70">
      <w:pPr>
        <w:tabs>
          <w:tab w:val="left" w:pos="450"/>
        </w:tabs>
        <w:spacing w:after="0" w:line="240" w:lineRule="auto"/>
        <w:rPr>
          <w:rFonts w:eastAsia="Times New Roman"/>
          <w:b/>
          <w:bCs/>
          <w:szCs w:val="20"/>
        </w:rPr>
      </w:pPr>
    </w:p>
    <w:p w14:paraId="29A150A1" w14:textId="77777777" w:rsidR="00D46C70" w:rsidRPr="00D46C70" w:rsidRDefault="00D46C70" w:rsidP="00D46C70">
      <w:pPr>
        <w:tabs>
          <w:tab w:val="left" w:pos="450"/>
        </w:tabs>
        <w:spacing w:after="0" w:line="240" w:lineRule="auto"/>
        <w:rPr>
          <w:rFonts w:eastAsia="Times New Roman"/>
          <w:b/>
          <w:bCs/>
          <w:szCs w:val="20"/>
        </w:rPr>
      </w:pPr>
      <w:r w:rsidRPr="00D46C70">
        <w:rPr>
          <w:rFonts w:eastAsia="Times New Roman"/>
          <w:b/>
          <w:bCs/>
          <w:szCs w:val="20"/>
        </w:rPr>
        <w:t>18.0  Vendor Responsibility.</w:t>
      </w:r>
    </w:p>
    <w:p w14:paraId="2C9EF799" w14:textId="77777777" w:rsidR="00D46C70" w:rsidRPr="00D46C70" w:rsidRDefault="00D46C70" w:rsidP="00D46C70">
      <w:pPr>
        <w:tabs>
          <w:tab w:val="left" w:pos="450"/>
        </w:tabs>
        <w:spacing w:after="0" w:line="240" w:lineRule="auto"/>
        <w:rPr>
          <w:rFonts w:eastAsia="Times New Roman"/>
          <w:szCs w:val="20"/>
        </w:rPr>
      </w:pPr>
    </w:p>
    <w:p w14:paraId="698D6A84" w14:textId="77777777" w:rsidR="00D46C70" w:rsidRPr="00D46C70" w:rsidRDefault="00D46C70" w:rsidP="00D46C70">
      <w:pPr>
        <w:tabs>
          <w:tab w:val="left" w:pos="450"/>
        </w:tabs>
        <w:spacing w:after="0" w:line="240" w:lineRule="auto"/>
        <w:rPr>
          <w:rFonts w:eastAsia="Times New Roman"/>
          <w:szCs w:val="20"/>
        </w:rPr>
      </w:pPr>
      <w:r w:rsidRPr="00D46C70">
        <w:rPr>
          <w:rFonts w:eastAsia="Times New Roman"/>
          <w:szCs w:val="20"/>
        </w:rPr>
        <w:t>18.1  The vendor shall be responsible for the repair/replacement of damaged Government-owned equipment and property due to the negligence of the vendor or its representatives. All such replacements or repairs shall be at the vendor's expense and shall be inspected to the satisfaction of the Contracting Officer’s Representative (COR) or appointed BIOMED technical representative.</w:t>
      </w:r>
    </w:p>
    <w:p w14:paraId="713C4429" w14:textId="77777777" w:rsidR="00D46C70" w:rsidRPr="00D46C70" w:rsidRDefault="00D46C70" w:rsidP="00D46C70">
      <w:pPr>
        <w:tabs>
          <w:tab w:val="left" w:pos="450"/>
        </w:tabs>
        <w:spacing w:after="0" w:line="240" w:lineRule="auto"/>
        <w:rPr>
          <w:rFonts w:eastAsia="Times New Roman"/>
          <w:b/>
          <w:bCs/>
          <w:szCs w:val="20"/>
        </w:rPr>
      </w:pPr>
    </w:p>
    <w:p w14:paraId="300FBC8D" w14:textId="77777777" w:rsidR="00D46C70" w:rsidRPr="00D46C70" w:rsidRDefault="00D46C70" w:rsidP="00D46C70">
      <w:pPr>
        <w:tabs>
          <w:tab w:val="left" w:pos="450"/>
        </w:tabs>
        <w:spacing w:after="0" w:line="240" w:lineRule="auto"/>
        <w:rPr>
          <w:rFonts w:eastAsia="Times New Roman"/>
          <w:b/>
          <w:bCs/>
          <w:szCs w:val="20"/>
        </w:rPr>
      </w:pPr>
      <w:r w:rsidRPr="00D46C70">
        <w:rPr>
          <w:rFonts w:eastAsia="Times New Roman"/>
          <w:b/>
          <w:bCs/>
          <w:szCs w:val="20"/>
        </w:rPr>
        <w:t>19.0  Removal of Government Property</w:t>
      </w:r>
    </w:p>
    <w:p w14:paraId="66C1372D" w14:textId="77777777" w:rsidR="00D46C70" w:rsidRPr="00D46C70" w:rsidRDefault="00D46C70" w:rsidP="00D46C70">
      <w:pPr>
        <w:tabs>
          <w:tab w:val="left" w:pos="450"/>
        </w:tabs>
        <w:spacing w:after="0" w:line="240" w:lineRule="auto"/>
        <w:rPr>
          <w:rFonts w:eastAsia="Times New Roman"/>
          <w:szCs w:val="20"/>
        </w:rPr>
      </w:pPr>
    </w:p>
    <w:p w14:paraId="1D6E9DE7" w14:textId="77777777" w:rsidR="00D46C70" w:rsidRPr="00D46C70" w:rsidRDefault="00D46C70" w:rsidP="00D46C70">
      <w:pPr>
        <w:tabs>
          <w:tab w:val="left" w:pos="450"/>
        </w:tabs>
        <w:rPr>
          <w:rFonts w:eastAsia="Times New Roman"/>
          <w:szCs w:val="20"/>
        </w:rPr>
      </w:pPr>
      <w:r w:rsidRPr="00D46C70">
        <w:rPr>
          <w:rFonts w:eastAsia="Times New Roman"/>
          <w:szCs w:val="20"/>
        </w:rPr>
        <w:t>19.1  No equipment shall be removed without the approval of the Materials Management Department of the Medical Treatment Facility (MTF). Property passes for equipment removal shall be obtained by the vendor via the Materials Management Department of the MTF. Any failure to obtain such passes which results in detainment or prosecution of vendor FSE personnel are the sole responsibility of the service vendor personnel.</w:t>
      </w:r>
    </w:p>
    <w:p w14:paraId="37AC779E" w14:textId="77777777" w:rsidR="00D46C70" w:rsidRPr="00D46C70" w:rsidRDefault="00D46C70" w:rsidP="00D46C70">
      <w:pPr>
        <w:tabs>
          <w:tab w:val="left" w:pos="450"/>
        </w:tabs>
        <w:rPr>
          <w:rFonts w:eastAsia="Times New Roman"/>
          <w:szCs w:val="20"/>
        </w:rPr>
      </w:pPr>
      <w:r w:rsidRPr="00D46C70">
        <w:rPr>
          <w:rFonts w:eastAsia="Times New Roman"/>
          <w:szCs w:val="20"/>
        </w:rPr>
        <w:t>19.2  The vendor shall provide a detailed description of removed items in writing on the vendor’s company letterhead. For associated items/accessories, the vendor will provide a detailed written description and quantities of items to be removed. This description will include, as a minimum, the manufacturer’s serial numbers and facility equipment control numbers (ECNs) of all equipment and/or items removed. In the event items/sub-assemblies/accessories are “repaired by replacement,” a detailed description of replaced items is to be included upon return of repaired components.</w:t>
      </w:r>
    </w:p>
    <w:p w14:paraId="6E75B3EC" w14:textId="77777777" w:rsidR="00D46C70" w:rsidRPr="00D46C70" w:rsidRDefault="00D46C70" w:rsidP="00D46C70">
      <w:pPr>
        <w:tabs>
          <w:tab w:val="left" w:pos="450"/>
        </w:tabs>
        <w:rPr>
          <w:rFonts w:eastAsia="Times New Roman"/>
          <w:szCs w:val="20"/>
        </w:rPr>
      </w:pPr>
      <w:r w:rsidRPr="00D46C70">
        <w:rPr>
          <w:rFonts w:eastAsia="Times New Roman"/>
          <w:szCs w:val="20"/>
        </w:rPr>
        <w:t>19.3  No additional charge shall be allowed for work performed off-site, or any additional time required. All charges resulting from a vendor-determined requirement to transport Government-owned property, covered by this contract, to and from an alternate repair location shall be the responsibility of the vendor. The vendor shall provide insurance coverage for damage to or loss of equipment while in vendor custody.</w:t>
      </w:r>
    </w:p>
    <w:p w14:paraId="34846889" w14:textId="77777777" w:rsidR="00D46C70" w:rsidRPr="00D46C70" w:rsidRDefault="00D46C70" w:rsidP="00D46C70">
      <w:pPr>
        <w:tabs>
          <w:tab w:val="left" w:pos="450"/>
        </w:tabs>
        <w:rPr>
          <w:rFonts w:eastAsia="Times New Roman"/>
          <w:szCs w:val="20"/>
        </w:rPr>
      </w:pPr>
      <w:r w:rsidRPr="00D46C70">
        <w:rPr>
          <w:rFonts w:eastAsia="Times New Roman"/>
          <w:szCs w:val="20"/>
        </w:rPr>
        <w:t>19.4  In regard to patient information confidentiality and privacy, all vendors shall not remove equipment containing patient information from the Government site. The equipment hard drive(s) and/or solid-state drive(s) shall be removed at the MTF prior to removal.  Furthermore, equipment removed from the MTF will be prorated from the date of removal for service maintenance fees.  If hard drives are to be replaced, they shall be left at the MTF for disposal.</w:t>
      </w:r>
    </w:p>
    <w:p w14:paraId="56AB16BA" w14:textId="77777777" w:rsidR="00D46C70" w:rsidRPr="00D46C70" w:rsidRDefault="00D46C70" w:rsidP="00D46C70">
      <w:pPr>
        <w:tabs>
          <w:tab w:val="left" w:pos="450"/>
        </w:tabs>
        <w:spacing w:after="0" w:line="240" w:lineRule="auto"/>
        <w:rPr>
          <w:rFonts w:eastAsia="Times New Roman"/>
          <w:szCs w:val="20"/>
        </w:rPr>
      </w:pPr>
      <w:r w:rsidRPr="00D46C70">
        <w:rPr>
          <w:rFonts w:eastAsia="Times New Roman"/>
          <w:szCs w:val="20"/>
        </w:rPr>
        <w:t>19.5  Hard Disk and Solid-State Drives (HDD &amp; SSD): Regarding patient information confidentiality and privacy, all Contractors and/or service Contractors shall not remove equipment containing patient information from the NMC Portsmouth. HDD nor SSD shall ever be removed from the MTF, by the Contractor under this maintenance agreement.  Removal of protected health information (PHI) and personally identifiable information (PII) from the equipment prior to removal from site must be properly coordinated with the COR and Command Equipment Manager.</w:t>
      </w:r>
    </w:p>
    <w:p w14:paraId="7C93B7EE" w14:textId="77777777" w:rsidR="00D46C70" w:rsidRPr="00D46C70" w:rsidRDefault="00D46C70" w:rsidP="00D46C70">
      <w:pPr>
        <w:tabs>
          <w:tab w:val="left" w:pos="450"/>
        </w:tabs>
        <w:spacing w:after="0" w:line="240" w:lineRule="auto"/>
        <w:rPr>
          <w:rFonts w:eastAsia="Times New Roman"/>
          <w:b/>
          <w:bCs/>
          <w:szCs w:val="20"/>
        </w:rPr>
      </w:pPr>
    </w:p>
    <w:p w14:paraId="4A0427E9" w14:textId="77777777" w:rsidR="00D46C70" w:rsidRPr="00D46C70" w:rsidRDefault="00D46C70" w:rsidP="00D46C70">
      <w:pPr>
        <w:tabs>
          <w:tab w:val="left" w:pos="450"/>
        </w:tabs>
        <w:spacing w:after="0" w:line="240" w:lineRule="auto"/>
        <w:rPr>
          <w:rFonts w:eastAsia="Times New Roman"/>
          <w:b/>
          <w:bCs/>
          <w:szCs w:val="20"/>
        </w:rPr>
      </w:pPr>
      <w:r w:rsidRPr="00D46C70">
        <w:rPr>
          <w:rFonts w:eastAsia="Times New Roman"/>
          <w:b/>
          <w:bCs/>
          <w:szCs w:val="20"/>
        </w:rPr>
        <w:t>20.0 Service Beyond the Scope of the Contract</w:t>
      </w:r>
    </w:p>
    <w:p w14:paraId="1C7BF8A1" w14:textId="77777777" w:rsidR="00D46C70" w:rsidRPr="00D46C70" w:rsidRDefault="00D46C70" w:rsidP="00D46C70">
      <w:pPr>
        <w:tabs>
          <w:tab w:val="left" w:pos="450"/>
        </w:tabs>
        <w:spacing w:after="0" w:line="240" w:lineRule="auto"/>
        <w:rPr>
          <w:rFonts w:eastAsia="Times New Roman"/>
          <w:b/>
          <w:bCs/>
          <w:szCs w:val="20"/>
        </w:rPr>
      </w:pPr>
    </w:p>
    <w:p w14:paraId="5AFDE9F1" w14:textId="77777777" w:rsidR="00D46C70" w:rsidRPr="00D46C70" w:rsidRDefault="00D46C70" w:rsidP="00D46C70">
      <w:pPr>
        <w:tabs>
          <w:tab w:val="left" w:pos="450"/>
        </w:tabs>
        <w:spacing w:after="0" w:line="240" w:lineRule="auto"/>
        <w:rPr>
          <w:rFonts w:eastAsia="Times New Roman"/>
          <w:szCs w:val="20"/>
        </w:rPr>
      </w:pPr>
      <w:r w:rsidRPr="00D46C70">
        <w:rPr>
          <w:rFonts w:eastAsia="Times New Roman"/>
          <w:szCs w:val="20"/>
        </w:rPr>
        <w:lastRenderedPageBreak/>
        <w:t>20.1  The vendor shall immediately, but no later than 24 consecutive hours after discovery, notify BIOMED in writing of the existence of or of the development of any defects in, or repair required to, the contracted equipment, for which the vendor considers they are not responsible under the terms of this contract.</w:t>
      </w:r>
    </w:p>
    <w:p w14:paraId="5A0497E5" w14:textId="77777777" w:rsidR="00D46C70" w:rsidRPr="00D46C70" w:rsidRDefault="00D46C70" w:rsidP="00D46C70">
      <w:pPr>
        <w:tabs>
          <w:tab w:val="left" w:pos="450"/>
        </w:tabs>
        <w:spacing w:after="0" w:line="240" w:lineRule="auto"/>
        <w:rPr>
          <w:rFonts w:eastAsia="Times New Roman"/>
          <w:b/>
          <w:bCs/>
          <w:szCs w:val="20"/>
        </w:rPr>
      </w:pPr>
    </w:p>
    <w:p w14:paraId="7D4401C2" w14:textId="77777777" w:rsidR="00D46C70" w:rsidRPr="00D46C70" w:rsidRDefault="00D46C70" w:rsidP="00D46C70">
      <w:pPr>
        <w:tabs>
          <w:tab w:val="left" w:pos="450"/>
        </w:tabs>
        <w:spacing w:after="0" w:line="240" w:lineRule="auto"/>
        <w:rPr>
          <w:rFonts w:eastAsia="Times New Roman"/>
          <w:szCs w:val="20"/>
        </w:rPr>
      </w:pPr>
      <w:r w:rsidRPr="00D46C70">
        <w:rPr>
          <w:rFonts w:eastAsia="Times New Roman"/>
          <w:szCs w:val="20"/>
        </w:rPr>
        <w:t>20.2  At the same time of this written notification, the vendor shall furnish BIOMED with a written cost estimate to make the necessary repairs. Repairs considered by the Contracting Officer to be outside the scope of this contract shall not be covered under this contract but shall be ordered under a separate purchase order.</w:t>
      </w:r>
    </w:p>
    <w:p w14:paraId="350459F3" w14:textId="77777777" w:rsidR="00D46C70" w:rsidRPr="00D46C70" w:rsidRDefault="00D46C70" w:rsidP="00D46C70">
      <w:pPr>
        <w:spacing w:after="0" w:line="240" w:lineRule="auto"/>
        <w:rPr>
          <w:rFonts w:eastAsia="Times New Roman"/>
          <w:b/>
          <w:bCs/>
          <w:szCs w:val="20"/>
        </w:rPr>
      </w:pPr>
    </w:p>
    <w:p w14:paraId="02FB9D77" w14:textId="77777777" w:rsidR="00D46C70" w:rsidRPr="00D46C70" w:rsidRDefault="00D46C70" w:rsidP="00D46C70">
      <w:pPr>
        <w:numPr>
          <w:ilvl w:val="0"/>
          <w:numId w:val="13"/>
        </w:numPr>
        <w:spacing w:after="0" w:line="240" w:lineRule="auto"/>
        <w:jc w:val="both"/>
        <w:rPr>
          <w:szCs w:val="20"/>
          <w:u w:val="single"/>
        </w:rPr>
      </w:pPr>
      <w:r w:rsidRPr="00D46C70">
        <w:rPr>
          <w:b/>
          <w:bCs/>
          <w:szCs w:val="20"/>
        </w:rPr>
        <w:t xml:space="preserve">  Cybersecurity. </w:t>
      </w:r>
    </w:p>
    <w:p w14:paraId="09D49E13" w14:textId="77777777" w:rsidR="00D46C70" w:rsidRPr="00D46C70" w:rsidRDefault="00D46C70" w:rsidP="00D46C70">
      <w:pPr>
        <w:spacing w:after="0" w:line="240" w:lineRule="auto"/>
        <w:ind w:left="720"/>
        <w:jc w:val="both"/>
        <w:rPr>
          <w:b/>
          <w:bCs/>
          <w:szCs w:val="20"/>
        </w:rPr>
      </w:pPr>
    </w:p>
    <w:p w14:paraId="3CC0E917" w14:textId="77777777" w:rsidR="00D46C70" w:rsidRPr="00D46C70" w:rsidRDefault="00D46C70" w:rsidP="00D46C70">
      <w:pPr>
        <w:tabs>
          <w:tab w:val="left" w:pos="450"/>
        </w:tabs>
        <w:spacing w:after="0" w:line="240" w:lineRule="auto"/>
        <w:rPr>
          <w:rFonts w:eastAsia="Times New Roman"/>
          <w:szCs w:val="20"/>
        </w:rPr>
      </w:pPr>
      <w:r w:rsidRPr="00D46C70">
        <w:rPr>
          <w:rFonts w:eastAsia="Times New Roman"/>
          <w:szCs w:val="20"/>
        </w:rPr>
        <w:t>21.1  List any specifications for Authorization to Operate (ATO) approvals for this equipment.</w:t>
      </w:r>
    </w:p>
    <w:p w14:paraId="4FBAEBF1" w14:textId="77777777" w:rsidR="00D46C70" w:rsidRPr="00D46C70" w:rsidRDefault="00D46C70" w:rsidP="00D46C70">
      <w:pPr>
        <w:tabs>
          <w:tab w:val="left" w:pos="450"/>
        </w:tabs>
        <w:spacing w:after="0" w:line="240" w:lineRule="auto"/>
        <w:rPr>
          <w:rFonts w:eastAsia="Times New Roman"/>
          <w:szCs w:val="20"/>
        </w:rPr>
      </w:pPr>
    </w:p>
    <w:p w14:paraId="50FA49E0" w14:textId="77777777" w:rsidR="00D46C70" w:rsidRPr="00D46C70" w:rsidRDefault="00D46C70" w:rsidP="00D46C70">
      <w:pPr>
        <w:tabs>
          <w:tab w:val="left" w:pos="450"/>
        </w:tabs>
        <w:spacing w:after="0" w:line="240" w:lineRule="auto"/>
        <w:rPr>
          <w:rFonts w:eastAsia="Times New Roman"/>
          <w:szCs w:val="20"/>
        </w:rPr>
      </w:pPr>
      <w:r w:rsidRPr="00D46C70">
        <w:rPr>
          <w:rFonts w:eastAsia="Times New Roman"/>
          <w:szCs w:val="20"/>
        </w:rPr>
        <w:t>21.1.1  The vendor’s proposed system may require ATO approval prior to installation. The system shall bi-directionally interface with the DoD LIS, Military Health System (MHS) Genesis.</w:t>
      </w:r>
      <w:r w:rsidRPr="00D46C70">
        <w:rPr>
          <w:rFonts w:asciiTheme="minorHAnsi" w:hAnsiTheme="minorHAnsi" w:cstheme="minorBidi"/>
          <w:sz w:val="22"/>
        </w:rPr>
        <w:t xml:space="preserve"> </w:t>
      </w:r>
      <w:r w:rsidRPr="00D46C70">
        <w:rPr>
          <w:rFonts w:eastAsia="Times New Roman"/>
          <w:szCs w:val="20"/>
        </w:rPr>
        <w:t>If the contractor does not have an ATO for the equipment, they will be provided an opportunity to obtain one.</w:t>
      </w:r>
    </w:p>
    <w:p w14:paraId="2CF10199" w14:textId="77777777" w:rsidR="00D46C70" w:rsidRPr="00D46C70" w:rsidRDefault="00D46C70" w:rsidP="00D46C70">
      <w:pPr>
        <w:tabs>
          <w:tab w:val="left" w:pos="450"/>
        </w:tabs>
        <w:spacing w:after="0" w:line="240" w:lineRule="auto"/>
        <w:rPr>
          <w:rFonts w:eastAsia="Times New Roman"/>
          <w:szCs w:val="20"/>
        </w:rPr>
      </w:pPr>
    </w:p>
    <w:p w14:paraId="34D721A6" w14:textId="77777777" w:rsidR="00D46C70" w:rsidRPr="00D46C70" w:rsidRDefault="00D46C70" w:rsidP="00D46C70">
      <w:pPr>
        <w:tabs>
          <w:tab w:val="left" w:pos="450"/>
        </w:tabs>
        <w:spacing w:after="0" w:line="240" w:lineRule="auto"/>
        <w:rPr>
          <w:b/>
          <w:snapToGrid w:val="0"/>
          <w:szCs w:val="20"/>
        </w:rPr>
      </w:pPr>
      <w:r w:rsidRPr="00D46C70">
        <w:rPr>
          <w:rFonts w:eastAsia="Times New Roman"/>
          <w:b/>
          <w:bCs/>
          <w:szCs w:val="20"/>
        </w:rPr>
        <w:t>22.0</w:t>
      </w:r>
      <w:r w:rsidRPr="00D46C70">
        <w:rPr>
          <w:rFonts w:eastAsia="Times New Roman"/>
          <w:szCs w:val="20"/>
        </w:rPr>
        <w:t xml:space="preserve"> </w:t>
      </w:r>
      <w:r w:rsidRPr="00D46C70">
        <w:rPr>
          <w:b/>
          <w:bCs/>
          <w:szCs w:val="20"/>
        </w:rPr>
        <w:t>Performance Requirements Summary Matrix.</w:t>
      </w:r>
    </w:p>
    <w:p w14:paraId="3C32B9B1" w14:textId="77777777" w:rsidR="00D46C70" w:rsidRPr="00D46C70" w:rsidRDefault="00D46C70" w:rsidP="00D46C70">
      <w:pPr>
        <w:tabs>
          <w:tab w:val="left" w:pos="450"/>
        </w:tabs>
        <w:spacing w:after="0" w:line="240" w:lineRule="auto"/>
        <w:rPr>
          <w:b/>
          <w:snapToGrid w:val="0"/>
          <w:szCs w:val="20"/>
        </w:rPr>
      </w:pPr>
    </w:p>
    <w:p w14:paraId="010A93B8" w14:textId="77777777" w:rsidR="00D46C70" w:rsidRPr="00D46C70" w:rsidRDefault="00D46C70" w:rsidP="00D46C70">
      <w:pPr>
        <w:tabs>
          <w:tab w:val="left" w:pos="450"/>
        </w:tabs>
        <w:spacing w:after="0" w:line="240" w:lineRule="auto"/>
        <w:rPr>
          <w:rFonts w:eastAsia="Times New Roman"/>
          <w:szCs w:val="20"/>
        </w:rPr>
      </w:pPr>
      <w:r w:rsidRPr="00D46C70">
        <w:rPr>
          <w:bCs/>
          <w:snapToGrid w:val="0"/>
          <w:szCs w:val="20"/>
        </w:rPr>
        <w:t xml:space="preserve">22.1 </w:t>
      </w:r>
      <w:r w:rsidRPr="00D46C70">
        <w:rPr>
          <w:rFonts w:eastAsia="Times New Roman"/>
          <w:bCs/>
          <w:szCs w:val="20"/>
        </w:rPr>
        <w:t>By monitoring</w:t>
      </w:r>
      <w:r w:rsidRPr="00D46C70">
        <w:rPr>
          <w:rFonts w:eastAsia="Times New Roman"/>
          <w:szCs w:val="20"/>
        </w:rPr>
        <w:t xml:space="preserve"> the Contractor, the Contracting Officer Representative (COR) will determine whether the performance levels set forth in the order have been attained.  Performance standards are specified in the following Performance Requirements Summary Matrix in the Standard and Acceptable Quality Level columns. </w:t>
      </w:r>
    </w:p>
    <w:p w14:paraId="0DD1BA36" w14:textId="77777777" w:rsidR="00D46C70" w:rsidRPr="00D46C70" w:rsidRDefault="00D46C70" w:rsidP="00D46C70">
      <w:pPr>
        <w:spacing w:after="0" w:line="240" w:lineRule="auto"/>
        <w:rPr>
          <w:rFonts w:eastAsia="Times New Roman"/>
          <w:bCs/>
          <w:szCs w:val="20"/>
        </w:rPr>
      </w:pPr>
    </w:p>
    <w:tbl>
      <w:tblPr>
        <w:tblStyle w:val="TableGrid"/>
        <w:tblW w:w="9270" w:type="dxa"/>
        <w:tblInd w:w="-5" w:type="dxa"/>
        <w:tblLayout w:type="fixed"/>
        <w:tblLook w:val="04A0" w:firstRow="1" w:lastRow="0" w:firstColumn="1" w:lastColumn="0" w:noHBand="0" w:noVBand="1"/>
      </w:tblPr>
      <w:tblGrid>
        <w:gridCol w:w="1530"/>
        <w:gridCol w:w="1080"/>
        <w:gridCol w:w="2790"/>
        <w:gridCol w:w="1183"/>
        <w:gridCol w:w="1427"/>
        <w:gridCol w:w="1260"/>
      </w:tblGrid>
      <w:tr w:rsidR="00D46C70" w:rsidRPr="00D46C70" w14:paraId="7DE85CF3" w14:textId="77777777" w:rsidTr="00D20B03">
        <w:tc>
          <w:tcPr>
            <w:tcW w:w="9270" w:type="dxa"/>
            <w:gridSpan w:val="6"/>
            <w:shd w:val="clear" w:color="auto" w:fill="0070C0"/>
            <w:vAlign w:val="center"/>
          </w:tcPr>
          <w:p w14:paraId="41E15E38" w14:textId="77777777" w:rsidR="00D46C70" w:rsidRPr="00D46C70" w:rsidRDefault="00D46C70" w:rsidP="00D46C70">
            <w:pPr>
              <w:jc w:val="center"/>
              <w:rPr>
                <w:b/>
                <w:bCs/>
              </w:rPr>
            </w:pPr>
            <w:r w:rsidRPr="00D46C70">
              <w:rPr>
                <w:b/>
                <w:bCs/>
                <w:color w:val="FFFFFF" w:themeColor="background1"/>
              </w:rPr>
              <w:t>Table 02: Performance Requirements Summary Matrix</w:t>
            </w:r>
          </w:p>
        </w:tc>
      </w:tr>
      <w:tr w:rsidR="00D46C70" w:rsidRPr="00D46C70" w14:paraId="358C9743" w14:textId="77777777" w:rsidTr="00D20B03">
        <w:tc>
          <w:tcPr>
            <w:tcW w:w="1530" w:type="dxa"/>
            <w:shd w:val="clear" w:color="auto" w:fill="D5DCE4" w:themeFill="text2" w:themeFillTint="33"/>
            <w:vAlign w:val="center"/>
          </w:tcPr>
          <w:p w14:paraId="5642CD43" w14:textId="77777777" w:rsidR="00D46C70" w:rsidRPr="00D46C70" w:rsidRDefault="00D46C70" w:rsidP="00D46C70">
            <w:pPr>
              <w:jc w:val="center"/>
              <w:rPr>
                <w:rFonts w:eastAsia="Calibri"/>
                <w:b/>
                <w:bCs/>
              </w:rPr>
            </w:pPr>
            <w:r w:rsidRPr="00D46C70">
              <w:rPr>
                <w:rFonts w:eastAsia="Calibri"/>
                <w:b/>
                <w:bCs/>
              </w:rPr>
              <w:t>SOW Section</w:t>
            </w:r>
          </w:p>
        </w:tc>
        <w:tc>
          <w:tcPr>
            <w:tcW w:w="1080" w:type="dxa"/>
            <w:shd w:val="clear" w:color="auto" w:fill="D5DCE4" w:themeFill="text2" w:themeFillTint="33"/>
            <w:vAlign w:val="center"/>
          </w:tcPr>
          <w:p w14:paraId="5BC96E43" w14:textId="77777777" w:rsidR="00D46C70" w:rsidRPr="00D46C70" w:rsidRDefault="00D46C70" w:rsidP="00D46C70">
            <w:pPr>
              <w:jc w:val="center"/>
              <w:rPr>
                <w:rFonts w:eastAsia="Calibri"/>
                <w:b/>
                <w:bCs/>
              </w:rPr>
            </w:pPr>
            <w:r w:rsidRPr="00D46C70">
              <w:rPr>
                <w:rFonts w:eastAsia="Calibri"/>
                <w:b/>
                <w:bCs/>
              </w:rPr>
              <w:t>Indicator</w:t>
            </w:r>
          </w:p>
        </w:tc>
        <w:tc>
          <w:tcPr>
            <w:tcW w:w="2790" w:type="dxa"/>
            <w:shd w:val="clear" w:color="auto" w:fill="D5DCE4" w:themeFill="text2" w:themeFillTint="33"/>
            <w:vAlign w:val="center"/>
          </w:tcPr>
          <w:p w14:paraId="5997E1E5" w14:textId="77777777" w:rsidR="00D46C70" w:rsidRPr="00D46C70" w:rsidRDefault="00D46C70" w:rsidP="00D46C70">
            <w:pPr>
              <w:jc w:val="center"/>
              <w:rPr>
                <w:rFonts w:eastAsia="Calibri"/>
                <w:b/>
                <w:bCs/>
              </w:rPr>
            </w:pPr>
            <w:r w:rsidRPr="00D46C70">
              <w:rPr>
                <w:rFonts w:eastAsia="Calibri"/>
                <w:b/>
                <w:bCs/>
              </w:rPr>
              <w:t>Standard</w:t>
            </w:r>
          </w:p>
        </w:tc>
        <w:tc>
          <w:tcPr>
            <w:tcW w:w="1183" w:type="dxa"/>
            <w:shd w:val="clear" w:color="auto" w:fill="D5DCE4" w:themeFill="text2" w:themeFillTint="33"/>
            <w:vAlign w:val="center"/>
          </w:tcPr>
          <w:p w14:paraId="32C1FB10" w14:textId="77777777" w:rsidR="00D46C70" w:rsidRPr="00D46C70" w:rsidRDefault="00D46C70" w:rsidP="00D46C70">
            <w:pPr>
              <w:jc w:val="center"/>
              <w:rPr>
                <w:rFonts w:eastAsia="Calibri"/>
                <w:b/>
                <w:bCs/>
              </w:rPr>
            </w:pPr>
            <w:r w:rsidRPr="00D46C70">
              <w:rPr>
                <w:rFonts w:eastAsia="Calibri"/>
                <w:b/>
                <w:bCs/>
              </w:rPr>
              <w:t>Acceptable Quality Level</w:t>
            </w:r>
          </w:p>
        </w:tc>
        <w:tc>
          <w:tcPr>
            <w:tcW w:w="1427" w:type="dxa"/>
            <w:shd w:val="clear" w:color="auto" w:fill="D5DCE4" w:themeFill="text2" w:themeFillTint="33"/>
            <w:vAlign w:val="center"/>
          </w:tcPr>
          <w:p w14:paraId="56C96BBA" w14:textId="77777777" w:rsidR="00D46C70" w:rsidRPr="00D46C70" w:rsidRDefault="00D46C70" w:rsidP="00D46C70">
            <w:pPr>
              <w:jc w:val="center"/>
              <w:rPr>
                <w:rFonts w:eastAsia="Calibri"/>
                <w:b/>
                <w:bCs/>
              </w:rPr>
            </w:pPr>
            <w:r w:rsidRPr="00D46C70">
              <w:rPr>
                <w:rFonts w:eastAsia="Calibri"/>
                <w:b/>
                <w:bCs/>
              </w:rPr>
              <w:t>Method of Surveillance</w:t>
            </w:r>
          </w:p>
        </w:tc>
        <w:tc>
          <w:tcPr>
            <w:tcW w:w="1260" w:type="dxa"/>
            <w:shd w:val="clear" w:color="auto" w:fill="D5DCE4" w:themeFill="text2" w:themeFillTint="33"/>
            <w:vAlign w:val="center"/>
          </w:tcPr>
          <w:p w14:paraId="0836B363" w14:textId="77777777" w:rsidR="00D46C70" w:rsidRPr="00D46C70" w:rsidRDefault="00D46C70" w:rsidP="00D46C70">
            <w:pPr>
              <w:jc w:val="center"/>
              <w:rPr>
                <w:rFonts w:eastAsia="Calibri"/>
                <w:b/>
                <w:bCs/>
              </w:rPr>
            </w:pPr>
            <w:r w:rsidRPr="00D46C70">
              <w:rPr>
                <w:rFonts w:eastAsia="Calibri"/>
                <w:b/>
                <w:bCs/>
              </w:rPr>
              <w:t>Incentive</w:t>
            </w:r>
          </w:p>
        </w:tc>
      </w:tr>
      <w:tr w:rsidR="00D46C70" w:rsidRPr="00D46C70" w14:paraId="1F1D5DAE" w14:textId="77777777" w:rsidTr="00D20B03">
        <w:tc>
          <w:tcPr>
            <w:tcW w:w="1530" w:type="dxa"/>
            <w:vAlign w:val="center"/>
          </w:tcPr>
          <w:p w14:paraId="6D93A4F4" w14:textId="77777777" w:rsidR="00D46C70" w:rsidRPr="00D46C70" w:rsidRDefault="00D46C70" w:rsidP="00D46C70">
            <w:pPr>
              <w:jc w:val="center"/>
            </w:pPr>
            <w:r w:rsidRPr="00D46C70">
              <w:t>Ensure the analyzers and cost-per-test Meet the Essential Characteristics, SOW Section 5.1</w:t>
            </w:r>
          </w:p>
        </w:tc>
        <w:tc>
          <w:tcPr>
            <w:tcW w:w="1080" w:type="dxa"/>
            <w:vAlign w:val="center"/>
          </w:tcPr>
          <w:p w14:paraId="542C06A5" w14:textId="77777777" w:rsidR="00D46C70" w:rsidRPr="00D46C70" w:rsidRDefault="00D46C70" w:rsidP="00D46C70">
            <w:pPr>
              <w:jc w:val="center"/>
            </w:pPr>
            <w:r w:rsidRPr="00D46C70">
              <w:t>Quarterly Report</w:t>
            </w:r>
          </w:p>
        </w:tc>
        <w:tc>
          <w:tcPr>
            <w:tcW w:w="2790" w:type="dxa"/>
            <w:vAlign w:val="center"/>
          </w:tcPr>
          <w:p w14:paraId="3807D842" w14:textId="77777777" w:rsidR="00D46C70" w:rsidRPr="00D46C70" w:rsidRDefault="00D46C70" w:rsidP="00D46C70">
            <w:pPr>
              <w:jc w:val="center"/>
            </w:pPr>
            <w:r w:rsidRPr="00D46C70">
              <w:t>The vendor complied 100% with the essential characteristics during the full delivery period.</w:t>
            </w:r>
          </w:p>
        </w:tc>
        <w:tc>
          <w:tcPr>
            <w:tcW w:w="1183" w:type="dxa"/>
            <w:vAlign w:val="center"/>
          </w:tcPr>
          <w:p w14:paraId="20004088" w14:textId="77777777" w:rsidR="00D46C70" w:rsidRPr="00D46C70" w:rsidRDefault="00D46C70" w:rsidP="00D46C70">
            <w:pPr>
              <w:jc w:val="center"/>
            </w:pPr>
            <w:r w:rsidRPr="00D46C70">
              <w:t>100% Compliance</w:t>
            </w:r>
          </w:p>
        </w:tc>
        <w:tc>
          <w:tcPr>
            <w:tcW w:w="1427" w:type="dxa"/>
            <w:vAlign w:val="center"/>
          </w:tcPr>
          <w:p w14:paraId="44B8721B" w14:textId="77777777" w:rsidR="00D46C70" w:rsidRPr="00D46C70" w:rsidRDefault="00D46C70" w:rsidP="00D46C70">
            <w:pPr>
              <w:jc w:val="center"/>
            </w:pPr>
            <w:r w:rsidRPr="00D46C70">
              <w:t>Direct Observation, Service Report</w:t>
            </w:r>
          </w:p>
        </w:tc>
        <w:tc>
          <w:tcPr>
            <w:tcW w:w="1260" w:type="dxa"/>
            <w:vAlign w:val="center"/>
          </w:tcPr>
          <w:p w14:paraId="72FE4155" w14:textId="77777777" w:rsidR="00D46C70" w:rsidRPr="00D46C70" w:rsidRDefault="00D46C70" w:rsidP="00D46C70">
            <w:pPr>
              <w:jc w:val="center"/>
            </w:pPr>
            <w:r w:rsidRPr="00D46C70">
              <w:t>Past Performance</w:t>
            </w:r>
          </w:p>
        </w:tc>
      </w:tr>
      <w:tr w:rsidR="00D46C70" w:rsidRPr="00D46C70" w14:paraId="6BAA3897" w14:textId="77777777" w:rsidTr="00D20B03">
        <w:tc>
          <w:tcPr>
            <w:tcW w:w="1530" w:type="dxa"/>
            <w:vAlign w:val="center"/>
          </w:tcPr>
          <w:p w14:paraId="449FA32B" w14:textId="77777777" w:rsidR="00D46C70" w:rsidRPr="00D46C70" w:rsidRDefault="00D46C70" w:rsidP="00D46C70">
            <w:pPr>
              <w:jc w:val="center"/>
            </w:pPr>
            <w:r w:rsidRPr="00D46C70">
              <w:t>Delivery, Transportation, and Installation Requirements, SOW Section 6.1.</w:t>
            </w:r>
          </w:p>
        </w:tc>
        <w:tc>
          <w:tcPr>
            <w:tcW w:w="1080" w:type="dxa"/>
            <w:vAlign w:val="center"/>
          </w:tcPr>
          <w:p w14:paraId="3B4382FC" w14:textId="77777777" w:rsidR="00D46C70" w:rsidRPr="00D46C70" w:rsidRDefault="00D46C70" w:rsidP="00D46C70">
            <w:pPr>
              <w:jc w:val="center"/>
            </w:pPr>
            <w:r w:rsidRPr="00D46C70">
              <w:t>Quarterly Report</w:t>
            </w:r>
          </w:p>
        </w:tc>
        <w:tc>
          <w:tcPr>
            <w:tcW w:w="2790" w:type="dxa"/>
            <w:vAlign w:val="center"/>
          </w:tcPr>
          <w:p w14:paraId="2804D9A3" w14:textId="77777777" w:rsidR="00D46C70" w:rsidRPr="00D46C70" w:rsidRDefault="00D46C70" w:rsidP="00D46C70">
            <w:pPr>
              <w:jc w:val="center"/>
            </w:pPr>
            <w:r w:rsidRPr="00D46C70">
              <w:t>The vendor met 98% of the delivery, transportation, and installation requirements.</w:t>
            </w:r>
          </w:p>
        </w:tc>
        <w:tc>
          <w:tcPr>
            <w:tcW w:w="1183" w:type="dxa"/>
            <w:vAlign w:val="center"/>
          </w:tcPr>
          <w:p w14:paraId="5D1DFEC1" w14:textId="77777777" w:rsidR="00D46C70" w:rsidRPr="00D46C70" w:rsidRDefault="00D46C70" w:rsidP="00D46C70">
            <w:pPr>
              <w:jc w:val="center"/>
            </w:pPr>
            <w:r w:rsidRPr="00D46C70">
              <w:t>100% Compliance</w:t>
            </w:r>
          </w:p>
        </w:tc>
        <w:tc>
          <w:tcPr>
            <w:tcW w:w="1427" w:type="dxa"/>
            <w:vAlign w:val="center"/>
          </w:tcPr>
          <w:p w14:paraId="62C32953" w14:textId="77777777" w:rsidR="00D46C70" w:rsidRPr="00D46C70" w:rsidRDefault="00D46C70" w:rsidP="00D46C70">
            <w:pPr>
              <w:jc w:val="center"/>
            </w:pPr>
            <w:r w:rsidRPr="00D46C70">
              <w:t>Direct Observation, Service Report</w:t>
            </w:r>
          </w:p>
        </w:tc>
        <w:tc>
          <w:tcPr>
            <w:tcW w:w="1260" w:type="dxa"/>
            <w:vAlign w:val="center"/>
          </w:tcPr>
          <w:p w14:paraId="74152E9D" w14:textId="77777777" w:rsidR="00D46C70" w:rsidRPr="00D46C70" w:rsidRDefault="00D46C70" w:rsidP="00D46C70">
            <w:pPr>
              <w:jc w:val="center"/>
            </w:pPr>
            <w:r w:rsidRPr="00D46C70">
              <w:t>Past Performance</w:t>
            </w:r>
          </w:p>
        </w:tc>
      </w:tr>
      <w:tr w:rsidR="00D46C70" w:rsidRPr="00D46C70" w14:paraId="379CFF9C" w14:textId="77777777" w:rsidTr="00D20B03">
        <w:trPr>
          <w:trHeight w:val="782"/>
        </w:trPr>
        <w:tc>
          <w:tcPr>
            <w:tcW w:w="1530" w:type="dxa"/>
            <w:vAlign w:val="center"/>
          </w:tcPr>
          <w:p w14:paraId="7C49E6EC" w14:textId="77777777" w:rsidR="00D46C70" w:rsidRPr="00D46C70" w:rsidRDefault="00D46C70" w:rsidP="00D46C70">
            <w:pPr>
              <w:jc w:val="center"/>
            </w:pPr>
            <w:r w:rsidRPr="00D46C70">
              <w:t>OEM Requirements, SOW Section 11.1</w:t>
            </w:r>
          </w:p>
        </w:tc>
        <w:tc>
          <w:tcPr>
            <w:tcW w:w="1080" w:type="dxa"/>
            <w:vAlign w:val="center"/>
          </w:tcPr>
          <w:p w14:paraId="3A2CE57E" w14:textId="77777777" w:rsidR="00D46C70" w:rsidRPr="00D46C70" w:rsidRDefault="00D46C70" w:rsidP="00D46C70">
            <w:pPr>
              <w:jc w:val="center"/>
            </w:pPr>
            <w:r w:rsidRPr="00D46C70">
              <w:t>Quarterly Report</w:t>
            </w:r>
          </w:p>
        </w:tc>
        <w:tc>
          <w:tcPr>
            <w:tcW w:w="2790" w:type="dxa"/>
            <w:vAlign w:val="center"/>
          </w:tcPr>
          <w:p w14:paraId="676CF30E" w14:textId="77777777" w:rsidR="00D46C70" w:rsidRPr="00D46C70" w:rsidRDefault="00D46C70" w:rsidP="00D46C70">
            <w:pPr>
              <w:jc w:val="center"/>
            </w:pPr>
            <w:r w:rsidRPr="00D46C70">
              <w:t>The Original Equipment Manufacturer (OEM) warranty and service were provided and maintained by the OEM. All software licensing, warranty, and service associated with the equipment/system are in accordance with the OEM terms and conditions.</w:t>
            </w:r>
          </w:p>
        </w:tc>
        <w:tc>
          <w:tcPr>
            <w:tcW w:w="1183" w:type="dxa"/>
            <w:vAlign w:val="center"/>
          </w:tcPr>
          <w:p w14:paraId="59B54995" w14:textId="77777777" w:rsidR="00D46C70" w:rsidRPr="00D46C70" w:rsidRDefault="00D46C70" w:rsidP="00D46C70">
            <w:pPr>
              <w:jc w:val="center"/>
            </w:pPr>
            <w:r w:rsidRPr="00D46C70">
              <w:t>100% Compliance</w:t>
            </w:r>
          </w:p>
        </w:tc>
        <w:tc>
          <w:tcPr>
            <w:tcW w:w="1427" w:type="dxa"/>
            <w:vAlign w:val="center"/>
          </w:tcPr>
          <w:p w14:paraId="1AD4CFBE" w14:textId="77777777" w:rsidR="00D46C70" w:rsidRPr="00D46C70" w:rsidRDefault="00D46C70" w:rsidP="00D46C70">
            <w:pPr>
              <w:jc w:val="center"/>
            </w:pPr>
            <w:r w:rsidRPr="00D46C70">
              <w:t>Service Report</w:t>
            </w:r>
          </w:p>
        </w:tc>
        <w:tc>
          <w:tcPr>
            <w:tcW w:w="1260" w:type="dxa"/>
            <w:vAlign w:val="center"/>
          </w:tcPr>
          <w:p w14:paraId="7132741A" w14:textId="77777777" w:rsidR="00D46C70" w:rsidRPr="00D46C70" w:rsidRDefault="00D46C70" w:rsidP="00D46C70">
            <w:pPr>
              <w:jc w:val="center"/>
            </w:pPr>
            <w:r w:rsidRPr="00D46C70">
              <w:t>Past Performance</w:t>
            </w:r>
          </w:p>
        </w:tc>
      </w:tr>
      <w:tr w:rsidR="00D46C70" w:rsidRPr="00D46C70" w14:paraId="79AC6E7B" w14:textId="77777777" w:rsidTr="00D20B03">
        <w:tc>
          <w:tcPr>
            <w:tcW w:w="1530" w:type="dxa"/>
            <w:vAlign w:val="center"/>
          </w:tcPr>
          <w:p w14:paraId="1D06C862" w14:textId="77777777" w:rsidR="00D46C70" w:rsidRPr="00D46C70" w:rsidRDefault="00D46C70" w:rsidP="00D46C70">
            <w:pPr>
              <w:jc w:val="center"/>
            </w:pPr>
            <w:r w:rsidRPr="00D46C70">
              <w:t>Training, SOW Section 12.0</w:t>
            </w:r>
          </w:p>
        </w:tc>
        <w:tc>
          <w:tcPr>
            <w:tcW w:w="1080" w:type="dxa"/>
            <w:vAlign w:val="center"/>
          </w:tcPr>
          <w:p w14:paraId="284220BC" w14:textId="77777777" w:rsidR="00D46C70" w:rsidRPr="00D46C70" w:rsidRDefault="00D46C70" w:rsidP="00D46C70">
            <w:pPr>
              <w:jc w:val="center"/>
            </w:pPr>
            <w:r w:rsidRPr="00D46C70">
              <w:t>Quarterly Report</w:t>
            </w:r>
          </w:p>
        </w:tc>
        <w:tc>
          <w:tcPr>
            <w:tcW w:w="2790" w:type="dxa"/>
            <w:vAlign w:val="center"/>
          </w:tcPr>
          <w:p w14:paraId="0BEE8A91" w14:textId="77777777" w:rsidR="00D46C70" w:rsidRPr="00D46C70" w:rsidRDefault="00D46C70" w:rsidP="00D46C70">
            <w:pPr>
              <w:jc w:val="center"/>
            </w:pPr>
            <w:r w:rsidRPr="00D46C70">
              <w:t>The vendor provided 100% of the user training, provided two (2) operational and two (2) service manuals, and provided off-site and/or on-site or online training as requested by NMCP for the full delivery period.</w:t>
            </w:r>
          </w:p>
        </w:tc>
        <w:tc>
          <w:tcPr>
            <w:tcW w:w="1183" w:type="dxa"/>
            <w:vAlign w:val="center"/>
          </w:tcPr>
          <w:p w14:paraId="59468DFA" w14:textId="77777777" w:rsidR="00D46C70" w:rsidRPr="00D46C70" w:rsidRDefault="00D46C70" w:rsidP="00D46C70">
            <w:pPr>
              <w:jc w:val="center"/>
            </w:pPr>
            <w:r w:rsidRPr="00D46C70">
              <w:t>100% Compliance</w:t>
            </w:r>
          </w:p>
        </w:tc>
        <w:tc>
          <w:tcPr>
            <w:tcW w:w="1427" w:type="dxa"/>
            <w:vAlign w:val="center"/>
          </w:tcPr>
          <w:p w14:paraId="02C19D98" w14:textId="77777777" w:rsidR="00D46C70" w:rsidRPr="00D46C70" w:rsidRDefault="00D46C70" w:rsidP="00D46C70">
            <w:pPr>
              <w:jc w:val="center"/>
            </w:pPr>
            <w:r w:rsidRPr="00D46C70">
              <w:t>Service Report</w:t>
            </w:r>
          </w:p>
        </w:tc>
        <w:tc>
          <w:tcPr>
            <w:tcW w:w="1260" w:type="dxa"/>
            <w:vAlign w:val="center"/>
          </w:tcPr>
          <w:p w14:paraId="58C787AA" w14:textId="77777777" w:rsidR="00D46C70" w:rsidRPr="00D46C70" w:rsidRDefault="00D46C70" w:rsidP="00D46C70">
            <w:pPr>
              <w:jc w:val="center"/>
            </w:pPr>
            <w:r w:rsidRPr="00D46C70">
              <w:t>Past Performance</w:t>
            </w:r>
          </w:p>
        </w:tc>
      </w:tr>
      <w:tr w:rsidR="00D46C70" w:rsidRPr="00D46C70" w14:paraId="4D4F76DF" w14:textId="77777777" w:rsidTr="00D20B03">
        <w:tc>
          <w:tcPr>
            <w:tcW w:w="1530" w:type="dxa"/>
            <w:vAlign w:val="center"/>
          </w:tcPr>
          <w:p w14:paraId="671760D6" w14:textId="77777777" w:rsidR="00D46C70" w:rsidRPr="00D46C70" w:rsidRDefault="00D46C70" w:rsidP="00D46C70">
            <w:pPr>
              <w:jc w:val="center"/>
            </w:pPr>
            <w:r w:rsidRPr="00D46C70">
              <w:lastRenderedPageBreak/>
              <w:t>Maintenance of the Equipment, SOW Section 13.0</w:t>
            </w:r>
          </w:p>
        </w:tc>
        <w:tc>
          <w:tcPr>
            <w:tcW w:w="1080" w:type="dxa"/>
            <w:vAlign w:val="center"/>
          </w:tcPr>
          <w:p w14:paraId="06EAF133" w14:textId="77777777" w:rsidR="00D46C70" w:rsidRPr="00D46C70" w:rsidRDefault="00D46C70" w:rsidP="00D46C70">
            <w:pPr>
              <w:jc w:val="center"/>
            </w:pPr>
            <w:r w:rsidRPr="00D46C70">
              <w:t>Quarterly Report</w:t>
            </w:r>
          </w:p>
        </w:tc>
        <w:tc>
          <w:tcPr>
            <w:tcW w:w="2790" w:type="dxa"/>
            <w:vAlign w:val="center"/>
          </w:tcPr>
          <w:p w14:paraId="7E33E3E0" w14:textId="77777777" w:rsidR="00D46C70" w:rsidRPr="00D46C70" w:rsidRDefault="00D46C70" w:rsidP="00D46C70">
            <w:pPr>
              <w:jc w:val="center"/>
            </w:pPr>
            <w:r w:rsidRPr="00D46C70">
              <w:t>The vendor has provided 98% of the preventive and corrective maintenance of the equipment.</w:t>
            </w:r>
          </w:p>
        </w:tc>
        <w:tc>
          <w:tcPr>
            <w:tcW w:w="1183" w:type="dxa"/>
            <w:vAlign w:val="center"/>
          </w:tcPr>
          <w:p w14:paraId="27BA0AFA" w14:textId="77777777" w:rsidR="00D46C70" w:rsidRPr="00D46C70" w:rsidRDefault="00D46C70" w:rsidP="00D46C70">
            <w:pPr>
              <w:jc w:val="center"/>
            </w:pPr>
            <w:r w:rsidRPr="00D46C70">
              <w:t>100% Compliance</w:t>
            </w:r>
          </w:p>
        </w:tc>
        <w:tc>
          <w:tcPr>
            <w:tcW w:w="1427" w:type="dxa"/>
            <w:vAlign w:val="center"/>
          </w:tcPr>
          <w:p w14:paraId="2743E360" w14:textId="77777777" w:rsidR="00D46C70" w:rsidRPr="00D46C70" w:rsidRDefault="00D46C70" w:rsidP="00D46C70">
            <w:pPr>
              <w:jc w:val="center"/>
            </w:pPr>
            <w:r w:rsidRPr="00D46C70">
              <w:t>Service Report</w:t>
            </w:r>
          </w:p>
        </w:tc>
        <w:tc>
          <w:tcPr>
            <w:tcW w:w="1260" w:type="dxa"/>
            <w:vAlign w:val="center"/>
          </w:tcPr>
          <w:p w14:paraId="7276A972" w14:textId="77777777" w:rsidR="00D46C70" w:rsidRPr="00D46C70" w:rsidRDefault="00D46C70" w:rsidP="00D46C70">
            <w:pPr>
              <w:jc w:val="center"/>
            </w:pPr>
            <w:r w:rsidRPr="00D46C70">
              <w:t>Past Performance</w:t>
            </w:r>
          </w:p>
        </w:tc>
      </w:tr>
      <w:tr w:rsidR="00D46C70" w:rsidRPr="00D46C70" w14:paraId="2750F85E" w14:textId="77777777" w:rsidTr="00D20B03">
        <w:tc>
          <w:tcPr>
            <w:tcW w:w="1530" w:type="dxa"/>
            <w:vAlign w:val="center"/>
          </w:tcPr>
          <w:p w14:paraId="7C90179C" w14:textId="77777777" w:rsidR="00D46C70" w:rsidRPr="00D46C70" w:rsidRDefault="00D46C70" w:rsidP="00D46C70">
            <w:pPr>
              <w:jc w:val="center"/>
            </w:pPr>
            <w:r w:rsidRPr="00D46C70">
              <w:t>Replacement Part, and Updates, SOW Section 14.0</w:t>
            </w:r>
          </w:p>
        </w:tc>
        <w:tc>
          <w:tcPr>
            <w:tcW w:w="1080" w:type="dxa"/>
            <w:vAlign w:val="center"/>
          </w:tcPr>
          <w:p w14:paraId="3EE6AA44" w14:textId="77777777" w:rsidR="00D46C70" w:rsidRPr="00D46C70" w:rsidRDefault="00D46C70" w:rsidP="00D46C70">
            <w:pPr>
              <w:jc w:val="center"/>
            </w:pPr>
            <w:r w:rsidRPr="00D46C70">
              <w:t>Quarterly Report</w:t>
            </w:r>
          </w:p>
        </w:tc>
        <w:tc>
          <w:tcPr>
            <w:tcW w:w="2790" w:type="dxa"/>
            <w:vAlign w:val="center"/>
          </w:tcPr>
          <w:p w14:paraId="321ED071" w14:textId="77777777" w:rsidR="00D46C70" w:rsidRPr="00D46C70" w:rsidRDefault="00D46C70" w:rsidP="00D46C70">
            <w:pPr>
              <w:jc w:val="center"/>
            </w:pPr>
            <w:r w:rsidRPr="00D46C70">
              <w:t>Replacement Parts/Updates were provided timely with &lt;5% error rate</w:t>
            </w:r>
          </w:p>
        </w:tc>
        <w:tc>
          <w:tcPr>
            <w:tcW w:w="1183" w:type="dxa"/>
            <w:vAlign w:val="center"/>
          </w:tcPr>
          <w:p w14:paraId="632F3B71" w14:textId="77777777" w:rsidR="00D46C70" w:rsidRPr="00D46C70" w:rsidRDefault="00D46C70" w:rsidP="00D46C70">
            <w:pPr>
              <w:jc w:val="center"/>
            </w:pPr>
            <w:r w:rsidRPr="00D46C70">
              <w:t>100% Compliance</w:t>
            </w:r>
          </w:p>
        </w:tc>
        <w:tc>
          <w:tcPr>
            <w:tcW w:w="1427" w:type="dxa"/>
            <w:vAlign w:val="center"/>
          </w:tcPr>
          <w:p w14:paraId="26084754" w14:textId="77777777" w:rsidR="00D46C70" w:rsidRPr="00D46C70" w:rsidRDefault="00D46C70" w:rsidP="00D46C70">
            <w:pPr>
              <w:jc w:val="center"/>
            </w:pPr>
            <w:r w:rsidRPr="00D46C70">
              <w:t>Service Report</w:t>
            </w:r>
          </w:p>
        </w:tc>
        <w:tc>
          <w:tcPr>
            <w:tcW w:w="1260" w:type="dxa"/>
            <w:vAlign w:val="center"/>
          </w:tcPr>
          <w:p w14:paraId="26A51CDC" w14:textId="77777777" w:rsidR="00D46C70" w:rsidRPr="00D46C70" w:rsidRDefault="00D46C70" w:rsidP="00D46C70">
            <w:pPr>
              <w:jc w:val="center"/>
            </w:pPr>
            <w:r w:rsidRPr="00D46C70">
              <w:t>Past Performance</w:t>
            </w:r>
          </w:p>
        </w:tc>
      </w:tr>
      <w:tr w:rsidR="00D46C70" w:rsidRPr="00D46C70" w14:paraId="79C1429D" w14:textId="77777777" w:rsidTr="00D20B03">
        <w:tc>
          <w:tcPr>
            <w:tcW w:w="1530" w:type="dxa"/>
            <w:vAlign w:val="center"/>
          </w:tcPr>
          <w:p w14:paraId="6854FCD2" w14:textId="77777777" w:rsidR="00D46C70" w:rsidRPr="00D46C70" w:rsidRDefault="00D46C70" w:rsidP="00D46C70">
            <w:pPr>
              <w:jc w:val="center"/>
            </w:pPr>
            <w:r w:rsidRPr="00D46C70">
              <w:t>Vendor Furnished Property and Material, SOW Section 16.0</w:t>
            </w:r>
          </w:p>
          <w:p w14:paraId="1F73F9DB" w14:textId="77777777" w:rsidR="00D46C70" w:rsidRPr="00D46C70" w:rsidRDefault="00D46C70" w:rsidP="00D46C70">
            <w:pPr>
              <w:jc w:val="center"/>
            </w:pPr>
            <w:r w:rsidRPr="00D46C70">
              <w:t>.</w:t>
            </w:r>
          </w:p>
        </w:tc>
        <w:tc>
          <w:tcPr>
            <w:tcW w:w="1080" w:type="dxa"/>
            <w:vAlign w:val="center"/>
          </w:tcPr>
          <w:p w14:paraId="3F44F9CF" w14:textId="77777777" w:rsidR="00D46C70" w:rsidRPr="00D46C70" w:rsidRDefault="00D46C70" w:rsidP="00D46C70">
            <w:pPr>
              <w:jc w:val="center"/>
            </w:pPr>
            <w:r w:rsidRPr="00D46C70">
              <w:t>Quarterly Report</w:t>
            </w:r>
          </w:p>
        </w:tc>
        <w:tc>
          <w:tcPr>
            <w:tcW w:w="2790" w:type="dxa"/>
            <w:vAlign w:val="center"/>
          </w:tcPr>
          <w:p w14:paraId="54305D54" w14:textId="77777777" w:rsidR="00D46C70" w:rsidRPr="00D46C70" w:rsidRDefault="00D46C70" w:rsidP="00D46C70">
            <w:pPr>
              <w:jc w:val="center"/>
            </w:pPr>
            <w:r w:rsidRPr="00D46C70">
              <w:t>Furnished Property and Material were provided IAW the SOW.</w:t>
            </w:r>
          </w:p>
        </w:tc>
        <w:tc>
          <w:tcPr>
            <w:tcW w:w="1183" w:type="dxa"/>
            <w:vAlign w:val="center"/>
          </w:tcPr>
          <w:p w14:paraId="5E794544" w14:textId="77777777" w:rsidR="00D46C70" w:rsidRPr="00D46C70" w:rsidRDefault="00D46C70" w:rsidP="00D46C70">
            <w:pPr>
              <w:jc w:val="center"/>
            </w:pPr>
            <w:r w:rsidRPr="00D46C70">
              <w:t>100% Compliance</w:t>
            </w:r>
          </w:p>
        </w:tc>
        <w:tc>
          <w:tcPr>
            <w:tcW w:w="1427" w:type="dxa"/>
            <w:vAlign w:val="center"/>
          </w:tcPr>
          <w:p w14:paraId="6D63352A" w14:textId="77777777" w:rsidR="00D46C70" w:rsidRPr="00D46C70" w:rsidRDefault="00D46C70" w:rsidP="00D46C70">
            <w:pPr>
              <w:jc w:val="center"/>
            </w:pPr>
            <w:r w:rsidRPr="00D46C70">
              <w:t>Service Report</w:t>
            </w:r>
          </w:p>
        </w:tc>
        <w:tc>
          <w:tcPr>
            <w:tcW w:w="1260" w:type="dxa"/>
            <w:vAlign w:val="center"/>
          </w:tcPr>
          <w:p w14:paraId="11FB88F1" w14:textId="77777777" w:rsidR="00D46C70" w:rsidRPr="00D46C70" w:rsidRDefault="00D46C70" w:rsidP="00D46C70">
            <w:pPr>
              <w:jc w:val="center"/>
            </w:pPr>
            <w:r w:rsidRPr="00D46C70">
              <w:t>Past Performance</w:t>
            </w:r>
          </w:p>
        </w:tc>
      </w:tr>
      <w:tr w:rsidR="00D46C70" w:rsidRPr="00D46C70" w14:paraId="59B8F042" w14:textId="77777777" w:rsidTr="00D20B03">
        <w:tc>
          <w:tcPr>
            <w:tcW w:w="1530" w:type="dxa"/>
            <w:vAlign w:val="center"/>
          </w:tcPr>
          <w:p w14:paraId="062582AA" w14:textId="77777777" w:rsidR="00D46C70" w:rsidRPr="00D46C70" w:rsidRDefault="00D46C70" w:rsidP="00D46C70">
            <w:pPr>
              <w:jc w:val="center"/>
            </w:pPr>
            <w:r w:rsidRPr="00D46C70">
              <w:t>Vendor Report Requirements, SOW Section 17.0</w:t>
            </w:r>
          </w:p>
          <w:p w14:paraId="68127086" w14:textId="77777777" w:rsidR="00D46C70" w:rsidRPr="00D46C70" w:rsidRDefault="00D46C70" w:rsidP="00D46C70">
            <w:pPr>
              <w:jc w:val="center"/>
            </w:pPr>
          </w:p>
        </w:tc>
        <w:tc>
          <w:tcPr>
            <w:tcW w:w="1080" w:type="dxa"/>
            <w:vAlign w:val="center"/>
          </w:tcPr>
          <w:p w14:paraId="2673AA6F" w14:textId="77777777" w:rsidR="00D46C70" w:rsidRPr="00D46C70" w:rsidRDefault="00D46C70" w:rsidP="00D46C70">
            <w:pPr>
              <w:jc w:val="center"/>
            </w:pPr>
            <w:r w:rsidRPr="00D46C70">
              <w:t>Quarterly Report</w:t>
            </w:r>
          </w:p>
        </w:tc>
        <w:tc>
          <w:tcPr>
            <w:tcW w:w="2790" w:type="dxa"/>
            <w:vAlign w:val="center"/>
          </w:tcPr>
          <w:p w14:paraId="3E5E316D" w14:textId="77777777" w:rsidR="00D46C70" w:rsidRPr="00D46C70" w:rsidRDefault="00D46C70" w:rsidP="00D46C70">
            <w:pPr>
              <w:jc w:val="center"/>
            </w:pPr>
            <w:r w:rsidRPr="00D46C70">
              <w:t>Report provided 100% of the required information IAW the SOW, with &lt;5% errors / corrections needed.</w:t>
            </w:r>
          </w:p>
        </w:tc>
        <w:tc>
          <w:tcPr>
            <w:tcW w:w="1183" w:type="dxa"/>
            <w:vAlign w:val="center"/>
          </w:tcPr>
          <w:p w14:paraId="3E9AF8EA" w14:textId="77777777" w:rsidR="00D46C70" w:rsidRPr="00D46C70" w:rsidRDefault="00D46C70" w:rsidP="00D46C70">
            <w:pPr>
              <w:jc w:val="center"/>
            </w:pPr>
            <w:r w:rsidRPr="00D46C70">
              <w:t>100% Compliance</w:t>
            </w:r>
          </w:p>
        </w:tc>
        <w:tc>
          <w:tcPr>
            <w:tcW w:w="1427" w:type="dxa"/>
            <w:vAlign w:val="center"/>
          </w:tcPr>
          <w:p w14:paraId="5A4C0C70" w14:textId="77777777" w:rsidR="00D46C70" w:rsidRPr="00D46C70" w:rsidRDefault="00D46C70" w:rsidP="00D46C70">
            <w:pPr>
              <w:jc w:val="center"/>
            </w:pPr>
            <w:r w:rsidRPr="00D46C70">
              <w:t>Service Report</w:t>
            </w:r>
          </w:p>
        </w:tc>
        <w:tc>
          <w:tcPr>
            <w:tcW w:w="1260" w:type="dxa"/>
            <w:vAlign w:val="center"/>
          </w:tcPr>
          <w:p w14:paraId="3285FFF4" w14:textId="77777777" w:rsidR="00D46C70" w:rsidRPr="00D46C70" w:rsidRDefault="00D46C70" w:rsidP="00D46C70">
            <w:pPr>
              <w:jc w:val="center"/>
            </w:pPr>
            <w:r w:rsidRPr="00D46C70">
              <w:t>Past Performance</w:t>
            </w:r>
          </w:p>
        </w:tc>
      </w:tr>
      <w:tr w:rsidR="00D46C70" w:rsidRPr="00D46C70" w14:paraId="760BD17F" w14:textId="77777777" w:rsidTr="00D20B03">
        <w:tc>
          <w:tcPr>
            <w:tcW w:w="1530" w:type="dxa"/>
            <w:vAlign w:val="center"/>
          </w:tcPr>
          <w:p w14:paraId="26E5EBCB" w14:textId="77777777" w:rsidR="00D46C70" w:rsidRPr="00D46C70" w:rsidRDefault="00D46C70" w:rsidP="00D46C70">
            <w:pPr>
              <w:jc w:val="center"/>
            </w:pPr>
            <w:r w:rsidRPr="00D46C70">
              <w:t>Vendor Responsibility, SOW Section 18.0</w:t>
            </w:r>
          </w:p>
          <w:p w14:paraId="5D93A017" w14:textId="77777777" w:rsidR="00D46C70" w:rsidRPr="00D46C70" w:rsidRDefault="00D46C70" w:rsidP="00D46C70">
            <w:pPr>
              <w:jc w:val="center"/>
            </w:pPr>
          </w:p>
        </w:tc>
        <w:tc>
          <w:tcPr>
            <w:tcW w:w="1080" w:type="dxa"/>
            <w:vAlign w:val="center"/>
          </w:tcPr>
          <w:p w14:paraId="037167ED" w14:textId="77777777" w:rsidR="00D46C70" w:rsidRPr="00D46C70" w:rsidRDefault="00D46C70" w:rsidP="00D46C70">
            <w:pPr>
              <w:jc w:val="center"/>
            </w:pPr>
            <w:r w:rsidRPr="00D46C70">
              <w:t>Quarterly Report</w:t>
            </w:r>
          </w:p>
        </w:tc>
        <w:tc>
          <w:tcPr>
            <w:tcW w:w="2790" w:type="dxa"/>
            <w:vAlign w:val="center"/>
          </w:tcPr>
          <w:p w14:paraId="30ACB335" w14:textId="372B4559" w:rsidR="00D46C70" w:rsidRPr="00D46C70" w:rsidRDefault="00D46C70" w:rsidP="00D46C70">
            <w:pPr>
              <w:jc w:val="center"/>
            </w:pPr>
            <w:r w:rsidRPr="00D46C70">
              <w:t xml:space="preserve">100% Repairs and/or replacements of damaged Government-owned equipment and property due to the negligence of the vendor or its representatives </w:t>
            </w:r>
            <w:r w:rsidR="00A22C55" w:rsidRPr="00D46C70">
              <w:t>were</w:t>
            </w:r>
            <w:r w:rsidRPr="00D46C70">
              <w:t xml:space="preserve"> provided.</w:t>
            </w:r>
          </w:p>
        </w:tc>
        <w:tc>
          <w:tcPr>
            <w:tcW w:w="1183" w:type="dxa"/>
            <w:vAlign w:val="center"/>
          </w:tcPr>
          <w:p w14:paraId="6C63D65D" w14:textId="77777777" w:rsidR="00D46C70" w:rsidRPr="00D46C70" w:rsidRDefault="00D46C70" w:rsidP="00D46C70">
            <w:pPr>
              <w:jc w:val="center"/>
            </w:pPr>
            <w:r w:rsidRPr="00D46C70">
              <w:t>100% Compliance</w:t>
            </w:r>
          </w:p>
        </w:tc>
        <w:tc>
          <w:tcPr>
            <w:tcW w:w="1427" w:type="dxa"/>
            <w:vAlign w:val="center"/>
          </w:tcPr>
          <w:p w14:paraId="4D238D05" w14:textId="77777777" w:rsidR="00D46C70" w:rsidRPr="00D46C70" w:rsidRDefault="00D46C70" w:rsidP="00D46C70">
            <w:pPr>
              <w:jc w:val="center"/>
            </w:pPr>
            <w:r w:rsidRPr="00D46C70">
              <w:t>Service Report</w:t>
            </w:r>
          </w:p>
        </w:tc>
        <w:tc>
          <w:tcPr>
            <w:tcW w:w="1260" w:type="dxa"/>
            <w:vAlign w:val="center"/>
          </w:tcPr>
          <w:p w14:paraId="67E5CD8F" w14:textId="77777777" w:rsidR="00D46C70" w:rsidRPr="00D46C70" w:rsidRDefault="00D46C70" w:rsidP="00D46C70">
            <w:pPr>
              <w:jc w:val="center"/>
            </w:pPr>
            <w:r w:rsidRPr="00D46C70">
              <w:t>Past Performance</w:t>
            </w:r>
          </w:p>
        </w:tc>
      </w:tr>
      <w:tr w:rsidR="00D46C70" w:rsidRPr="00D46C70" w14:paraId="137338BD" w14:textId="77777777" w:rsidTr="00D20B03">
        <w:tc>
          <w:tcPr>
            <w:tcW w:w="1530" w:type="dxa"/>
            <w:vAlign w:val="center"/>
          </w:tcPr>
          <w:p w14:paraId="3E70DA37" w14:textId="77777777" w:rsidR="00D46C70" w:rsidRPr="00D46C70" w:rsidRDefault="00D46C70" w:rsidP="00D46C70">
            <w:pPr>
              <w:jc w:val="center"/>
            </w:pPr>
            <w:r w:rsidRPr="00D46C70">
              <w:t>Removal of Government Property, SOW Section 19.0</w:t>
            </w:r>
          </w:p>
        </w:tc>
        <w:tc>
          <w:tcPr>
            <w:tcW w:w="1080" w:type="dxa"/>
            <w:vAlign w:val="center"/>
          </w:tcPr>
          <w:p w14:paraId="0A704B2C" w14:textId="77777777" w:rsidR="00D46C70" w:rsidRPr="00D46C70" w:rsidRDefault="00D46C70" w:rsidP="00D46C70">
            <w:pPr>
              <w:jc w:val="center"/>
            </w:pPr>
            <w:r w:rsidRPr="00D46C70">
              <w:t>Quarterly Report</w:t>
            </w:r>
          </w:p>
        </w:tc>
        <w:tc>
          <w:tcPr>
            <w:tcW w:w="2790" w:type="dxa"/>
            <w:vAlign w:val="center"/>
          </w:tcPr>
          <w:p w14:paraId="11008CA3" w14:textId="77777777" w:rsidR="00D46C70" w:rsidRPr="00D46C70" w:rsidRDefault="00D46C70" w:rsidP="00D46C70">
            <w:pPr>
              <w:jc w:val="center"/>
            </w:pPr>
            <w:r w:rsidRPr="00D46C70">
              <w:t>Government property was removed IAW the SOW.</w:t>
            </w:r>
          </w:p>
        </w:tc>
        <w:tc>
          <w:tcPr>
            <w:tcW w:w="1183" w:type="dxa"/>
            <w:vAlign w:val="center"/>
          </w:tcPr>
          <w:p w14:paraId="5D1FFECA" w14:textId="77777777" w:rsidR="00D46C70" w:rsidRPr="00D46C70" w:rsidRDefault="00D46C70" w:rsidP="00D46C70">
            <w:pPr>
              <w:jc w:val="center"/>
            </w:pPr>
            <w:r w:rsidRPr="00D46C70">
              <w:t>100% Compliance</w:t>
            </w:r>
          </w:p>
        </w:tc>
        <w:tc>
          <w:tcPr>
            <w:tcW w:w="1427" w:type="dxa"/>
            <w:vAlign w:val="center"/>
          </w:tcPr>
          <w:p w14:paraId="2F7E605A" w14:textId="77777777" w:rsidR="00D46C70" w:rsidRPr="00D46C70" w:rsidRDefault="00D46C70" w:rsidP="00D46C70">
            <w:pPr>
              <w:jc w:val="center"/>
            </w:pPr>
            <w:r w:rsidRPr="00D46C70">
              <w:t>Service Report</w:t>
            </w:r>
          </w:p>
        </w:tc>
        <w:tc>
          <w:tcPr>
            <w:tcW w:w="1260" w:type="dxa"/>
            <w:vAlign w:val="center"/>
          </w:tcPr>
          <w:p w14:paraId="1E4335CA" w14:textId="77777777" w:rsidR="00D46C70" w:rsidRPr="00D46C70" w:rsidRDefault="00D46C70" w:rsidP="00D46C70">
            <w:pPr>
              <w:jc w:val="center"/>
            </w:pPr>
            <w:r w:rsidRPr="00D46C70">
              <w:t>Past Performance</w:t>
            </w:r>
          </w:p>
        </w:tc>
      </w:tr>
      <w:tr w:rsidR="00D46C70" w:rsidRPr="00D46C70" w14:paraId="4553AEC2" w14:textId="77777777" w:rsidTr="00D20B03">
        <w:tc>
          <w:tcPr>
            <w:tcW w:w="1530" w:type="dxa"/>
            <w:vAlign w:val="center"/>
          </w:tcPr>
          <w:p w14:paraId="46546089" w14:textId="77777777" w:rsidR="00D46C70" w:rsidRPr="00D46C70" w:rsidRDefault="00D46C70" w:rsidP="00D46C70">
            <w:pPr>
              <w:jc w:val="center"/>
            </w:pPr>
            <w:r w:rsidRPr="00D46C70">
              <w:t>Cybersecurity, SOW Section 21.0</w:t>
            </w:r>
          </w:p>
        </w:tc>
        <w:tc>
          <w:tcPr>
            <w:tcW w:w="1080" w:type="dxa"/>
            <w:vAlign w:val="center"/>
          </w:tcPr>
          <w:p w14:paraId="2E083240" w14:textId="77777777" w:rsidR="00D46C70" w:rsidRPr="00D46C70" w:rsidRDefault="00D46C70" w:rsidP="00D46C70">
            <w:pPr>
              <w:jc w:val="center"/>
            </w:pPr>
            <w:r w:rsidRPr="00D46C70">
              <w:t>Quarterly Report</w:t>
            </w:r>
          </w:p>
        </w:tc>
        <w:tc>
          <w:tcPr>
            <w:tcW w:w="2790" w:type="dxa"/>
            <w:vAlign w:val="center"/>
          </w:tcPr>
          <w:p w14:paraId="0B7C89DC" w14:textId="77777777" w:rsidR="00D46C70" w:rsidRPr="00D46C70" w:rsidRDefault="00D46C70" w:rsidP="00D46C70">
            <w:pPr>
              <w:jc w:val="center"/>
            </w:pPr>
            <w:r w:rsidRPr="00D46C70">
              <w:t>98% of Cybersecurity requirements are met, and ATO obtained within 30 days.</w:t>
            </w:r>
          </w:p>
        </w:tc>
        <w:tc>
          <w:tcPr>
            <w:tcW w:w="1183" w:type="dxa"/>
            <w:vAlign w:val="center"/>
          </w:tcPr>
          <w:p w14:paraId="43C170C6" w14:textId="77777777" w:rsidR="00D46C70" w:rsidRPr="00D46C70" w:rsidRDefault="00D46C70" w:rsidP="00D46C70">
            <w:pPr>
              <w:jc w:val="center"/>
            </w:pPr>
            <w:r w:rsidRPr="00D46C70">
              <w:t>100% Compliance</w:t>
            </w:r>
          </w:p>
        </w:tc>
        <w:tc>
          <w:tcPr>
            <w:tcW w:w="1427" w:type="dxa"/>
            <w:vAlign w:val="center"/>
          </w:tcPr>
          <w:p w14:paraId="6F102A14" w14:textId="77777777" w:rsidR="00D46C70" w:rsidRPr="00D46C70" w:rsidRDefault="00D46C70" w:rsidP="00D46C70">
            <w:pPr>
              <w:jc w:val="center"/>
            </w:pPr>
            <w:r w:rsidRPr="00D46C70">
              <w:t>Service Report</w:t>
            </w:r>
          </w:p>
        </w:tc>
        <w:tc>
          <w:tcPr>
            <w:tcW w:w="1260" w:type="dxa"/>
            <w:vAlign w:val="center"/>
          </w:tcPr>
          <w:p w14:paraId="5A2B2C69" w14:textId="77777777" w:rsidR="00D46C70" w:rsidRPr="00D46C70" w:rsidRDefault="00D46C70" w:rsidP="00D46C70">
            <w:pPr>
              <w:jc w:val="center"/>
            </w:pPr>
            <w:r w:rsidRPr="00D46C70">
              <w:t>Past Performance</w:t>
            </w:r>
          </w:p>
        </w:tc>
      </w:tr>
    </w:tbl>
    <w:p w14:paraId="3664108F" w14:textId="77777777" w:rsidR="00D46C70" w:rsidRPr="00D46C70" w:rsidRDefault="00D46C70" w:rsidP="00D46C70">
      <w:pPr>
        <w:rPr>
          <w:bCs/>
          <w:i/>
          <w:color w:val="0000FF"/>
          <w:szCs w:val="20"/>
        </w:rPr>
      </w:pPr>
    </w:p>
    <w:p w14:paraId="37DC0DC0" w14:textId="77777777" w:rsidR="00D46C70" w:rsidRPr="00D46C70" w:rsidRDefault="00D46C70" w:rsidP="00D46C7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rPr>
          <w:b/>
          <w:szCs w:val="20"/>
        </w:rPr>
      </w:pPr>
      <w:r w:rsidRPr="00D46C70">
        <w:rPr>
          <w:b/>
          <w:szCs w:val="20"/>
        </w:rPr>
        <w:t>23.0 Points of Contact</w:t>
      </w:r>
    </w:p>
    <w:p w14:paraId="10084363" w14:textId="77777777" w:rsidR="00D46C70" w:rsidRPr="00D46C70" w:rsidRDefault="00D46C70" w:rsidP="00D46C7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rPr>
          <w:b/>
          <w:bCs/>
          <w:szCs w:val="20"/>
        </w:rPr>
      </w:pPr>
    </w:p>
    <w:p w14:paraId="280DEF21" w14:textId="77777777" w:rsidR="00D46C70" w:rsidRPr="00D46C70" w:rsidRDefault="00D46C70" w:rsidP="00D46C7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rPr>
          <w:i/>
          <w:color w:val="0000FF"/>
          <w:szCs w:val="20"/>
        </w:rPr>
      </w:pPr>
      <w:r w:rsidRPr="00D46C70">
        <w:rPr>
          <w:szCs w:val="20"/>
        </w:rPr>
        <w:t xml:space="preserve">23.1  Points of Contact:  </w:t>
      </w:r>
    </w:p>
    <w:p w14:paraId="399B8760" w14:textId="77777777" w:rsidR="00D46C70" w:rsidRPr="00D46C70" w:rsidRDefault="00D46C70" w:rsidP="00D46C7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rPr>
          <w:bCs/>
          <w:i/>
          <w:color w:val="0000FF"/>
          <w:szCs w:val="20"/>
        </w:rPr>
      </w:pPr>
    </w:p>
    <w:p w14:paraId="1EA5452B" w14:textId="77777777" w:rsidR="00D46C70" w:rsidRPr="00D46C70" w:rsidRDefault="00D46C70" w:rsidP="00D46C7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rPr>
          <w:bCs/>
          <w:iCs/>
          <w:color w:val="000000" w:themeColor="text1"/>
          <w:szCs w:val="20"/>
        </w:rPr>
      </w:pPr>
      <w:r w:rsidRPr="00D46C70">
        <w:rPr>
          <w:bCs/>
          <w:iCs/>
          <w:color w:val="000000" w:themeColor="text1"/>
          <w:szCs w:val="20"/>
        </w:rPr>
        <w:t>End User POC:  To be completed at award</w:t>
      </w:r>
    </w:p>
    <w:p w14:paraId="455B4D8D" w14:textId="77777777" w:rsidR="00D46C70" w:rsidRPr="00D46C70" w:rsidRDefault="00D46C70" w:rsidP="00D46C7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rPr>
          <w:bCs/>
          <w:iCs/>
          <w:color w:val="000000" w:themeColor="text1"/>
          <w:szCs w:val="20"/>
        </w:rPr>
      </w:pPr>
      <w:r w:rsidRPr="00D46C70">
        <w:rPr>
          <w:bCs/>
          <w:iCs/>
          <w:color w:val="000000" w:themeColor="text1"/>
          <w:szCs w:val="20"/>
        </w:rPr>
        <w:t>Email: To be completed at award</w:t>
      </w:r>
      <w:r w:rsidRPr="00D46C70" w:rsidDel="00BA2A6A">
        <w:rPr>
          <w:bCs/>
          <w:iCs/>
          <w:color w:val="000000" w:themeColor="text1"/>
          <w:szCs w:val="20"/>
        </w:rPr>
        <w:t xml:space="preserve"> </w:t>
      </w:r>
    </w:p>
    <w:p w14:paraId="5ABAE646" w14:textId="77777777" w:rsidR="00D46C70" w:rsidRPr="00D46C70" w:rsidRDefault="00D46C70" w:rsidP="00D46C7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rPr>
          <w:bCs/>
          <w:iCs/>
          <w:color w:val="000000" w:themeColor="text1"/>
          <w:szCs w:val="20"/>
        </w:rPr>
      </w:pPr>
      <w:r w:rsidRPr="00D46C70">
        <w:rPr>
          <w:bCs/>
          <w:iCs/>
          <w:color w:val="000000" w:themeColor="text1"/>
          <w:szCs w:val="20"/>
        </w:rPr>
        <w:t>Phone: Office To be completed at award</w:t>
      </w:r>
      <w:r w:rsidRPr="00D46C70" w:rsidDel="00BA2A6A">
        <w:rPr>
          <w:bCs/>
          <w:iCs/>
          <w:color w:val="000000" w:themeColor="text1"/>
          <w:szCs w:val="20"/>
        </w:rPr>
        <w:t xml:space="preserve"> </w:t>
      </w:r>
    </w:p>
    <w:p w14:paraId="4F20F348" w14:textId="77777777" w:rsidR="00D46C70" w:rsidRPr="00D46C70" w:rsidRDefault="00D46C70" w:rsidP="00D46C7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rPr>
          <w:iCs/>
          <w:szCs w:val="20"/>
        </w:rPr>
      </w:pPr>
    </w:p>
    <w:p w14:paraId="3E21E18E" w14:textId="77777777" w:rsidR="00D46C70" w:rsidRPr="00D46C70" w:rsidRDefault="00D46C70" w:rsidP="00D46C7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rPr>
          <w:iCs/>
          <w:szCs w:val="20"/>
        </w:rPr>
      </w:pPr>
      <w:r w:rsidRPr="00D46C70">
        <w:rPr>
          <w:iCs/>
          <w:szCs w:val="20"/>
        </w:rPr>
        <w:t>Contracting Officer Representative (COR):  To be completed at award</w:t>
      </w:r>
      <w:r w:rsidRPr="00D46C70" w:rsidDel="00BA2A6A">
        <w:rPr>
          <w:iCs/>
          <w:szCs w:val="20"/>
        </w:rPr>
        <w:t xml:space="preserve"> </w:t>
      </w:r>
    </w:p>
    <w:p w14:paraId="34D6DA9B" w14:textId="77777777" w:rsidR="00D46C70" w:rsidRPr="00D46C70" w:rsidRDefault="00D46C70" w:rsidP="00D46C7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rPr>
          <w:iCs/>
          <w:szCs w:val="20"/>
        </w:rPr>
      </w:pPr>
      <w:r w:rsidRPr="00D46C70">
        <w:rPr>
          <w:iCs/>
          <w:szCs w:val="20"/>
        </w:rPr>
        <w:t>Email: To be completed at award</w:t>
      </w:r>
      <w:r w:rsidRPr="00D46C70" w:rsidDel="00BA2A6A">
        <w:rPr>
          <w:iCs/>
          <w:szCs w:val="20"/>
        </w:rPr>
        <w:t xml:space="preserve"> </w:t>
      </w:r>
    </w:p>
    <w:p w14:paraId="318D33DE" w14:textId="77777777" w:rsidR="00D46C70" w:rsidRPr="00D46C70" w:rsidRDefault="00D46C70" w:rsidP="00D46C7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rPr>
          <w:iCs/>
          <w:szCs w:val="20"/>
        </w:rPr>
      </w:pPr>
      <w:r w:rsidRPr="00D46C70">
        <w:rPr>
          <w:iCs/>
          <w:szCs w:val="20"/>
        </w:rPr>
        <w:t>Phone: To be completed at award</w:t>
      </w:r>
    </w:p>
    <w:p w14:paraId="110B9109" w14:textId="77777777" w:rsidR="00D46C70" w:rsidRPr="00D46C70" w:rsidRDefault="00D46C70" w:rsidP="00D46C7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rPr>
          <w:iCs/>
          <w:szCs w:val="20"/>
        </w:rPr>
      </w:pPr>
    </w:p>
    <w:p w14:paraId="03C7C164" w14:textId="77777777" w:rsidR="00D46C70" w:rsidRPr="00D46C70" w:rsidRDefault="00D46C70" w:rsidP="00D46C7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rPr>
          <w:iCs/>
          <w:szCs w:val="20"/>
        </w:rPr>
      </w:pPr>
      <w:r w:rsidRPr="00D46C70">
        <w:rPr>
          <w:iCs/>
          <w:szCs w:val="20"/>
        </w:rPr>
        <w:t>Contracting Officer: Matthew Teel</w:t>
      </w:r>
    </w:p>
    <w:p w14:paraId="2152D8DF" w14:textId="77777777" w:rsidR="00D46C70" w:rsidRPr="00D46C70" w:rsidRDefault="00D46C70" w:rsidP="00D46C7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rPr>
          <w:iCs/>
          <w:szCs w:val="20"/>
        </w:rPr>
      </w:pPr>
      <w:r w:rsidRPr="00D46C70">
        <w:rPr>
          <w:iCs/>
          <w:szCs w:val="20"/>
        </w:rPr>
        <w:t xml:space="preserve">Email: </w:t>
      </w:r>
      <w:hyperlink r:id="rId14" w:history="1">
        <w:r w:rsidRPr="00D46C70">
          <w:rPr>
            <w:iCs/>
            <w:color w:val="0563C1" w:themeColor="hyperlink"/>
            <w:szCs w:val="20"/>
            <w:u w:val="single"/>
          </w:rPr>
          <w:t>matthew.d.teel.civ@health.mil</w:t>
        </w:r>
      </w:hyperlink>
      <w:r w:rsidRPr="00D46C70">
        <w:rPr>
          <w:iCs/>
          <w:szCs w:val="20"/>
        </w:rPr>
        <w:t xml:space="preserve"> </w:t>
      </w:r>
    </w:p>
    <w:p w14:paraId="025697B1" w14:textId="77777777" w:rsidR="00D46C70" w:rsidRPr="00D46C70" w:rsidRDefault="00D46C70" w:rsidP="00D46C7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rPr>
          <w:iCs/>
          <w:szCs w:val="20"/>
        </w:rPr>
      </w:pPr>
      <w:r w:rsidRPr="00D46C70">
        <w:rPr>
          <w:iCs/>
          <w:szCs w:val="20"/>
        </w:rPr>
        <w:t>Phone: To be completed at award</w:t>
      </w:r>
    </w:p>
    <w:p w14:paraId="09D8998C" w14:textId="77777777" w:rsidR="008077F1" w:rsidRPr="00A75F28" w:rsidRDefault="008077F1" w:rsidP="008077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jc w:val="both"/>
        <w:rPr>
          <w:szCs w:val="20"/>
        </w:rPr>
      </w:pPr>
    </w:p>
    <w:p w14:paraId="24E0DE03" w14:textId="77777777" w:rsidR="008077F1" w:rsidRDefault="008077F1" w:rsidP="008077F1">
      <w:pPr>
        <w:adjustRightInd w:val="0"/>
        <w:spacing w:after="0" w:line="240" w:lineRule="auto"/>
        <w:rPr>
          <w:sz w:val="24"/>
          <w:szCs w:val="24"/>
        </w:rPr>
      </w:pPr>
    </w:p>
    <w:p w14:paraId="61B1D003" w14:textId="77777777" w:rsidR="008077F1" w:rsidRDefault="008077F1" w:rsidP="008077F1">
      <w:pPr>
        <w:adjustRightInd w:val="0"/>
        <w:spacing w:after="0" w:line="240" w:lineRule="auto"/>
        <w:rPr>
          <w:sz w:val="24"/>
          <w:szCs w:val="24"/>
        </w:rPr>
      </w:pPr>
    </w:p>
    <w:p w14:paraId="4AEC8523" w14:textId="77777777" w:rsidR="008071D2" w:rsidRDefault="008071D2" w:rsidP="008077F1">
      <w:pPr>
        <w:adjustRightInd w:val="0"/>
        <w:spacing w:after="0" w:line="240" w:lineRule="auto"/>
        <w:rPr>
          <w:sz w:val="24"/>
          <w:szCs w:val="24"/>
        </w:rPr>
      </w:pPr>
    </w:p>
    <w:p w14:paraId="4F88C2F8" w14:textId="77777777" w:rsidR="008071D2" w:rsidRDefault="008071D2" w:rsidP="008077F1">
      <w:pPr>
        <w:adjustRightInd w:val="0"/>
        <w:spacing w:after="0" w:line="240" w:lineRule="auto"/>
        <w:rPr>
          <w:sz w:val="24"/>
          <w:szCs w:val="24"/>
        </w:rPr>
      </w:pPr>
    </w:p>
    <w:p w14:paraId="12453608" w14:textId="77777777" w:rsidR="008071D2" w:rsidRDefault="008071D2" w:rsidP="008077F1">
      <w:pPr>
        <w:adjustRightInd w:val="0"/>
        <w:spacing w:after="0" w:line="240" w:lineRule="auto"/>
        <w:rPr>
          <w:sz w:val="24"/>
          <w:szCs w:val="24"/>
        </w:rPr>
      </w:pPr>
    </w:p>
    <w:p w14:paraId="7D85E265" w14:textId="77777777" w:rsidR="008077F1" w:rsidRDefault="008077F1" w:rsidP="008077F1">
      <w:pPr>
        <w:adjustRightInd w:val="0"/>
        <w:spacing w:after="0" w:line="240" w:lineRule="auto"/>
        <w:rPr>
          <w:sz w:val="24"/>
          <w:szCs w:val="24"/>
        </w:rPr>
      </w:pPr>
      <w:r>
        <w:rPr>
          <w:sz w:val="24"/>
          <w:szCs w:val="24"/>
        </w:rPr>
        <w:lastRenderedPageBreak/>
        <w:t>DELIVERY INFORMATION</w:t>
      </w:r>
    </w:p>
    <w:p w14:paraId="144B3EB2" w14:textId="77777777" w:rsidR="008077F1" w:rsidRDefault="008077F1" w:rsidP="008077F1">
      <w:pPr>
        <w:adjustRightInd w:val="0"/>
        <w:spacing w:after="0" w:line="240" w:lineRule="auto"/>
        <w:rPr>
          <w:sz w:val="24"/>
          <w:szCs w:val="24"/>
        </w:rPr>
      </w:pPr>
    </w:p>
    <w:tbl>
      <w:tblPr>
        <w:tblW w:w="9500" w:type="dxa"/>
        <w:tblLayout w:type="fixed"/>
        <w:tblCellMar>
          <w:left w:w="0" w:type="dxa"/>
          <w:right w:w="0" w:type="dxa"/>
        </w:tblCellMar>
        <w:tblLook w:val="0000" w:firstRow="0" w:lastRow="0" w:firstColumn="0" w:lastColumn="0" w:noHBand="0" w:noVBand="0"/>
      </w:tblPr>
      <w:tblGrid>
        <w:gridCol w:w="750"/>
        <w:gridCol w:w="2300"/>
        <w:gridCol w:w="1600"/>
        <w:gridCol w:w="3850"/>
        <w:gridCol w:w="1000"/>
      </w:tblGrid>
      <w:tr w:rsidR="008077F1" w14:paraId="39F75139" w14:textId="77777777" w:rsidTr="008071D2">
        <w:trPr>
          <w:cantSplit/>
        </w:trPr>
        <w:tc>
          <w:tcPr>
            <w:tcW w:w="750" w:type="dxa"/>
            <w:tcBorders>
              <w:top w:val="nil"/>
              <w:left w:val="nil"/>
              <w:bottom w:val="nil"/>
              <w:right w:val="nil"/>
            </w:tcBorders>
          </w:tcPr>
          <w:p w14:paraId="25B0EBD6" w14:textId="77777777" w:rsidR="008077F1" w:rsidRDefault="008077F1" w:rsidP="008077F1">
            <w:pPr>
              <w:spacing w:after="0" w:line="240" w:lineRule="auto"/>
            </w:pPr>
            <w:r>
              <w:t xml:space="preserve">CLIN </w:t>
            </w:r>
          </w:p>
        </w:tc>
        <w:tc>
          <w:tcPr>
            <w:tcW w:w="2300" w:type="dxa"/>
            <w:tcBorders>
              <w:top w:val="nil"/>
              <w:left w:val="nil"/>
              <w:bottom w:val="nil"/>
              <w:right w:val="nil"/>
            </w:tcBorders>
          </w:tcPr>
          <w:p w14:paraId="0F543AED" w14:textId="77777777" w:rsidR="008077F1" w:rsidRDefault="008077F1" w:rsidP="008077F1">
            <w:pPr>
              <w:spacing w:after="0" w:line="240" w:lineRule="auto"/>
            </w:pPr>
            <w:r>
              <w:t xml:space="preserve">DELIVERY DATE </w:t>
            </w:r>
          </w:p>
        </w:tc>
        <w:tc>
          <w:tcPr>
            <w:tcW w:w="1600" w:type="dxa"/>
            <w:tcBorders>
              <w:top w:val="nil"/>
              <w:left w:val="nil"/>
              <w:bottom w:val="nil"/>
              <w:right w:val="nil"/>
            </w:tcBorders>
          </w:tcPr>
          <w:p w14:paraId="2D6542D5" w14:textId="77777777" w:rsidR="008077F1" w:rsidRDefault="008077F1" w:rsidP="008077F1">
            <w:pPr>
              <w:spacing w:after="0" w:line="240" w:lineRule="auto"/>
            </w:pPr>
            <w:r>
              <w:t xml:space="preserve">QUANTITY </w:t>
            </w:r>
          </w:p>
        </w:tc>
        <w:tc>
          <w:tcPr>
            <w:tcW w:w="3850" w:type="dxa"/>
            <w:tcBorders>
              <w:top w:val="nil"/>
              <w:left w:val="nil"/>
              <w:bottom w:val="nil"/>
              <w:right w:val="nil"/>
            </w:tcBorders>
          </w:tcPr>
          <w:p w14:paraId="20C1A9B7" w14:textId="77777777" w:rsidR="008077F1" w:rsidRDefault="008077F1" w:rsidP="008077F1">
            <w:pPr>
              <w:spacing w:after="0" w:line="240" w:lineRule="auto"/>
            </w:pPr>
            <w:r>
              <w:t xml:space="preserve">SHIP TO ADDRESS </w:t>
            </w:r>
          </w:p>
        </w:tc>
        <w:tc>
          <w:tcPr>
            <w:tcW w:w="1000" w:type="dxa"/>
            <w:tcBorders>
              <w:top w:val="nil"/>
              <w:left w:val="nil"/>
              <w:bottom w:val="nil"/>
              <w:right w:val="nil"/>
            </w:tcBorders>
          </w:tcPr>
          <w:p w14:paraId="40989E22" w14:textId="77777777" w:rsidR="008077F1" w:rsidRDefault="008077F1" w:rsidP="008077F1">
            <w:pPr>
              <w:spacing w:after="0" w:line="240" w:lineRule="auto"/>
            </w:pPr>
            <w:r>
              <w:t xml:space="preserve">DODAAC / CAGE </w:t>
            </w:r>
          </w:p>
        </w:tc>
      </w:tr>
      <w:tr w:rsidR="008077F1" w14:paraId="73936668" w14:textId="77777777" w:rsidTr="008071D2">
        <w:trPr>
          <w:cantSplit/>
        </w:trPr>
        <w:tc>
          <w:tcPr>
            <w:tcW w:w="750" w:type="dxa"/>
            <w:tcBorders>
              <w:top w:val="nil"/>
              <w:left w:val="nil"/>
              <w:bottom w:val="nil"/>
              <w:right w:val="nil"/>
            </w:tcBorders>
          </w:tcPr>
          <w:p w14:paraId="5FF3CD80" w14:textId="77777777" w:rsidR="008077F1" w:rsidRDefault="008077F1" w:rsidP="008077F1">
            <w:pPr>
              <w:spacing w:after="0" w:line="240" w:lineRule="auto"/>
            </w:pPr>
            <w:r>
              <w:t xml:space="preserve"> </w:t>
            </w:r>
          </w:p>
        </w:tc>
        <w:tc>
          <w:tcPr>
            <w:tcW w:w="2300" w:type="dxa"/>
            <w:tcBorders>
              <w:top w:val="nil"/>
              <w:left w:val="nil"/>
              <w:bottom w:val="nil"/>
              <w:right w:val="nil"/>
            </w:tcBorders>
          </w:tcPr>
          <w:p w14:paraId="271F8084" w14:textId="77777777" w:rsidR="008077F1" w:rsidRDefault="008077F1" w:rsidP="008077F1">
            <w:pPr>
              <w:spacing w:after="0" w:line="240" w:lineRule="auto"/>
            </w:pPr>
            <w:r>
              <w:t xml:space="preserve"> </w:t>
            </w:r>
          </w:p>
        </w:tc>
        <w:tc>
          <w:tcPr>
            <w:tcW w:w="1600" w:type="dxa"/>
            <w:tcBorders>
              <w:top w:val="nil"/>
              <w:left w:val="nil"/>
              <w:bottom w:val="nil"/>
              <w:right w:val="nil"/>
            </w:tcBorders>
          </w:tcPr>
          <w:p w14:paraId="7E9219B2" w14:textId="77777777" w:rsidR="008077F1" w:rsidRDefault="008077F1" w:rsidP="008077F1">
            <w:pPr>
              <w:spacing w:after="0" w:line="240" w:lineRule="auto"/>
            </w:pPr>
            <w:r>
              <w:t xml:space="preserve"> </w:t>
            </w:r>
          </w:p>
        </w:tc>
        <w:tc>
          <w:tcPr>
            <w:tcW w:w="3850" w:type="dxa"/>
            <w:tcBorders>
              <w:top w:val="nil"/>
              <w:left w:val="nil"/>
              <w:bottom w:val="nil"/>
              <w:right w:val="nil"/>
            </w:tcBorders>
          </w:tcPr>
          <w:p w14:paraId="45F0C863" w14:textId="77777777" w:rsidR="008077F1" w:rsidRDefault="008077F1" w:rsidP="008077F1">
            <w:pPr>
              <w:spacing w:after="0" w:line="240" w:lineRule="auto"/>
            </w:pPr>
            <w:r>
              <w:t xml:space="preserve"> </w:t>
            </w:r>
          </w:p>
        </w:tc>
        <w:tc>
          <w:tcPr>
            <w:tcW w:w="1000" w:type="dxa"/>
            <w:tcBorders>
              <w:top w:val="nil"/>
              <w:left w:val="nil"/>
              <w:bottom w:val="nil"/>
              <w:right w:val="nil"/>
            </w:tcBorders>
          </w:tcPr>
          <w:p w14:paraId="41444838" w14:textId="77777777" w:rsidR="008077F1" w:rsidRDefault="008077F1" w:rsidP="008077F1">
            <w:pPr>
              <w:spacing w:after="0" w:line="240" w:lineRule="auto"/>
            </w:pPr>
            <w:r>
              <w:t xml:space="preserve"> </w:t>
            </w:r>
          </w:p>
        </w:tc>
      </w:tr>
      <w:tr w:rsidR="008077F1" w14:paraId="03417DC1" w14:textId="77777777" w:rsidTr="008071D2">
        <w:trPr>
          <w:cantSplit/>
        </w:trPr>
        <w:tc>
          <w:tcPr>
            <w:tcW w:w="750" w:type="dxa"/>
            <w:tcBorders>
              <w:top w:val="nil"/>
              <w:left w:val="nil"/>
              <w:bottom w:val="nil"/>
              <w:right w:val="nil"/>
            </w:tcBorders>
          </w:tcPr>
          <w:p w14:paraId="78CC8A5B" w14:textId="77777777" w:rsidR="008077F1" w:rsidRDefault="008077F1" w:rsidP="008077F1">
            <w:pPr>
              <w:spacing w:after="0" w:line="240" w:lineRule="auto"/>
            </w:pPr>
            <w:r>
              <w:t xml:space="preserve">0001 </w:t>
            </w:r>
          </w:p>
        </w:tc>
        <w:tc>
          <w:tcPr>
            <w:tcW w:w="2300" w:type="dxa"/>
            <w:tcBorders>
              <w:top w:val="nil"/>
              <w:left w:val="nil"/>
              <w:bottom w:val="nil"/>
              <w:right w:val="nil"/>
            </w:tcBorders>
          </w:tcPr>
          <w:p w14:paraId="59E4B886" w14:textId="5D2F1108" w:rsidR="008077F1" w:rsidRDefault="008077F1" w:rsidP="008077F1">
            <w:pPr>
              <w:spacing w:after="0" w:line="240" w:lineRule="auto"/>
            </w:pPr>
            <w:r>
              <w:t>POP 01-</w:t>
            </w:r>
            <w:r w:rsidR="008071D2">
              <w:t>JAN</w:t>
            </w:r>
            <w:r>
              <w:t>-202</w:t>
            </w:r>
            <w:r w:rsidR="008071D2">
              <w:t>6</w:t>
            </w:r>
            <w:r>
              <w:t xml:space="preserve"> TO</w:t>
            </w:r>
          </w:p>
          <w:p w14:paraId="3687C313" w14:textId="6ED40634" w:rsidR="008077F1" w:rsidRDefault="008077F1" w:rsidP="008077F1">
            <w:pPr>
              <w:spacing w:after="0" w:line="240" w:lineRule="auto"/>
            </w:pPr>
            <w:r>
              <w:t>31-</w:t>
            </w:r>
            <w:r w:rsidR="008071D2">
              <w:t>DEC</w:t>
            </w:r>
            <w:r>
              <w:t>-202</w:t>
            </w:r>
            <w:r w:rsidR="008071D2">
              <w:t>6</w:t>
            </w:r>
            <w:r>
              <w:t xml:space="preserve"> </w:t>
            </w:r>
          </w:p>
        </w:tc>
        <w:tc>
          <w:tcPr>
            <w:tcW w:w="1600" w:type="dxa"/>
            <w:tcBorders>
              <w:top w:val="nil"/>
              <w:left w:val="nil"/>
              <w:bottom w:val="nil"/>
              <w:right w:val="nil"/>
            </w:tcBorders>
          </w:tcPr>
          <w:p w14:paraId="115373F1" w14:textId="77777777" w:rsidR="008077F1" w:rsidRDefault="008077F1" w:rsidP="008077F1">
            <w:pPr>
              <w:spacing w:after="0" w:line="240" w:lineRule="auto"/>
            </w:pPr>
            <w:r>
              <w:t xml:space="preserve">N/A </w:t>
            </w:r>
          </w:p>
        </w:tc>
        <w:tc>
          <w:tcPr>
            <w:tcW w:w="3850" w:type="dxa"/>
            <w:tcBorders>
              <w:top w:val="nil"/>
              <w:left w:val="nil"/>
              <w:bottom w:val="nil"/>
              <w:right w:val="nil"/>
            </w:tcBorders>
          </w:tcPr>
          <w:p w14:paraId="49939554" w14:textId="77777777" w:rsidR="008077F1" w:rsidRDefault="008077F1" w:rsidP="008077F1">
            <w:pPr>
              <w:spacing w:after="0" w:line="240" w:lineRule="auto"/>
            </w:pPr>
            <w:r>
              <w:t>NAV MED CNT PORTSMOUTH VA - MM</w:t>
            </w:r>
          </w:p>
          <w:p w14:paraId="3DD49ADF" w14:textId="77777777" w:rsidR="008077F1" w:rsidRDefault="008077F1" w:rsidP="008077F1">
            <w:pPr>
              <w:spacing w:after="0" w:line="240" w:lineRule="auto"/>
            </w:pPr>
            <w:r>
              <w:t>NAV MED CNT PORTSMOUTH VA - MM</w:t>
            </w:r>
          </w:p>
          <w:p w14:paraId="2046314F" w14:textId="77777777" w:rsidR="008077F1" w:rsidRDefault="008077F1" w:rsidP="008077F1">
            <w:pPr>
              <w:spacing w:after="0" w:line="240" w:lineRule="auto"/>
            </w:pPr>
            <w:r>
              <w:t>ATTN SUPPLY OFFICER  BLDG 250</w:t>
            </w:r>
          </w:p>
          <w:p w14:paraId="3FDE6470" w14:textId="77777777" w:rsidR="008077F1" w:rsidRDefault="008077F1" w:rsidP="008077F1">
            <w:pPr>
              <w:spacing w:after="0" w:line="240" w:lineRule="auto"/>
            </w:pPr>
            <w:r>
              <w:t>54 LEWIS MINOR STREET</w:t>
            </w:r>
          </w:p>
          <w:p w14:paraId="51BFF421" w14:textId="77777777" w:rsidR="008077F1" w:rsidRDefault="008077F1" w:rsidP="008077F1">
            <w:pPr>
              <w:spacing w:after="0" w:line="240" w:lineRule="auto"/>
            </w:pPr>
            <w:r>
              <w:t>PORTSMOUTH VA 23708-2297</w:t>
            </w:r>
          </w:p>
          <w:p w14:paraId="4C056EDA" w14:textId="77777777" w:rsidR="008077F1" w:rsidRDefault="008077F1" w:rsidP="008077F1">
            <w:pPr>
              <w:spacing w:after="0" w:line="240" w:lineRule="auto"/>
            </w:pPr>
            <w:r>
              <w:t xml:space="preserve">FOB:  Destination </w:t>
            </w:r>
          </w:p>
        </w:tc>
        <w:tc>
          <w:tcPr>
            <w:tcW w:w="1000" w:type="dxa"/>
            <w:tcBorders>
              <w:top w:val="nil"/>
              <w:left w:val="nil"/>
              <w:bottom w:val="nil"/>
              <w:right w:val="nil"/>
            </w:tcBorders>
          </w:tcPr>
          <w:p w14:paraId="077A8B5F" w14:textId="77777777" w:rsidR="008077F1" w:rsidRDefault="008077F1" w:rsidP="008077F1">
            <w:pPr>
              <w:spacing w:after="0" w:line="240" w:lineRule="auto"/>
            </w:pPr>
            <w:r>
              <w:t xml:space="preserve">HT0242 </w:t>
            </w:r>
          </w:p>
        </w:tc>
      </w:tr>
      <w:tr w:rsidR="008077F1" w14:paraId="1B6F82C4" w14:textId="77777777" w:rsidTr="008071D2">
        <w:trPr>
          <w:cantSplit/>
        </w:trPr>
        <w:tc>
          <w:tcPr>
            <w:tcW w:w="750" w:type="dxa"/>
            <w:tcBorders>
              <w:top w:val="nil"/>
              <w:left w:val="nil"/>
              <w:bottom w:val="nil"/>
              <w:right w:val="nil"/>
            </w:tcBorders>
          </w:tcPr>
          <w:p w14:paraId="0281F81C" w14:textId="77777777" w:rsidR="008077F1" w:rsidRDefault="008077F1" w:rsidP="008077F1">
            <w:pPr>
              <w:spacing w:after="0" w:line="240" w:lineRule="auto"/>
            </w:pPr>
            <w:r>
              <w:t xml:space="preserve"> </w:t>
            </w:r>
          </w:p>
        </w:tc>
        <w:tc>
          <w:tcPr>
            <w:tcW w:w="2300" w:type="dxa"/>
            <w:tcBorders>
              <w:top w:val="nil"/>
              <w:left w:val="nil"/>
              <w:bottom w:val="nil"/>
              <w:right w:val="nil"/>
            </w:tcBorders>
          </w:tcPr>
          <w:p w14:paraId="4F17F6FB" w14:textId="77777777" w:rsidR="008077F1" w:rsidRDefault="008077F1" w:rsidP="008077F1">
            <w:pPr>
              <w:spacing w:after="0" w:line="240" w:lineRule="auto"/>
            </w:pPr>
            <w:r>
              <w:t xml:space="preserve"> </w:t>
            </w:r>
          </w:p>
        </w:tc>
        <w:tc>
          <w:tcPr>
            <w:tcW w:w="1600" w:type="dxa"/>
            <w:tcBorders>
              <w:top w:val="nil"/>
              <w:left w:val="nil"/>
              <w:bottom w:val="nil"/>
              <w:right w:val="nil"/>
            </w:tcBorders>
          </w:tcPr>
          <w:p w14:paraId="656ADD7C" w14:textId="77777777" w:rsidR="008077F1" w:rsidRDefault="008077F1" w:rsidP="008077F1">
            <w:pPr>
              <w:spacing w:after="0" w:line="240" w:lineRule="auto"/>
            </w:pPr>
            <w:r>
              <w:t xml:space="preserve"> </w:t>
            </w:r>
          </w:p>
        </w:tc>
        <w:tc>
          <w:tcPr>
            <w:tcW w:w="3850" w:type="dxa"/>
            <w:tcBorders>
              <w:top w:val="nil"/>
              <w:left w:val="nil"/>
              <w:bottom w:val="nil"/>
              <w:right w:val="nil"/>
            </w:tcBorders>
          </w:tcPr>
          <w:p w14:paraId="4FBFBC3B" w14:textId="77777777" w:rsidR="008077F1" w:rsidRDefault="008077F1" w:rsidP="008077F1">
            <w:pPr>
              <w:spacing w:after="0" w:line="240" w:lineRule="auto"/>
            </w:pPr>
            <w:r>
              <w:t xml:space="preserve"> </w:t>
            </w:r>
          </w:p>
        </w:tc>
        <w:tc>
          <w:tcPr>
            <w:tcW w:w="1000" w:type="dxa"/>
            <w:tcBorders>
              <w:top w:val="nil"/>
              <w:left w:val="nil"/>
              <w:bottom w:val="nil"/>
              <w:right w:val="nil"/>
            </w:tcBorders>
          </w:tcPr>
          <w:p w14:paraId="09A509A4" w14:textId="77777777" w:rsidR="008077F1" w:rsidRDefault="008077F1" w:rsidP="008077F1">
            <w:pPr>
              <w:spacing w:after="0" w:line="240" w:lineRule="auto"/>
            </w:pPr>
            <w:r>
              <w:t xml:space="preserve"> </w:t>
            </w:r>
          </w:p>
        </w:tc>
      </w:tr>
    </w:tbl>
    <w:p w14:paraId="3AC7D17A" w14:textId="77777777" w:rsidR="003B0B39" w:rsidRDefault="003B0B39" w:rsidP="008077F1">
      <w:pPr>
        <w:adjustRightInd w:val="0"/>
        <w:spacing w:after="0" w:line="240" w:lineRule="auto"/>
        <w:rPr>
          <w:sz w:val="24"/>
          <w:szCs w:val="24"/>
        </w:rPr>
      </w:pPr>
    </w:p>
    <w:p w14:paraId="1CE60592" w14:textId="77777777" w:rsidR="008077F1" w:rsidRDefault="008077F1" w:rsidP="008077F1">
      <w:pPr>
        <w:adjustRightInd w:val="0"/>
        <w:spacing w:after="0" w:line="240" w:lineRule="auto"/>
        <w:rPr>
          <w:sz w:val="24"/>
          <w:szCs w:val="24"/>
        </w:rPr>
      </w:pPr>
      <w:r>
        <w:rPr>
          <w:sz w:val="24"/>
          <w:szCs w:val="24"/>
        </w:rPr>
        <w:t>INSPECTION AND ACCEPTANCE TERMS</w:t>
      </w:r>
    </w:p>
    <w:p w14:paraId="3F706EE2" w14:textId="77777777" w:rsidR="008077F1" w:rsidRDefault="008077F1" w:rsidP="008077F1">
      <w:pPr>
        <w:adjustRightInd w:val="0"/>
        <w:spacing w:after="0" w:line="240" w:lineRule="auto"/>
        <w:rPr>
          <w:sz w:val="24"/>
          <w:szCs w:val="24"/>
        </w:rPr>
      </w:pPr>
    </w:p>
    <w:p w14:paraId="575A9A75" w14:textId="77777777" w:rsidR="008077F1" w:rsidRDefault="008077F1" w:rsidP="008077F1">
      <w:pPr>
        <w:adjustRightInd w:val="0"/>
        <w:spacing w:after="0" w:line="240" w:lineRule="auto"/>
        <w:rPr>
          <w:sz w:val="24"/>
          <w:szCs w:val="24"/>
        </w:rPr>
      </w:pPr>
      <w:r>
        <w:rPr>
          <w:sz w:val="24"/>
          <w:szCs w:val="24"/>
        </w:rPr>
        <w:t>Supplies/services will be inspected/accepted at:</w:t>
      </w:r>
    </w:p>
    <w:p w14:paraId="49E469D9" w14:textId="77777777" w:rsidR="008077F1" w:rsidRDefault="008077F1" w:rsidP="008077F1">
      <w:pPr>
        <w:adjustRightInd w:val="0"/>
        <w:spacing w:after="0" w:line="240" w:lineRule="auto"/>
        <w:rPr>
          <w:sz w:val="24"/>
          <w:szCs w:val="24"/>
        </w:rPr>
      </w:pPr>
    </w:p>
    <w:tbl>
      <w:tblPr>
        <w:tblW w:w="9750" w:type="dxa"/>
        <w:tblLayout w:type="fixed"/>
        <w:tblCellMar>
          <w:left w:w="0" w:type="dxa"/>
          <w:right w:w="0" w:type="dxa"/>
        </w:tblCellMar>
        <w:tblLook w:val="0000" w:firstRow="0" w:lastRow="0" w:firstColumn="0" w:lastColumn="0" w:noHBand="0" w:noVBand="0"/>
      </w:tblPr>
      <w:tblGrid>
        <w:gridCol w:w="750"/>
        <w:gridCol w:w="3000"/>
        <w:gridCol w:w="1500"/>
        <w:gridCol w:w="3000"/>
        <w:gridCol w:w="1500"/>
      </w:tblGrid>
      <w:tr w:rsidR="008077F1" w14:paraId="55A23CA2" w14:textId="77777777" w:rsidTr="008071D2">
        <w:trPr>
          <w:cantSplit/>
        </w:trPr>
        <w:tc>
          <w:tcPr>
            <w:tcW w:w="750" w:type="dxa"/>
            <w:tcBorders>
              <w:top w:val="nil"/>
              <w:left w:val="nil"/>
              <w:bottom w:val="nil"/>
              <w:right w:val="nil"/>
            </w:tcBorders>
          </w:tcPr>
          <w:p w14:paraId="5ABD8086" w14:textId="77777777" w:rsidR="008077F1" w:rsidRDefault="008077F1" w:rsidP="008077F1">
            <w:pPr>
              <w:spacing w:after="0" w:line="240" w:lineRule="auto"/>
            </w:pPr>
            <w:r>
              <w:t xml:space="preserve">CLIN </w:t>
            </w:r>
          </w:p>
        </w:tc>
        <w:tc>
          <w:tcPr>
            <w:tcW w:w="3000" w:type="dxa"/>
            <w:tcBorders>
              <w:top w:val="nil"/>
              <w:left w:val="nil"/>
              <w:bottom w:val="nil"/>
              <w:right w:val="nil"/>
            </w:tcBorders>
          </w:tcPr>
          <w:p w14:paraId="32F87497" w14:textId="77777777" w:rsidR="008077F1" w:rsidRDefault="008077F1" w:rsidP="008077F1">
            <w:pPr>
              <w:spacing w:after="0" w:line="240" w:lineRule="auto"/>
            </w:pPr>
            <w:r>
              <w:t xml:space="preserve">INSPECT AT </w:t>
            </w:r>
          </w:p>
        </w:tc>
        <w:tc>
          <w:tcPr>
            <w:tcW w:w="1500" w:type="dxa"/>
            <w:tcBorders>
              <w:top w:val="nil"/>
              <w:left w:val="nil"/>
              <w:bottom w:val="nil"/>
              <w:right w:val="nil"/>
            </w:tcBorders>
          </w:tcPr>
          <w:p w14:paraId="009D8B84" w14:textId="77777777" w:rsidR="008077F1" w:rsidRDefault="008077F1" w:rsidP="008077F1">
            <w:pPr>
              <w:spacing w:after="0" w:line="240" w:lineRule="auto"/>
            </w:pPr>
            <w:r>
              <w:t xml:space="preserve">INSPECT BY </w:t>
            </w:r>
          </w:p>
        </w:tc>
        <w:tc>
          <w:tcPr>
            <w:tcW w:w="3000" w:type="dxa"/>
            <w:tcBorders>
              <w:top w:val="nil"/>
              <w:left w:val="nil"/>
              <w:bottom w:val="nil"/>
              <w:right w:val="nil"/>
            </w:tcBorders>
          </w:tcPr>
          <w:p w14:paraId="36FE0572" w14:textId="77777777" w:rsidR="008077F1" w:rsidRDefault="008077F1" w:rsidP="008077F1">
            <w:pPr>
              <w:spacing w:after="0" w:line="240" w:lineRule="auto"/>
            </w:pPr>
            <w:r>
              <w:t xml:space="preserve">ACCEPT AT </w:t>
            </w:r>
          </w:p>
        </w:tc>
        <w:tc>
          <w:tcPr>
            <w:tcW w:w="1500" w:type="dxa"/>
            <w:tcBorders>
              <w:top w:val="nil"/>
              <w:left w:val="nil"/>
              <w:bottom w:val="nil"/>
              <w:right w:val="nil"/>
            </w:tcBorders>
          </w:tcPr>
          <w:p w14:paraId="4A23AC9F" w14:textId="77777777" w:rsidR="008077F1" w:rsidRDefault="008077F1" w:rsidP="008077F1">
            <w:pPr>
              <w:spacing w:after="0" w:line="240" w:lineRule="auto"/>
            </w:pPr>
            <w:r>
              <w:t xml:space="preserve">ACCEPT BY </w:t>
            </w:r>
          </w:p>
        </w:tc>
      </w:tr>
      <w:tr w:rsidR="008077F1" w14:paraId="3E11BF63" w14:textId="77777777" w:rsidTr="008071D2">
        <w:trPr>
          <w:cantSplit/>
        </w:trPr>
        <w:tc>
          <w:tcPr>
            <w:tcW w:w="750" w:type="dxa"/>
            <w:tcBorders>
              <w:top w:val="nil"/>
              <w:left w:val="nil"/>
              <w:bottom w:val="nil"/>
              <w:right w:val="nil"/>
            </w:tcBorders>
          </w:tcPr>
          <w:p w14:paraId="4BFCE9C5" w14:textId="77777777" w:rsidR="008077F1" w:rsidRDefault="008077F1" w:rsidP="008077F1">
            <w:pPr>
              <w:spacing w:after="0" w:line="240" w:lineRule="auto"/>
            </w:pPr>
            <w:r>
              <w:t xml:space="preserve">0001 </w:t>
            </w:r>
          </w:p>
        </w:tc>
        <w:tc>
          <w:tcPr>
            <w:tcW w:w="3000" w:type="dxa"/>
            <w:tcBorders>
              <w:top w:val="nil"/>
              <w:left w:val="nil"/>
              <w:bottom w:val="nil"/>
              <w:right w:val="nil"/>
            </w:tcBorders>
          </w:tcPr>
          <w:p w14:paraId="40A0F904" w14:textId="77777777" w:rsidR="008077F1" w:rsidRDefault="008077F1" w:rsidP="008077F1">
            <w:pPr>
              <w:spacing w:after="0" w:line="240" w:lineRule="auto"/>
            </w:pPr>
            <w:r>
              <w:t xml:space="preserve">Destination </w:t>
            </w:r>
          </w:p>
        </w:tc>
        <w:tc>
          <w:tcPr>
            <w:tcW w:w="1500" w:type="dxa"/>
            <w:tcBorders>
              <w:top w:val="nil"/>
              <w:left w:val="nil"/>
              <w:bottom w:val="nil"/>
              <w:right w:val="nil"/>
            </w:tcBorders>
          </w:tcPr>
          <w:p w14:paraId="7A7DEF1B" w14:textId="77777777" w:rsidR="008077F1" w:rsidRDefault="008077F1" w:rsidP="008077F1">
            <w:pPr>
              <w:spacing w:after="0" w:line="240" w:lineRule="auto"/>
            </w:pPr>
            <w:r>
              <w:t xml:space="preserve">Government </w:t>
            </w:r>
          </w:p>
        </w:tc>
        <w:tc>
          <w:tcPr>
            <w:tcW w:w="3000" w:type="dxa"/>
            <w:tcBorders>
              <w:top w:val="nil"/>
              <w:left w:val="nil"/>
              <w:bottom w:val="nil"/>
              <w:right w:val="nil"/>
            </w:tcBorders>
          </w:tcPr>
          <w:p w14:paraId="4C4AEB26" w14:textId="77777777" w:rsidR="008077F1" w:rsidRDefault="008077F1" w:rsidP="008077F1">
            <w:pPr>
              <w:spacing w:after="0" w:line="240" w:lineRule="auto"/>
            </w:pPr>
            <w:r>
              <w:t xml:space="preserve">Destination </w:t>
            </w:r>
          </w:p>
        </w:tc>
        <w:tc>
          <w:tcPr>
            <w:tcW w:w="1500" w:type="dxa"/>
            <w:tcBorders>
              <w:top w:val="nil"/>
              <w:left w:val="nil"/>
              <w:bottom w:val="nil"/>
              <w:right w:val="nil"/>
            </w:tcBorders>
          </w:tcPr>
          <w:p w14:paraId="712BF2E2" w14:textId="77777777" w:rsidR="008077F1" w:rsidRDefault="008077F1" w:rsidP="008077F1">
            <w:pPr>
              <w:spacing w:after="0" w:line="240" w:lineRule="auto"/>
            </w:pPr>
            <w:r>
              <w:t xml:space="preserve">Government </w:t>
            </w:r>
          </w:p>
        </w:tc>
      </w:tr>
      <w:tr w:rsidR="008077F1" w14:paraId="302FA57C" w14:textId="77777777" w:rsidTr="008071D2">
        <w:trPr>
          <w:cantSplit/>
        </w:trPr>
        <w:tc>
          <w:tcPr>
            <w:tcW w:w="750" w:type="dxa"/>
            <w:tcBorders>
              <w:top w:val="nil"/>
              <w:left w:val="nil"/>
              <w:bottom w:val="nil"/>
              <w:right w:val="nil"/>
            </w:tcBorders>
          </w:tcPr>
          <w:p w14:paraId="49E81966" w14:textId="4E7189C3" w:rsidR="008077F1" w:rsidRDefault="008077F1" w:rsidP="008077F1">
            <w:pPr>
              <w:spacing w:after="0" w:line="240" w:lineRule="auto"/>
            </w:pPr>
          </w:p>
        </w:tc>
        <w:tc>
          <w:tcPr>
            <w:tcW w:w="3000" w:type="dxa"/>
            <w:tcBorders>
              <w:top w:val="nil"/>
              <w:left w:val="nil"/>
              <w:bottom w:val="nil"/>
              <w:right w:val="nil"/>
            </w:tcBorders>
          </w:tcPr>
          <w:p w14:paraId="68232F20" w14:textId="1654CE0D" w:rsidR="008077F1" w:rsidRDefault="008077F1" w:rsidP="008077F1">
            <w:pPr>
              <w:spacing w:after="0" w:line="240" w:lineRule="auto"/>
            </w:pPr>
          </w:p>
        </w:tc>
        <w:tc>
          <w:tcPr>
            <w:tcW w:w="1500" w:type="dxa"/>
            <w:tcBorders>
              <w:top w:val="nil"/>
              <w:left w:val="nil"/>
              <w:bottom w:val="nil"/>
              <w:right w:val="nil"/>
            </w:tcBorders>
          </w:tcPr>
          <w:p w14:paraId="28D3CCFF" w14:textId="40C66671" w:rsidR="008077F1" w:rsidRDefault="008077F1" w:rsidP="008077F1">
            <w:pPr>
              <w:spacing w:after="0" w:line="240" w:lineRule="auto"/>
            </w:pPr>
          </w:p>
        </w:tc>
        <w:tc>
          <w:tcPr>
            <w:tcW w:w="3000" w:type="dxa"/>
            <w:tcBorders>
              <w:top w:val="nil"/>
              <w:left w:val="nil"/>
              <w:bottom w:val="nil"/>
              <w:right w:val="nil"/>
            </w:tcBorders>
          </w:tcPr>
          <w:p w14:paraId="606C1B77" w14:textId="0DD508FC" w:rsidR="008077F1" w:rsidRDefault="008077F1" w:rsidP="008077F1">
            <w:pPr>
              <w:spacing w:after="0" w:line="240" w:lineRule="auto"/>
            </w:pPr>
          </w:p>
        </w:tc>
        <w:tc>
          <w:tcPr>
            <w:tcW w:w="1500" w:type="dxa"/>
            <w:tcBorders>
              <w:top w:val="nil"/>
              <w:left w:val="nil"/>
              <w:bottom w:val="nil"/>
              <w:right w:val="nil"/>
            </w:tcBorders>
          </w:tcPr>
          <w:p w14:paraId="2E66935A" w14:textId="56FEF39F" w:rsidR="008077F1" w:rsidRDefault="008077F1" w:rsidP="008077F1">
            <w:pPr>
              <w:spacing w:after="0" w:line="240" w:lineRule="auto"/>
            </w:pPr>
          </w:p>
        </w:tc>
      </w:tr>
    </w:tbl>
    <w:p w14:paraId="0AC29EED" w14:textId="77777777" w:rsidR="00E93BDF" w:rsidRDefault="00E93BDF" w:rsidP="008077F1">
      <w:pPr>
        <w:spacing w:after="0" w:line="240" w:lineRule="auto"/>
      </w:pPr>
    </w:p>
    <w:p w14:paraId="61E932A5" w14:textId="77777777" w:rsidR="00E93BDF" w:rsidRPr="00E93BDF" w:rsidRDefault="00E93BDF" w:rsidP="00E93BDF">
      <w:pPr>
        <w:kinsoku w:val="0"/>
        <w:overflowPunct w:val="0"/>
        <w:autoSpaceDE w:val="0"/>
        <w:autoSpaceDN w:val="0"/>
        <w:adjustRightInd w:val="0"/>
        <w:spacing w:after="0" w:line="221" w:lineRule="exact"/>
        <w:ind w:left="39"/>
        <w:rPr>
          <w:szCs w:val="20"/>
        </w:rPr>
      </w:pPr>
      <w:r w:rsidRPr="00E93BDF">
        <w:rPr>
          <w:szCs w:val="20"/>
        </w:rPr>
        <w:t>CLAUSES INCORPORATED BY REFERENCE</w:t>
      </w:r>
    </w:p>
    <w:p w14:paraId="4A48D861" w14:textId="77777777" w:rsidR="00E93BDF" w:rsidRPr="00E93BDF" w:rsidRDefault="00E93BDF" w:rsidP="00E93BDF">
      <w:pPr>
        <w:kinsoku w:val="0"/>
        <w:overflowPunct w:val="0"/>
        <w:autoSpaceDE w:val="0"/>
        <w:autoSpaceDN w:val="0"/>
        <w:adjustRightInd w:val="0"/>
        <w:spacing w:before="3" w:after="0" w:line="240" w:lineRule="auto"/>
        <w:rPr>
          <w:sz w:val="5"/>
          <w:szCs w:val="5"/>
        </w:rPr>
      </w:pPr>
    </w:p>
    <w:tbl>
      <w:tblPr>
        <w:tblW w:w="0" w:type="auto"/>
        <w:tblInd w:w="310" w:type="dxa"/>
        <w:tblLayout w:type="fixed"/>
        <w:tblCellMar>
          <w:left w:w="0" w:type="dxa"/>
          <w:right w:w="0" w:type="dxa"/>
        </w:tblCellMar>
        <w:tblLook w:val="0000" w:firstRow="0" w:lastRow="0" w:firstColumn="0" w:lastColumn="0" w:noHBand="0" w:noVBand="0"/>
      </w:tblPr>
      <w:tblGrid>
        <w:gridCol w:w="1458"/>
        <w:gridCol w:w="5270"/>
        <w:gridCol w:w="1152"/>
      </w:tblGrid>
      <w:tr w:rsidR="00A0440E" w:rsidRPr="00E93BDF" w14:paraId="61335E1B" w14:textId="77777777" w:rsidTr="00614E4A">
        <w:tblPrEx>
          <w:tblCellMar>
            <w:top w:w="0" w:type="dxa"/>
            <w:left w:w="0" w:type="dxa"/>
            <w:bottom w:w="0" w:type="dxa"/>
            <w:right w:w="0" w:type="dxa"/>
          </w:tblCellMar>
        </w:tblPrEx>
        <w:trPr>
          <w:trHeight w:val="144"/>
        </w:trPr>
        <w:tc>
          <w:tcPr>
            <w:tcW w:w="1458" w:type="dxa"/>
            <w:tcBorders>
              <w:top w:val="nil"/>
              <w:left w:val="nil"/>
              <w:bottom w:val="nil"/>
              <w:right w:val="nil"/>
            </w:tcBorders>
          </w:tcPr>
          <w:p w14:paraId="7333F97D" w14:textId="217C5CE1" w:rsidR="00A0440E" w:rsidRPr="00E93BDF" w:rsidRDefault="00A0440E" w:rsidP="00A0440E">
            <w:pPr>
              <w:kinsoku w:val="0"/>
              <w:overflowPunct w:val="0"/>
              <w:autoSpaceDE w:val="0"/>
              <w:autoSpaceDN w:val="0"/>
              <w:adjustRightInd w:val="0"/>
              <w:spacing w:after="0" w:line="221" w:lineRule="exact"/>
              <w:ind w:left="50"/>
              <w:rPr>
                <w:spacing w:val="-2"/>
                <w:szCs w:val="20"/>
              </w:rPr>
            </w:pPr>
            <w:r>
              <w:t xml:space="preserve">52.202-1 </w:t>
            </w:r>
          </w:p>
        </w:tc>
        <w:tc>
          <w:tcPr>
            <w:tcW w:w="5270" w:type="dxa"/>
            <w:tcBorders>
              <w:top w:val="nil"/>
              <w:left w:val="nil"/>
              <w:bottom w:val="nil"/>
              <w:right w:val="nil"/>
            </w:tcBorders>
          </w:tcPr>
          <w:p w14:paraId="2BF72FDD" w14:textId="3B03DC89" w:rsidR="00A0440E" w:rsidRPr="00E93BDF" w:rsidRDefault="00A0440E" w:rsidP="00A0440E">
            <w:pPr>
              <w:kinsoku w:val="0"/>
              <w:overflowPunct w:val="0"/>
              <w:autoSpaceDE w:val="0"/>
              <w:autoSpaceDN w:val="0"/>
              <w:adjustRightInd w:val="0"/>
              <w:spacing w:after="0" w:line="221" w:lineRule="exact"/>
              <w:ind w:left="291"/>
              <w:rPr>
                <w:szCs w:val="20"/>
              </w:rPr>
            </w:pPr>
            <w:r>
              <w:t xml:space="preserve">Definitions </w:t>
            </w:r>
          </w:p>
        </w:tc>
        <w:tc>
          <w:tcPr>
            <w:tcW w:w="1152" w:type="dxa"/>
            <w:tcBorders>
              <w:top w:val="nil"/>
              <w:left w:val="nil"/>
              <w:bottom w:val="nil"/>
              <w:right w:val="nil"/>
            </w:tcBorders>
          </w:tcPr>
          <w:p w14:paraId="44F40A13" w14:textId="1E304179" w:rsidR="00A0440E" w:rsidRPr="00E93BDF" w:rsidRDefault="00A0440E" w:rsidP="00A0440E">
            <w:pPr>
              <w:kinsoku w:val="0"/>
              <w:overflowPunct w:val="0"/>
              <w:autoSpaceDE w:val="0"/>
              <w:autoSpaceDN w:val="0"/>
              <w:adjustRightInd w:val="0"/>
              <w:spacing w:after="0" w:line="221" w:lineRule="exact"/>
              <w:ind w:right="128"/>
              <w:jc w:val="center"/>
              <w:rPr>
                <w:szCs w:val="20"/>
              </w:rPr>
            </w:pPr>
            <w:r>
              <w:t xml:space="preserve">JUN 2020 </w:t>
            </w:r>
          </w:p>
        </w:tc>
      </w:tr>
      <w:tr w:rsidR="00A0440E" w:rsidRPr="00E93BDF" w14:paraId="19138E1C" w14:textId="77777777" w:rsidTr="00614E4A">
        <w:tblPrEx>
          <w:tblCellMar>
            <w:top w:w="0" w:type="dxa"/>
            <w:left w:w="0" w:type="dxa"/>
            <w:bottom w:w="0" w:type="dxa"/>
            <w:right w:w="0" w:type="dxa"/>
          </w:tblCellMar>
        </w:tblPrEx>
        <w:trPr>
          <w:trHeight w:val="144"/>
        </w:trPr>
        <w:tc>
          <w:tcPr>
            <w:tcW w:w="1458" w:type="dxa"/>
            <w:tcBorders>
              <w:top w:val="nil"/>
              <w:left w:val="nil"/>
              <w:bottom w:val="nil"/>
              <w:right w:val="nil"/>
            </w:tcBorders>
          </w:tcPr>
          <w:p w14:paraId="6AD05A8C" w14:textId="3C4C804C" w:rsidR="00A0440E" w:rsidRPr="00E93BDF" w:rsidRDefault="00A0440E" w:rsidP="00A0440E">
            <w:pPr>
              <w:kinsoku w:val="0"/>
              <w:overflowPunct w:val="0"/>
              <w:autoSpaceDE w:val="0"/>
              <w:autoSpaceDN w:val="0"/>
              <w:adjustRightInd w:val="0"/>
              <w:spacing w:after="0" w:line="221" w:lineRule="exact"/>
              <w:ind w:left="50"/>
              <w:rPr>
                <w:spacing w:val="-2"/>
                <w:szCs w:val="20"/>
              </w:rPr>
            </w:pPr>
            <w:r>
              <w:t xml:space="preserve">52.203-3 </w:t>
            </w:r>
          </w:p>
        </w:tc>
        <w:tc>
          <w:tcPr>
            <w:tcW w:w="5270" w:type="dxa"/>
            <w:tcBorders>
              <w:top w:val="nil"/>
              <w:left w:val="nil"/>
              <w:bottom w:val="nil"/>
              <w:right w:val="nil"/>
            </w:tcBorders>
          </w:tcPr>
          <w:p w14:paraId="562E91C9" w14:textId="5DE2A612" w:rsidR="00A0440E" w:rsidRPr="00E93BDF" w:rsidRDefault="00A0440E" w:rsidP="00A0440E">
            <w:pPr>
              <w:kinsoku w:val="0"/>
              <w:overflowPunct w:val="0"/>
              <w:autoSpaceDE w:val="0"/>
              <w:autoSpaceDN w:val="0"/>
              <w:adjustRightInd w:val="0"/>
              <w:spacing w:after="0" w:line="221" w:lineRule="exact"/>
              <w:ind w:left="291"/>
              <w:rPr>
                <w:szCs w:val="20"/>
              </w:rPr>
            </w:pPr>
            <w:r>
              <w:t xml:space="preserve">Gratuities </w:t>
            </w:r>
          </w:p>
        </w:tc>
        <w:tc>
          <w:tcPr>
            <w:tcW w:w="1152" w:type="dxa"/>
            <w:tcBorders>
              <w:top w:val="nil"/>
              <w:left w:val="nil"/>
              <w:bottom w:val="nil"/>
              <w:right w:val="nil"/>
            </w:tcBorders>
          </w:tcPr>
          <w:p w14:paraId="539BBFA2" w14:textId="5B09DECC" w:rsidR="00A0440E" w:rsidRPr="00E93BDF" w:rsidRDefault="00A0440E" w:rsidP="00A0440E">
            <w:pPr>
              <w:kinsoku w:val="0"/>
              <w:overflowPunct w:val="0"/>
              <w:autoSpaceDE w:val="0"/>
              <w:autoSpaceDN w:val="0"/>
              <w:adjustRightInd w:val="0"/>
              <w:spacing w:after="0" w:line="221" w:lineRule="exact"/>
              <w:ind w:right="128"/>
              <w:jc w:val="center"/>
              <w:rPr>
                <w:szCs w:val="20"/>
              </w:rPr>
            </w:pPr>
            <w:r>
              <w:t xml:space="preserve">APR 1984 </w:t>
            </w:r>
          </w:p>
        </w:tc>
      </w:tr>
      <w:tr w:rsidR="00A0440E" w:rsidRPr="00E93BDF" w14:paraId="48309286" w14:textId="77777777" w:rsidTr="00F33C3D">
        <w:tblPrEx>
          <w:tblCellMar>
            <w:top w:w="0" w:type="dxa"/>
            <w:left w:w="0" w:type="dxa"/>
            <w:bottom w:w="0" w:type="dxa"/>
            <w:right w:w="0" w:type="dxa"/>
          </w:tblCellMar>
        </w:tblPrEx>
        <w:trPr>
          <w:trHeight w:val="455"/>
        </w:trPr>
        <w:tc>
          <w:tcPr>
            <w:tcW w:w="1458" w:type="dxa"/>
            <w:tcBorders>
              <w:top w:val="nil"/>
              <w:left w:val="nil"/>
              <w:bottom w:val="nil"/>
              <w:right w:val="nil"/>
            </w:tcBorders>
          </w:tcPr>
          <w:p w14:paraId="5D472153" w14:textId="24B52548" w:rsidR="00A0440E" w:rsidRPr="00E93BDF" w:rsidRDefault="00A0440E" w:rsidP="00A0440E">
            <w:pPr>
              <w:kinsoku w:val="0"/>
              <w:overflowPunct w:val="0"/>
              <w:autoSpaceDE w:val="0"/>
              <w:autoSpaceDN w:val="0"/>
              <w:adjustRightInd w:val="0"/>
              <w:spacing w:after="0" w:line="221" w:lineRule="exact"/>
              <w:ind w:left="50"/>
              <w:rPr>
                <w:spacing w:val="-2"/>
                <w:szCs w:val="20"/>
              </w:rPr>
            </w:pPr>
            <w:r>
              <w:t xml:space="preserve">52.204-4 </w:t>
            </w:r>
          </w:p>
        </w:tc>
        <w:tc>
          <w:tcPr>
            <w:tcW w:w="5270" w:type="dxa"/>
            <w:tcBorders>
              <w:top w:val="nil"/>
              <w:left w:val="nil"/>
              <w:bottom w:val="nil"/>
              <w:right w:val="nil"/>
            </w:tcBorders>
          </w:tcPr>
          <w:p w14:paraId="0CD667BD" w14:textId="54640795" w:rsidR="00A0440E" w:rsidRPr="00E93BDF" w:rsidRDefault="00A0440E" w:rsidP="00A0440E">
            <w:pPr>
              <w:kinsoku w:val="0"/>
              <w:overflowPunct w:val="0"/>
              <w:autoSpaceDE w:val="0"/>
              <w:autoSpaceDN w:val="0"/>
              <w:adjustRightInd w:val="0"/>
              <w:spacing w:after="0" w:line="221" w:lineRule="exact"/>
              <w:ind w:left="291"/>
              <w:rPr>
                <w:szCs w:val="20"/>
              </w:rPr>
            </w:pPr>
            <w:r>
              <w:t xml:space="preserve">Printed or Copied Double-Sided on Postconsumer Fiber Content Paper </w:t>
            </w:r>
          </w:p>
        </w:tc>
        <w:tc>
          <w:tcPr>
            <w:tcW w:w="1152" w:type="dxa"/>
            <w:tcBorders>
              <w:top w:val="nil"/>
              <w:left w:val="nil"/>
              <w:bottom w:val="nil"/>
              <w:right w:val="nil"/>
            </w:tcBorders>
          </w:tcPr>
          <w:p w14:paraId="1856776F" w14:textId="1C83C376" w:rsidR="00A0440E" w:rsidRPr="00E93BDF" w:rsidRDefault="00A0440E" w:rsidP="00A0440E">
            <w:pPr>
              <w:kinsoku w:val="0"/>
              <w:overflowPunct w:val="0"/>
              <w:autoSpaceDE w:val="0"/>
              <w:autoSpaceDN w:val="0"/>
              <w:adjustRightInd w:val="0"/>
              <w:spacing w:after="0" w:line="221" w:lineRule="exact"/>
              <w:ind w:right="128"/>
              <w:jc w:val="center"/>
              <w:rPr>
                <w:szCs w:val="20"/>
              </w:rPr>
            </w:pPr>
            <w:r>
              <w:t xml:space="preserve">MAY 2011 </w:t>
            </w:r>
          </w:p>
        </w:tc>
      </w:tr>
      <w:tr w:rsidR="00A0440E" w:rsidRPr="00E93BDF" w14:paraId="70E61664" w14:textId="77777777" w:rsidTr="00614E4A">
        <w:tblPrEx>
          <w:tblCellMar>
            <w:top w:w="0" w:type="dxa"/>
            <w:left w:w="0" w:type="dxa"/>
            <w:bottom w:w="0" w:type="dxa"/>
            <w:right w:w="0" w:type="dxa"/>
          </w:tblCellMar>
        </w:tblPrEx>
        <w:trPr>
          <w:trHeight w:val="225"/>
        </w:trPr>
        <w:tc>
          <w:tcPr>
            <w:tcW w:w="1458" w:type="dxa"/>
            <w:tcBorders>
              <w:top w:val="nil"/>
              <w:left w:val="nil"/>
              <w:bottom w:val="nil"/>
              <w:right w:val="nil"/>
            </w:tcBorders>
          </w:tcPr>
          <w:p w14:paraId="622668EF" w14:textId="05EE41AA" w:rsidR="00A0440E" w:rsidRPr="00E93BDF" w:rsidRDefault="00A0440E" w:rsidP="00A0440E">
            <w:pPr>
              <w:kinsoku w:val="0"/>
              <w:overflowPunct w:val="0"/>
              <w:autoSpaceDE w:val="0"/>
              <w:autoSpaceDN w:val="0"/>
              <w:adjustRightInd w:val="0"/>
              <w:spacing w:after="0" w:line="221" w:lineRule="exact"/>
              <w:ind w:left="50"/>
              <w:rPr>
                <w:spacing w:val="-2"/>
                <w:szCs w:val="20"/>
              </w:rPr>
            </w:pPr>
            <w:r>
              <w:t xml:space="preserve">52.204-7 </w:t>
            </w:r>
          </w:p>
        </w:tc>
        <w:tc>
          <w:tcPr>
            <w:tcW w:w="5270" w:type="dxa"/>
            <w:tcBorders>
              <w:top w:val="nil"/>
              <w:left w:val="nil"/>
              <w:bottom w:val="nil"/>
              <w:right w:val="nil"/>
            </w:tcBorders>
          </w:tcPr>
          <w:p w14:paraId="769493A1" w14:textId="2059C84A" w:rsidR="00A0440E" w:rsidRPr="00E93BDF" w:rsidRDefault="00A0440E" w:rsidP="00A0440E">
            <w:pPr>
              <w:kinsoku w:val="0"/>
              <w:overflowPunct w:val="0"/>
              <w:autoSpaceDE w:val="0"/>
              <w:autoSpaceDN w:val="0"/>
              <w:adjustRightInd w:val="0"/>
              <w:spacing w:after="0" w:line="221" w:lineRule="exact"/>
              <w:ind w:left="291"/>
              <w:rPr>
                <w:szCs w:val="20"/>
              </w:rPr>
            </w:pPr>
            <w:r>
              <w:t xml:space="preserve">System for Award Management </w:t>
            </w:r>
          </w:p>
        </w:tc>
        <w:tc>
          <w:tcPr>
            <w:tcW w:w="1152" w:type="dxa"/>
            <w:tcBorders>
              <w:top w:val="nil"/>
              <w:left w:val="nil"/>
              <w:bottom w:val="nil"/>
              <w:right w:val="nil"/>
            </w:tcBorders>
          </w:tcPr>
          <w:p w14:paraId="3CF07C87" w14:textId="2F6574D5" w:rsidR="00A0440E" w:rsidRPr="00E93BDF" w:rsidRDefault="00A0440E" w:rsidP="00A0440E">
            <w:pPr>
              <w:kinsoku w:val="0"/>
              <w:overflowPunct w:val="0"/>
              <w:autoSpaceDE w:val="0"/>
              <w:autoSpaceDN w:val="0"/>
              <w:adjustRightInd w:val="0"/>
              <w:spacing w:after="0" w:line="221" w:lineRule="exact"/>
              <w:ind w:right="128"/>
              <w:jc w:val="center"/>
              <w:rPr>
                <w:szCs w:val="20"/>
              </w:rPr>
            </w:pPr>
            <w:r>
              <w:t xml:space="preserve">OCT 2018 </w:t>
            </w:r>
          </w:p>
        </w:tc>
      </w:tr>
      <w:tr w:rsidR="00A0440E" w:rsidRPr="00E93BDF" w14:paraId="744A1B80" w14:textId="77777777" w:rsidTr="00614E4A">
        <w:tblPrEx>
          <w:tblCellMar>
            <w:top w:w="0" w:type="dxa"/>
            <w:left w:w="0" w:type="dxa"/>
            <w:bottom w:w="0" w:type="dxa"/>
            <w:right w:w="0" w:type="dxa"/>
          </w:tblCellMar>
        </w:tblPrEx>
        <w:trPr>
          <w:trHeight w:val="216"/>
        </w:trPr>
        <w:tc>
          <w:tcPr>
            <w:tcW w:w="1458" w:type="dxa"/>
            <w:tcBorders>
              <w:top w:val="nil"/>
              <w:left w:val="nil"/>
              <w:bottom w:val="nil"/>
              <w:right w:val="nil"/>
            </w:tcBorders>
          </w:tcPr>
          <w:p w14:paraId="05F8383A" w14:textId="623FE0D3" w:rsidR="00A0440E" w:rsidRPr="00E93BDF" w:rsidRDefault="00A0440E" w:rsidP="00A0440E">
            <w:pPr>
              <w:kinsoku w:val="0"/>
              <w:overflowPunct w:val="0"/>
              <w:autoSpaceDE w:val="0"/>
              <w:autoSpaceDN w:val="0"/>
              <w:adjustRightInd w:val="0"/>
              <w:spacing w:after="0" w:line="221" w:lineRule="exact"/>
              <w:ind w:left="50"/>
              <w:rPr>
                <w:spacing w:val="-2"/>
                <w:szCs w:val="20"/>
              </w:rPr>
            </w:pPr>
            <w:r>
              <w:t xml:space="preserve">52.204-13 </w:t>
            </w:r>
          </w:p>
        </w:tc>
        <w:tc>
          <w:tcPr>
            <w:tcW w:w="5270" w:type="dxa"/>
            <w:tcBorders>
              <w:top w:val="nil"/>
              <w:left w:val="nil"/>
              <w:bottom w:val="nil"/>
              <w:right w:val="nil"/>
            </w:tcBorders>
          </w:tcPr>
          <w:p w14:paraId="1E91C2EB" w14:textId="47A0E980" w:rsidR="00A0440E" w:rsidRPr="00E93BDF" w:rsidRDefault="00A0440E" w:rsidP="00A0440E">
            <w:pPr>
              <w:kinsoku w:val="0"/>
              <w:overflowPunct w:val="0"/>
              <w:autoSpaceDE w:val="0"/>
              <w:autoSpaceDN w:val="0"/>
              <w:adjustRightInd w:val="0"/>
              <w:spacing w:after="0" w:line="221" w:lineRule="exact"/>
              <w:ind w:left="291"/>
              <w:rPr>
                <w:szCs w:val="20"/>
              </w:rPr>
            </w:pPr>
            <w:r>
              <w:t xml:space="preserve">System for Award Management Maintenance </w:t>
            </w:r>
          </w:p>
        </w:tc>
        <w:tc>
          <w:tcPr>
            <w:tcW w:w="1152" w:type="dxa"/>
            <w:tcBorders>
              <w:top w:val="nil"/>
              <w:left w:val="nil"/>
              <w:bottom w:val="nil"/>
              <w:right w:val="nil"/>
            </w:tcBorders>
          </w:tcPr>
          <w:p w14:paraId="58EF6D8A" w14:textId="032AAE18" w:rsidR="00A0440E" w:rsidRPr="00E93BDF" w:rsidRDefault="00A0440E" w:rsidP="00A0440E">
            <w:pPr>
              <w:kinsoku w:val="0"/>
              <w:overflowPunct w:val="0"/>
              <w:autoSpaceDE w:val="0"/>
              <w:autoSpaceDN w:val="0"/>
              <w:adjustRightInd w:val="0"/>
              <w:spacing w:after="0" w:line="221" w:lineRule="exact"/>
              <w:ind w:right="128"/>
              <w:jc w:val="center"/>
              <w:rPr>
                <w:szCs w:val="20"/>
              </w:rPr>
            </w:pPr>
            <w:r>
              <w:t xml:space="preserve">OCT 2018 </w:t>
            </w:r>
          </w:p>
        </w:tc>
      </w:tr>
      <w:tr w:rsidR="00A0440E" w:rsidRPr="00E93BDF" w14:paraId="056FB795" w14:textId="77777777" w:rsidTr="00614E4A">
        <w:tblPrEx>
          <w:tblCellMar>
            <w:top w:w="0" w:type="dxa"/>
            <w:left w:w="0" w:type="dxa"/>
            <w:bottom w:w="0" w:type="dxa"/>
            <w:right w:w="0" w:type="dxa"/>
          </w:tblCellMar>
        </w:tblPrEx>
        <w:trPr>
          <w:trHeight w:val="207"/>
        </w:trPr>
        <w:tc>
          <w:tcPr>
            <w:tcW w:w="1458" w:type="dxa"/>
            <w:tcBorders>
              <w:top w:val="nil"/>
              <w:left w:val="nil"/>
              <w:bottom w:val="nil"/>
              <w:right w:val="nil"/>
            </w:tcBorders>
          </w:tcPr>
          <w:p w14:paraId="793FCB1C" w14:textId="176572FD" w:rsidR="00A0440E" w:rsidRPr="00E93BDF" w:rsidRDefault="00A0440E" w:rsidP="00A0440E">
            <w:pPr>
              <w:kinsoku w:val="0"/>
              <w:overflowPunct w:val="0"/>
              <w:autoSpaceDE w:val="0"/>
              <w:autoSpaceDN w:val="0"/>
              <w:adjustRightInd w:val="0"/>
              <w:spacing w:after="0" w:line="221" w:lineRule="exact"/>
              <w:ind w:left="50"/>
              <w:rPr>
                <w:spacing w:val="-2"/>
                <w:szCs w:val="20"/>
              </w:rPr>
            </w:pPr>
            <w:r>
              <w:t xml:space="preserve">52.204-16 </w:t>
            </w:r>
          </w:p>
        </w:tc>
        <w:tc>
          <w:tcPr>
            <w:tcW w:w="5270" w:type="dxa"/>
            <w:tcBorders>
              <w:top w:val="nil"/>
              <w:left w:val="nil"/>
              <w:bottom w:val="nil"/>
              <w:right w:val="nil"/>
            </w:tcBorders>
          </w:tcPr>
          <w:p w14:paraId="1F5FDF3E" w14:textId="29F90418" w:rsidR="00A0440E" w:rsidRPr="00E93BDF" w:rsidRDefault="00A0440E" w:rsidP="00A0440E">
            <w:pPr>
              <w:kinsoku w:val="0"/>
              <w:overflowPunct w:val="0"/>
              <w:autoSpaceDE w:val="0"/>
              <w:autoSpaceDN w:val="0"/>
              <w:adjustRightInd w:val="0"/>
              <w:spacing w:after="0" w:line="221" w:lineRule="exact"/>
              <w:ind w:left="291"/>
              <w:rPr>
                <w:szCs w:val="20"/>
              </w:rPr>
            </w:pPr>
            <w:r>
              <w:t xml:space="preserve">Commercial and Government Entity Code Reporting </w:t>
            </w:r>
          </w:p>
        </w:tc>
        <w:tc>
          <w:tcPr>
            <w:tcW w:w="1152" w:type="dxa"/>
            <w:tcBorders>
              <w:top w:val="nil"/>
              <w:left w:val="nil"/>
              <w:bottom w:val="nil"/>
              <w:right w:val="nil"/>
            </w:tcBorders>
          </w:tcPr>
          <w:p w14:paraId="3C0420EB" w14:textId="511ECF54" w:rsidR="00A0440E" w:rsidRPr="00E93BDF" w:rsidRDefault="00A0440E" w:rsidP="00A0440E">
            <w:pPr>
              <w:kinsoku w:val="0"/>
              <w:overflowPunct w:val="0"/>
              <w:autoSpaceDE w:val="0"/>
              <w:autoSpaceDN w:val="0"/>
              <w:adjustRightInd w:val="0"/>
              <w:spacing w:after="0" w:line="221" w:lineRule="exact"/>
              <w:ind w:right="128"/>
              <w:jc w:val="center"/>
              <w:rPr>
                <w:szCs w:val="20"/>
              </w:rPr>
            </w:pPr>
            <w:r>
              <w:t xml:space="preserve">AUG 2020 </w:t>
            </w:r>
          </w:p>
        </w:tc>
      </w:tr>
      <w:tr w:rsidR="00A0440E" w:rsidRPr="00E93BDF" w14:paraId="3E117BC0" w14:textId="77777777" w:rsidTr="00614E4A">
        <w:tblPrEx>
          <w:tblCellMar>
            <w:top w:w="0" w:type="dxa"/>
            <w:left w:w="0" w:type="dxa"/>
            <w:bottom w:w="0" w:type="dxa"/>
            <w:right w:w="0" w:type="dxa"/>
          </w:tblCellMar>
        </w:tblPrEx>
        <w:trPr>
          <w:trHeight w:val="117"/>
        </w:trPr>
        <w:tc>
          <w:tcPr>
            <w:tcW w:w="1458" w:type="dxa"/>
            <w:tcBorders>
              <w:top w:val="nil"/>
              <w:left w:val="nil"/>
              <w:bottom w:val="nil"/>
              <w:right w:val="nil"/>
            </w:tcBorders>
          </w:tcPr>
          <w:p w14:paraId="116B90A3" w14:textId="2604B5B7" w:rsidR="00A0440E" w:rsidRPr="00E93BDF" w:rsidRDefault="00A0440E" w:rsidP="00A0440E">
            <w:pPr>
              <w:kinsoku w:val="0"/>
              <w:overflowPunct w:val="0"/>
              <w:autoSpaceDE w:val="0"/>
              <w:autoSpaceDN w:val="0"/>
              <w:adjustRightInd w:val="0"/>
              <w:spacing w:after="0" w:line="221" w:lineRule="exact"/>
              <w:ind w:left="50"/>
              <w:rPr>
                <w:spacing w:val="-2"/>
                <w:szCs w:val="20"/>
              </w:rPr>
            </w:pPr>
            <w:r>
              <w:t xml:space="preserve">52.204-18 </w:t>
            </w:r>
          </w:p>
        </w:tc>
        <w:tc>
          <w:tcPr>
            <w:tcW w:w="5270" w:type="dxa"/>
            <w:tcBorders>
              <w:top w:val="nil"/>
              <w:left w:val="nil"/>
              <w:bottom w:val="nil"/>
              <w:right w:val="nil"/>
            </w:tcBorders>
          </w:tcPr>
          <w:p w14:paraId="669888BE" w14:textId="1DBBEC0C" w:rsidR="00A0440E" w:rsidRPr="00E93BDF" w:rsidRDefault="00A0440E" w:rsidP="00A0440E">
            <w:pPr>
              <w:kinsoku w:val="0"/>
              <w:overflowPunct w:val="0"/>
              <w:autoSpaceDE w:val="0"/>
              <w:autoSpaceDN w:val="0"/>
              <w:adjustRightInd w:val="0"/>
              <w:spacing w:after="0" w:line="221" w:lineRule="exact"/>
              <w:ind w:left="291"/>
              <w:rPr>
                <w:szCs w:val="20"/>
              </w:rPr>
            </w:pPr>
            <w:r>
              <w:t xml:space="preserve">Commercial and Government Entity Code Maintenance </w:t>
            </w:r>
          </w:p>
        </w:tc>
        <w:tc>
          <w:tcPr>
            <w:tcW w:w="1152" w:type="dxa"/>
            <w:tcBorders>
              <w:top w:val="nil"/>
              <w:left w:val="nil"/>
              <w:bottom w:val="nil"/>
              <w:right w:val="nil"/>
            </w:tcBorders>
          </w:tcPr>
          <w:p w14:paraId="04C2BE77" w14:textId="4D5B5589" w:rsidR="00A0440E" w:rsidRPr="00E93BDF" w:rsidRDefault="00A0440E" w:rsidP="00A0440E">
            <w:pPr>
              <w:kinsoku w:val="0"/>
              <w:overflowPunct w:val="0"/>
              <w:autoSpaceDE w:val="0"/>
              <w:autoSpaceDN w:val="0"/>
              <w:adjustRightInd w:val="0"/>
              <w:spacing w:after="0" w:line="221" w:lineRule="exact"/>
              <w:ind w:right="128"/>
              <w:jc w:val="center"/>
              <w:rPr>
                <w:szCs w:val="20"/>
              </w:rPr>
            </w:pPr>
            <w:r>
              <w:t xml:space="preserve">AUG 2020 </w:t>
            </w:r>
          </w:p>
        </w:tc>
      </w:tr>
      <w:tr w:rsidR="00A0440E" w:rsidRPr="00E93BDF" w14:paraId="2C1D84FD" w14:textId="77777777" w:rsidTr="00F33C3D">
        <w:tblPrEx>
          <w:tblCellMar>
            <w:top w:w="0" w:type="dxa"/>
            <w:left w:w="0" w:type="dxa"/>
            <w:bottom w:w="0" w:type="dxa"/>
            <w:right w:w="0" w:type="dxa"/>
          </w:tblCellMar>
        </w:tblPrEx>
        <w:trPr>
          <w:trHeight w:val="455"/>
        </w:trPr>
        <w:tc>
          <w:tcPr>
            <w:tcW w:w="1458" w:type="dxa"/>
            <w:tcBorders>
              <w:top w:val="nil"/>
              <w:left w:val="nil"/>
              <w:bottom w:val="nil"/>
              <w:right w:val="nil"/>
            </w:tcBorders>
          </w:tcPr>
          <w:p w14:paraId="3CBFF223" w14:textId="43ED460E" w:rsidR="00A0440E" w:rsidRPr="00E93BDF" w:rsidRDefault="00A0440E" w:rsidP="00A0440E">
            <w:pPr>
              <w:kinsoku w:val="0"/>
              <w:overflowPunct w:val="0"/>
              <w:autoSpaceDE w:val="0"/>
              <w:autoSpaceDN w:val="0"/>
              <w:adjustRightInd w:val="0"/>
              <w:spacing w:after="0" w:line="221" w:lineRule="exact"/>
              <w:ind w:left="50"/>
              <w:rPr>
                <w:spacing w:val="-2"/>
                <w:szCs w:val="20"/>
              </w:rPr>
            </w:pPr>
            <w:r>
              <w:t xml:space="preserve">52.204-19 </w:t>
            </w:r>
          </w:p>
        </w:tc>
        <w:tc>
          <w:tcPr>
            <w:tcW w:w="5270" w:type="dxa"/>
            <w:tcBorders>
              <w:top w:val="nil"/>
              <w:left w:val="nil"/>
              <w:bottom w:val="nil"/>
              <w:right w:val="nil"/>
            </w:tcBorders>
          </w:tcPr>
          <w:p w14:paraId="2AB8F72B" w14:textId="00A56666" w:rsidR="00A0440E" w:rsidRPr="00E93BDF" w:rsidRDefault="00A0440E" w:rsidP="00A0440E">
            <w:pPr>
              <w:kinsoku w:val="0"/>
              <w:overflowPunct w:val="0"/>
              <w:autoSpaceDE w:val="0"/>
              <w:autoSpaceDN w:val="0"/>
              <w:adjustRightInd w:val="0"/>
              <w:spacing w:after="0" w:line="221" w:lineRule="exact"/>
              <w:ind w:left="291"/>
              <w:rPr>
                <w:szCs w:val="20"/>
              </w:rPr>
            </w:pPr>
            <w:r>
              <w:t xml:space="preserve">Incorporation by Reference of Representations and Certifications. </w:t>
            </w:r>
          </w:p>
        </w:tc>
        <w:tc>
          <w:tcPr>
            <w:tcW w:w="1152" w:type="dxa"/>
            <w:tcBorders>
              <w:top w:val="nil"/>
              <w:left w:val="nil"/>
              <w:bottom w:val="nil"/>
              <w:right w:val="nil"/>
            </w:tcBorders>
          </w:tcPr>
          <w:p w14:paraId="14EEE6EB" w14:textId="64560C54" w:rsidR="00A0440E" w:rsidRPr="00E93BDF" w:rsidRDefault="00A0440E" w:rsidP="00A0440E">
            <w:pPr>
              <w:kinsoku w:val="0"/>
              <w:overflowPunct w:val="0"/>
              <w:autoSpaceDE w:val="0"/>
              <w:autoSpaceDN w:val="0"/>
              <w:adjustRightInd w:val="0"/>
              <w:spacing w:after="0" w:line="221" w:lineRule="exact"/>
              <w:ind w:right="128"/>
              <w:jc w:val="center"/>
              <w:rPr>
                <w:szCs w:val="20"/>
              </w:rPr>
            </w:pPr>
            <w:r>
              <w:t xml:space="preserve">DEC 2014 </w:t>
            </w:r>
          </w:p>
        </w:tc>
      </w:tr>
      <w:tr w:rsidR="00A0440E" w:rsidRPr="00E93BDF" w14:paraId="56316F2B" w14:textId="77777777" w:rsidTr="00614E4A">
        <w:tblPrEx>
          <w:tblCellMar>
            <w:top w:w="0" w:type="dxa"/>
            <w:left w:w="0" w:type="dxa"/>
            <w:bottom w:w="0" w:type="dxa"/>
            <w:right w:w="0" w:type="dxa"/>
          </w:tblCellMar>
        </w:tblPrEx>
        <w:trPr>
          <w:trHeight w:val="279"/>
        </w:trPr>
        <w:tc>
          <w:tcPr>
            <w:tcW w:w="1458" w:type="dxa"/>
            <w:tcBorders>
              <w:top w:val="nil"/>
              <w:left w:val="nil"/>
              <w:bottom w:val="nil"/>
              <w:right w:val="nil"/>
            </w:tcBorders>
          </w:tcPr>
          <w:p w14:paraId="6E74CE14" w14:textId="5423D1F9" w:rsidR="00A0440E" w:rsidRPr="00E93BDF" w:rsidRDefault="00A0440E" w:rsidP="00A0440E">
            <w:pPr>
              <w:kinsoku w:val="0"/>
              <w:overflowPunct w:val="0"/>
              <w:autoSpaceDE w:val="0"/>
              <w:autoSpaceDN w:val="0"/>
              <w:adjustRightInd w:val="0"/>
              <w:spacing w:after="0" w:line="221" w:lineRule="exact"/>
              <w:ind w:left="50"/>
              <w:rPr>
                <w:spacing w:val="-2"/>
                <w:szCs w:val="20"/>
              </w:rPr>
            </w:pPr>
            <w:r>
              <w:t xml:space="preserve">52.204-22 </w:t>
            </w:r>
          </w:p>
        </w:tc>
        <w:tc>
          <w:tcPr>
            <w:tcW w:w="5270" w:type="dxa"/>
            <w:tcBorders>
              <w:top w:val="nil"/>
              <w:left w:val="nil"/>
              <w:bottom w:val="nil"/>
              <w:right w:val="nil"/>
            </w:tcBorders>
          </w:tcPr>
          <w:p w14:paraId="1212BD58" w14:textId="7D3B327E" w:rsidR="00A0440E" w:rsidRPr="00E93BDF" w:rsidRDefault="00A0440E" w:rsidP="00A0440E">
            <w:pPr>
              <w:kinsoku w:val="0"/>
              <w:overflowPunct w:val="0"/>
              <w:autoSpaceDE w:val="0"/>
              <w:autoSpaceDN w:val="0"/>
              <w:adjustRightInd w:val="0"/>
              <w:spacing w:after="0" w:line="221" w:lineRule="exact"/>
              <w:ind w:left="291"/>
              <w:rPr>
                <w:szCs w:val="20"/>
              </w:rPr>
            </w:pPr>
            <w:r>
              <w:t xml:space="preserve">Alternative Line Item Proposal </w:t>
            </w:r>
          </w:p>
        </w:tc>
        <w:tc>
          <w:tcPr>
            <w:tcW w:w="1152" w:type="dxa"/>
            <w:tcBorders>
              <w:top w:val="nil"/>
              <w:left w:val="nil"/>
              <w:bottom w:val="nil"/>
              <w:right w:val="nil"/>
            </w:tcBorders>
          </w:tcPr>
          <w:p w14:paraId="73F697FB" w14:textId="630D0156" w:rsidR="00A0440E" w:rsidRPr="00E93BDF" w:rsidRDefault="00A0440E" w:rsidP="00A0440E">
            <w:pPr>
              <w:kinsoku w:val="0"/>
              <w:overflowPunct w:val="0"/>
              <w:autoSpaceDE w:val="0"/>
              <w:autoSpaceDN w:val="0"/>
              <w:adjustRightInd w:val="0"/>
              <w:spacing w:after="0" w:line="221" w:lineRule="exact"/>
              <w:ind w:right="128"/>
              <w:jc w:val="center"/>
              <w:rPr>
                <w:szCs w:val="20"/>
              </w:rPr>
            </w:pPr>
            <w:r>
              <w:t xml:space="preserve">JAN 2017 </w:t>
            </w:r>
          </w:p>
        </w:tc>
      </w:tr>
      <w:tr w:rsidR="00A0440E" w:rsidRPr="00E93BDF" w14:paraId="45CA18BF" w14:textId="77777777" w:rsidTr="00A0440E">
        <w:tblPrEx>
          <w:tblCellMar>
            <w:top w:w="0" w:type="dxa"/>
            <w:left w:w="0" w:type="dxa"/>
            <w:bottom w:w="0" w:type="dxa"/>
            <w:right w:w="0" w:type="dxa"/>
          </w:tblCellMar>
        </w:tblPrEx>
        <w:trPr>
          <w:trHeight w:val="455"/>
        </w:trPr>
        <w:tc>
          <w:tcPr>
            <w:tcW w:w="1458" w:type="dxa"/>
            <w:tcBorders>
              <w:top w:val="none" w:sz="6" w:space="0" w:color="auto"/>
              <w:left w:val="none" w:sz="6" w:space="0" w:color="auto"/>
              <w:bottom w:val="none" w:sz="6" w:space="0" w:color="auto"/>
              <w:right w:val="none" w:sz="6" w:space="0" w:color="auto"/>
            </w:tcBorders>
          </w:tcPr>
          <w:p w14:paraId="070594B9" w14:textId="6ABEC6EF" w:rsidR="00A0440E" w:rsidRPr="00E93BDF" w:rsidRDefault="00A0440E" w:rsidP="00A0440E">
            <w:pPr>
              <w:kinsoku w:val="0"/>
              <w:overflowPunct w:val="0"/>
              <w:autoSpaceDE w:val="0"/>
              <w:autoSpaceDN w:val="0"/>
              <w:adjustRightInd w:val="0"/>
              <w:spacing w:after="0" w:line="221" w:lineRule="exact"/>
              <w:ind w:left="50"/>
              <w:rPr>
                <w:spacing w:val="-2"/>
                <w:szCs w:val="20"/>
              </w:rPr>
            </w:pPr>
            <w:r w:rsidRPr="00E93BDF">
              <w:rPr>
                <w:spacing w:val="-2"/>
                <w:szCs w:val="20"/>
              </w:rPr>
              <w:t>52.212-1</w:t>
            </w:r>
          </w:p>
        </w:tc>
        <w:tc>
          <w:tcPr>
            <w:tcW w:w="5270" w:type="dxa"/>
            <w:tcBorders>
              <w:top w:val="none" w:sz="6" w:space="0" w:color="auto"/>
              <w:left w:val="none" w:sz="6" w:space="0" w:color="auto"/>
              <w:bottom w:val="none" w:sz="6" w:space="0" w:color="auto"/>
              <w:right w:val="none" w:sz="6" w:space="0" w:color="auto"/>
            </w:tcBorders>
          </w:tcPr>
          <w:p w14:paraId="33E2A374" w14:textId="77777777" w:rsidR="00A0440E" w:rsidRPr="00E93BDF" w:rsidRDefault="00A0440E" w:rsidP="00A0440E">
            <w:pPr>
              <w:kinsoku w:val="0"/>
              <w:overflowPunct w:val="0"/>
              <w:autoSpaceDE w:val="0"/>
              <w:autoSpaceDN w:val="0"/>
              <w:adjustRightInd w:val="0"/>
              <w:spacing w:after="0" w:line="221" w:lineRule="exact"/>
              <w:ind w:left="291"/>
              <w:rPr>
                <w:szCs w:val="20"/>
              </w:rPr>
            </w:pPr>
            <w:r w:rsidRPr="00E93BDF">
              <w:rPr>
                <w:szCs w:val="20"/>
              </w:rPr>
              <w:t>Instructions to Offerors--Commercial Products and</w:t>
            </w:r>
          </w:p>
          <w:p w14:paraId="7C2737F3" w14:textId="18A570CF" w:rsidR="00A0440E" w:rsidRPr="00E93BDF" w:rsidRDefault="00A0440E" w:rsidP="00A0440E">
            <w:pPr>
              <w:kinsoku w:val="0"/>
              <w:overflowPunct w:val="0"/>
              <w:autoSpaceDE w:val="0"/>
              <w:autoSpaceDN w:val="0"/>
              <w:adjustRightInd w:val="0"/>
              <w:spacing w:after="0" w:line="221" w:lineRule="exact"/>
              <w:ind w:left="291"/>
              <w:rPr>
                <w:szCs w:val="20"/>
              </w:rPr>
            </w:pPr>
            <w:r w:rsidRPr="00E93BDF">
              <w:rPr>
                <w:szCs w:val="20"/>
              </w:rPr>
              <w:t>Commercial Services</w:t>
            </w:r>
          </w:p>
        </w:tc>
        <w:tc>
          <w:tcPr>
            <w:tcW w:w="1152" w:type="dxa"/>
            <w:tcBorders>
              <w:top w:val="none" w:sz="6" w:space="0" w:color="auto"/>
              <w:left w:val="none" w:sz="6" w:space="0" w:color="auto"/>
              <w:bottom w:val="none" w:sz="6" w:space="0" w:color="auto"/>
              <w:right w:val="none" w:sz="6" w:space="0" w:color="auto"/>
            </w:tcBorders>
          </w:tcPr>
          <w:p w14:paraId="079A4EB5" w14:textId="1DE57C9C" w:rsidR="00A0440E" w:rsidRPr="00E93BDF" w:rsidRDefault="00A0440E" w:rsidP="00A0440E">
            <w:pPr>
              <w:kinsoku w:val="0"/>
              <w:overflowPunct w:val="0"/>
              <w:autoSpaceDE w:val="0"/>
              <w:autoSpaceDN w:val="0"/>
              <w:adjustRightInd w:val="0"/>
              <w:spacing w:after="0" w:line="221" w:lineRule="exact"/>
              <w:ind w:right="128"/>
              <w:jc w:val="center"/>
              <w:rPr>
                <w:szCs w:val="20"/>
              </w:rPr>
            </w:pPr>
            <w:r w:rsidRPr="00E93BDF">
              <w:rPr>
                <w:szCs w:val="20"/>
              </w:rPr>
              <w:t>SEP</w:t>
            </w:r>
            <w:r w:rsidRPr="00E93BDF">
              <w:rPr>
                <w:spacing w:val="-5"/>
                <w:szCs w:val="20"/>
              </w:rPr>
              <w:t xml:space="preserve"> </w:t>
            </w:r>
            <w:r w:rsidRPr="00E93BDF">
              <w:rPr>
                <w:szCs w:val="20"/>
              </w:rPr>
              <w:t>2023</w:t>
            </w:r>
          </w:p>
        </w:tc>
      </w:tr>
      <w:tr w:rsidR="00A0440E" w:rsidRPr="00E93BDF" w14:paraId="2CCB5FD1" w14:textId="77777777" w:rsidTr="00614E4A">
        <w:tblPrEx>
          <w:tblCellMar>
            <w:top w:w="0" w:type="dxa"/>
            <w:left w:w="0" w:type="dxa"/>
            <w:bottom w:w="0" w:type="dxa"/>
            <w:right w:w="0" w:type="dxa"/>
          </w:tblCellMar>
        </w:tblPrEx>
        <w:trPr>
          <w:trHeight w:val="189"/>
        </w:trPr>
        <w:tc>
          <w:tcPr>
            <w:tcW w:w="1458" w:type="dxa"/>
            <w:tcBorders>
              <w:top w:val="nil"/>
              <w:left w:val="nil"/>
              <w:bottom w:val="nil"/>
              <w:right w:val="nil"/>
            </w:tcBorders>
          </w:tcPr>
          <w:p w14:paraId="74830CB6" w14:textId="6E76B84A" w:rsidR="00A0440E" w:rsidRPr="00E93BDF" w:rsidRDefault="00A0440E" w:rsidP="00A0440E">
            <w:pPr>
              <w:kinsoku w:val="0"/>
              <w:overflowPunct w:val="0"/>
              <w:autoSpaceDE w:val="0"/>
              <w:autoSpaceDN w:val="0"/>
              <w:adjustRightInd w:val="0"/>
              <w:spacing w:after="0" w:line="221" w:lineRule="exact"/>
              <w:ind w:left="50"/>
              <w:rPr>
                <w:spacing w:val="-2"/>
                <w:szCs w:val="20"/>
              </w:rPr>
            </w:pPr>
            <w:r>
              <w:t xml:space="preserve">52.212-2 </w:t>
            </w:r>
          </w:p>
        </w:tc>
        <w:tc>
          <w:tcPr>
            <w:tcW w:w="5270" w:type="dxa"/>
            <w:tcBorders>
              <w:top w:val="nil"/>
              <w:left w:val="nil"/>
              <w:bottom w:val="nil"/>
              <w:right w:val="nil"/>
            </w:tcBorders>
          </w:tcPr>
          <w:p w14:paraId="628BA338" w14:textId="5B88F24E" w:rsidR="00A0440E" w:rsidRPr="00E93BDF" w:rsidRDefault="00A0440E" w:rsidP="00A0440E">
            <w:pPr>
              <w:kinsoku w:val="0"/>
              <w:overflowPunct w:val="0"/>
              <w:autoSpaceDE w:val="0"/>
              <w:autoSpaceDN w:val="0"/>
              <w:adjustRightInd w:val="0"/>
              <w:spacing w:after="0" w:line="221" w:lineRule="exact"/>
              <w:ind w:left="291"/>
              <w:rPr>
                <w:szCs w:val="20"/>
              </w:rPr>
            </w:pPr>
            <w:r>
              <w:t xml:space="preserve">Evaluation - Commercial Items </w:t>
            </w:r>
          </w:p>
        </w:tc>
        <w:tc>
          <w:tcPr>
            <w:tcW w:w="1152" w:type="dxa"/>
            <w:tcBorders>
              <w:top w:val="nil"/>
              <w:left w:val="nil"/>
              <w:bottom w:val="nil"/>
              <w:right w:val="nil"/>
            </w:tcBorders>
          </w:tcPr>
          <w:p w14:paraId="220173FC" w14:textId="63DD6A61" w:rsidR="00A0440E" w:rsidRPr="00E93BDF" w:rsidRDefault="00A0440E" w:rsidP="00A0440E">
            <w:pPr>
              <w:kinsoku w:val="0"/>
              <w:overflowPunct w:val="0"/>
              <w:autoSpaceDE w:val="0"/>
              <w:autoSpaceDN w:val="0"/>
              <w:adjustRightInd w:val="0"/>
              <w:spacing w:after="0" w:line="221" w:lineRule="exact"/>
              <w:ind w:right="128"/>
              <w:rPr>
                <w:szCs w:val="20"/>
              </w:rPr>
            </w:pPr>
            <w:r>
              <w:t xml:space="preserve">  </w:t>
            </w:r>
            <w:r>
              <w:t>NOV</w:t>
            </w:r>
            <w:r>
              <w:t xml:space="preserve"> </w:t>
            </w:r>
            <w:r>
              <w:t xml:space="preserve">2021 </w:t>
            </w:r>
          </w:p>
        </w:tc>
      </w:tr>
      <w:tr w:rsidR="00E93BDF" w:rsidRPr="00E93BDF" w14:paraId="745EECDC" w14:textId="77777777" w:rsidTr="00A0440E">
        <w:tblPrEx>
          <w:tblCellMar>
            <w:top w:w="0" w:type="dxa"/>
            <w:left w:w="0" w:type="dxa"/>
            <w:bottom w:w="0" w:type="dxa"/>
            <w:right w:w="0" w:type="dxa"/>
          </w:tblCellMar>
        </w:tblPrEx>
        <w:trPr>
          <w:trHeight w:val="459"/>
        </w:trPr>
        <w:tc>
          <w:tcPr>
            <w:tcW w:w="1458" w:type="dxa"/>
            <w:tcBorders>
              <w:top w:val="none" w:sz="6" w:space="0" w:color="auto"/>
              <w:left w:val="none" w:sz="6" w:space="0" w:color="auto"/>
              <w:bottom w:val="none" w:sz="6" w:space="0" w:color="auto"/>
              <w:right w:val="none" w:sz="6" w:space="0" w:color="auto"/>
            </w:tcBorders>
          </w:tcPr>
          <w:p w14:paraId="2DD4475A" w14:textId="77777777" w:rsidR="00E93BDF" w:rsidRPr="00E93BDF" w:rsidRDefault="00E93BDF" w:rsidP="00E93BDF">
            <w:pPr>
              <w:kinsoku w:val="0"/>
              <w:overflowPunct w:val="0"/>
              <w:autoSpaceDE w:val="0"/>
              <w:autoSpaceDN w:val="0"/>
              <w:adjustRightInd w:val="0"/>
              <w:spacing w:after="0" w:line="226" w:lineRule="exact"/>
              <w:ind w:left="50"/>
              <w:rPr>
                <w:spacing w:val="-2"/>
                <w:szCs w:val="20"/>
              </w:rPr>
            </w:pPr>
            <w:r w:rsidRPr="00E93BDF">
              <w:rPr>
                <w:spacing w:val="-2"/>
                <w:szCs w:val="20"/>
              </w:rPr>
              <w:t>52.212-4</w:t>
            </w:r>
          </w:p>
        </w:tc>
        <w:tc>
          <w:tcPr>
            <w:tcW w:w="5270" w:type="dxa"/>
            <w:tcBorders>
              <w:top w:val="none" w:sz="6" w:space="0" w:color="auto"/>
              <w:left w:val="none" w:sz="6" w:space="0" w:color="auto"/>
              <w:bottom w:val="none" w:sz="6" w:space="0" w:color="auto"/>
              <w:right w:val="none" w:sz="6" w:space="0" w:color="auto"/>
            </w:tcBorders>
          </w:tcPr>
          <w:p w14:paraId="43C2164C" w14:textId="77777777" w:rsidR="00E93BDF" w:rsidRPr="00E93BDF" w:rsidRDefault="00E93BDF" w:rsidP="00E93BDF">
            <w:pPr>
              <w:kinsoku w:val="0"/>
              <w:overflowPunct w:val="0"/>
              <w:autoSpaceDE w:val="0"/>
              <w:autoSpaceDN w:val="0"/>
              <w:adjustRightInd w:val="0"/>
              <w:spacing w:after="0" w:line="226" w:lineRule="exact"/>
              <w:ind w:left="291"/>
              <w:rPr>
                <w:szCs w:val="20"/>
              </w:rPr>
            </w:pPr>
            <w:r w:rsidRPr="00E93BDF">
              <w:rPr>
                <w:szCs w:val="20"/>
              </w:rPr>
              <w:t>Contract Terms and Conditions--Commercial Products and</w:t>
            </w:r>
          </w:p>
          <w:p w14:paraId="07DE29D8" w14:textId="77777777" w:rsidR="00E93BDF" w:rsidRPr="00E93BDF" w:rsidRDefault="00E93BDF" w:rsidP="00E93BDF">
            <w:pPr>
              <w:kinsoku w:val="0"/>
              <w:overflowPunct w:val="0"/>
              <w:autoSpaceDE w:val="0"/>
              <w:autoSpaceDN w:val="0"/>
              <w:adjustRightInd w:val="0"/>
              <w:spacing w:after="0" w:line="214" w:lineRule="exact"/>
              <w:ind w:left="291"/>
              <w:rPr>
                <w:szCs w:val="20"/>
              </w:rPr>
            </w:pPr>
            <w:r w:rsidRPr="00E93BDF">
              <w:rPr>
                <w:szCs w:val="20"/>
              </w:rPr>
              <w:t>Commercial Services</w:t>
            </w:r>
          </w:p>
        </w:tc>
        <w:tc>
          <w:tcPr>
            <w:tcW w:w="1152" w:type="dxa"/>
            <w:tcBorders>
              <w:top w:val="none" w:sz="6" w:space="0" w:color="auto"/>
              <w:left w:val="none" w:sz="6" w:space="0" w:color="auto"/>
              <w:bottom w:val="none" w:sz="6" w:space="0" w:color="auto"/>
              <w:right w:val="none" w:sz="6" w:space="0" w:color="auto"/>
            </w:tcBorders>
          </w:tcPr>
          <w:p w14:paraId="70F7FAD7" w14:textId="77777777" w:rsidR="00E93BDF" w:rsidRPr="00E93BDF" w:rsidRDefault="00E93BDF" w:rsidP="00E93BDF">
            <w:pPr>
              <w:kinsoku w:val="0"/>
              <w:overflowPunct w:val="0"/>
              <w:autoSpaceDE w:val="0"/>
              <w:autoSpaceDN w:val="0"/>
              <w:adjustRightInd w:val="0"/>
              <w:spacing w:after="0" w:line="226" w:lineRule="exact"/>
              <w:ind w:right="37"/>
              <w:jc w:val="center"/>
              <w:rPr>
                <w:szCs w:val="20"/>
              </w:rPr>
            </w:pPr>
            <w:r w:rsidRPr="00E93BDF">
              <w:rPr>
                <w:szCs w:val="20"/>
              </w:rPr>
              <w:t>NOV</w:t>
            </w:r>
            <w:r w:rsidRPr="00E93BDF">
              <w:rPr>
                <w:spacing w:val="-1"/>
                <w:szCs w:val="20"/>
              </w:rPr>
              <w:t xml:space="preserve"> </w:t>
            </w:r>
            <w:r w:rsidRPr="00E93BDF">
              <w:rPr>
                <w:szCs w:val="20"/>
              </w:rPr>
              <w:t>2023</w:t>
            </w:r>
          </w:p>
        </w:tc>
      </w:tr>
      <w:tr w:rsidR="00E93BDF" w:rsidRPr="00E93BDF" w14:paraId="4F7436BE" w14:textId="77777777" w:rsidTr="00A0440E">
        <w:tblPrEx>
          <w:tblCellMar>
            <w:top w:w="0" w:type="dxa"/>
            <w:left w:w="0" w:type="dxa"/>
            <w:bottom w:w="0" w:type="dxa"/>
            <w:right w:w="0" w:type="dxa"/>
          </w:tblCellMar>
        </w:tblPrEx>
        <w:trPr>
          <w:trHeight w:val="690"/>
        </w:trPr>
        <w:tc>
          <w:tcPr>
            <w:tcW w:w="1458" w:type="dxa"/>
            <w:tcBorders>
              <w:top w:val="none" w:sz="6" w:space="0" w:color="auto"/>
              <w:left w:val="none" w:sz="6" w:space="0" w:color="auto"/>
              <w:bottom w:val="none" w:sz="6" w:space="0" w:color="auto"/>
              <w:right w:val="none" w:sz="6" w:space="0" w:color="auto"/>
            </w:tcBorders>
          </w:tcPr>
          <w:p w14:paraId="78B19D58" w14:textId="77777777" w:rsidR="00E93BDF" w:rsidRPr="00E93BDF" w:rsidRDefault="00E93BDF" w:rsidP="00E93BDF">
            <w:pPr>
              <w:kinsoku w:val="0"/>
              <w:overflowPunct w:val="0"/>
              <w:autoSpaceDE w:val="0"/>
              <w:autoSpaceDN w:val="0"/>
              <w:adjustRightInd w:val="0"/>
              <w:spacing w:after="0" w:line="224" w:lineRule="exact"/>
              <w:ind w:left="50"/>
              <w:rPr>
                <w:spacing w:val="-2"/>
                <w:szCs w:val="20"/>
              </w:rPr>
            </w:pPr>
            <w:r w:rsidRPr="00E93BDF">
              <w:rPr>
                <w:spacing w:val="-2"/>
                <w:szCs w:val="20"/>
              </w:rPr>
              <w:t>52.212-5</w:t>
            </w:r>
          </w:p>
        </w:tc>
        <w:tc>
          <w:tcPr>
            <w:tcW w:w="5270" w:type="dxa"/>
            <w:tcBorders>
              <w:top w:val="none" w:sz="6" w:space="0" w:color="auto"/>
              <w:left w:val="none" w:sz="6" w:space="0" w:color="auto"/>
              <w:bottom w:val="none" w:sz="6" w:space="0" w:color="auto"/>
              <w:right w:val="none" w:sz="6" w:space="0" w:color="auto"/>
            </w:tcBorders>
          </w:tcPr>
          <w:p w14:paraId="50EE28B0" w14:textId="77777777" w:rsidR="00E93BDF" w:rsidRPr="00E93BDF" w:rsidRDefault="00E93BDF" w:rsidP="00E93BDF">
            <w:pPr>
              <w:kinsoku w:val="0"/>
              <w:overflowPunct w:val="0"/>
              <w:autoSpaceDE w:val="0"/>
              <w:autoSpaceDN w:val="0"/>
              <w:adjustRightInd w:val="0"/>
              <w:spacing w:after="0" w:line="224" w:lineRule="exact"/>
              <w:ind w:left="291"/>
              <w:rPr>
                <w:szCs w:val="20"/>
              </w:rPr>
            </w:pPr>
            <w:r w:rsidRPr="00E93BDF">
              <w:rPr>
                <w:szCs w:val="20"/>
              </w:rPr>
              <w:t>Contract Terms and Conditions Required to Implement</w:t>
            </w:r>
          </w:p>
          <w:p w14:paraId="5B9BBB2E" w14:textId="77777777" w:rsidR="00E93BDF" w:rsidRPr="00E93BDF" w:rsidRDefault="00E93BDF" w:rsidP="00E93BDF">
            <w:pPr>
              <w:kinsoku w:val="0"/>
              <w:overflowPunct w:val="0"/>
              <w:autoSpaceDE w:val="0"/>
              <w:autoSpaceDN w:val="0"/>
              <w:adjustRightInd w:val="0"/>
              <w:spacing w:after="0" w:line="230" w:lineRule="atLeast"/>
              <w:ind w:left="291"/>
              <w:rPr>
                <w:szCs w:val="20"/>
              </w:rPr>
            </w:pPr>
            <w:r w:rsidRPr="00E93BDF">
              <w:rPr>
                <w:szCs w:val="20"/>
              </w:rPr>
              <w:t>Statutes</w:t>
            </w:r>
            <w:r w:rsidRPr="00E93BDF">
              <w:rPr>
                <w:spacing w:val="-9"/>
                <w:szCs w:val="20"/>
              </w:rPr>
              <w:t xml:space="preserve"> </w:t>
            </w:r>
            <w:r w:rsidRPr="00E93BDF">
              <w:rPr>
                <w:szCs w:val="20"/>
              </w:rPr>
              <w:t>or</w:t>
            </w:r>
            <w:r w:rsidRPr="00E93BDF">
              <w:rPr>
                <w:spacing w:val="-8"/>
                <w:szCs w:val="20"/>
              </w:rPr>
              <w:t xml:space="preserve"> </w:t>
            </w:r>
            <w:r w:rsidRPr="00E93BDF">
              <w:rPr>
                <w:szCs w:val="20"/>
              </w:rPr>
              <w:t>Executive</w:t>
            </w:r>
            <w:r w:rsidRPr="00E93BDF">
              <w:rPr>
                <w:spacing w:val="-8"/>
                <w:szCs w:val="20"/>
              </w:rPr>
              <w:t xml:space="preserve"> </w:t>
            </w:r>
            <w:r w:rsidRPr="00E93BDF">
              <w:rPr>
                <w:szCs w:val="20"/>
              </w:rPr>
              <w:t>Orders--Commercial</w:t>
            </w:r>
            <w:r w:rsidRPr="00E93BDF">
              <w:rPr>
                <w:spacing w:val="-8"/>
                <w:szCs w:val="20"/>
              </w:rPr>
              <w:t xml:space="preserve"> </w:t>
            </w:r>
            <w:r w:rsidRPr="00E93BDF">
              <w:rPr>
                <w:szCs w:val="20"/>
              </w:rPr>
              <w:t>Products</w:t>
            </w:r>
            <w:r w:rsidRPr="00E93BDF">
              <w:rPr>
                <w:spacing w:val="-9"/>
                <w:szCs w:val="20"/>
              </w:rPr>
              <w:t xml:space="preserve"> </w:t>
            </w:r>
            <w:r w:rsidRPr="00E93BDF">
              <w:rPr>
                <w:szCs w:val="20"/>
              </w:rPr>
              <w:t>and Commercial Services</w:t>
            </w:r>
          </w:p>
        </w:tc>
        <w:tc>
          <w:tcPr>
            <w:tcW w:w="1152" w:type="dxa"/>
            <w:tcBorders>
              <w:top w:val="none" w:sz="6" w:space="0" w:color="auto"/>
              <w:left w:val="none" w:sz="6" w:space="0" w:color="auto"/>
              <w:bottom w:val="none" w:sz="6" w:space="0" w:color="auto"/>
              <w:right w:val="none" w:sz="6" w:space="0" w:color="auto"/>
            </w:tcBorders>
          </w:tcPr>
          <w:p w14:paraId="0068CC5A" w14:textId="77777777" w:rsidR="00E93BDF" w:rsidRPr="00E93BDF" w:rsidRDefault="00E93BDF" w:rsidP="00E93BDF">
            <w:pPr>
              <w:kinsoku w:val="0"/>
              <w:overflowPunct w:val="0"/>
              <w:autoSpaceDE w:val="0"/>
              <w:autoSpaceDN w:val="0"/>
              <w:adjustRightInd w:val="0"/>
              <w:spacing w:after="0" w:line="224" w:lineRule="exact"/>
              <w:ind w:right="66"/>
              <w:jc w:val="center"/>
              <w:rPr>
                <w:szCs w:val="20"/>
              </w:rPr>
            </w:pPr>
            <w:r w:rsidRPr="00E93BDF">
              <w:rPr>
                <w:szCs w:val="20"/>
              </w:rPr>
              <w:t>DEC 2023</w:t>
            </w:r>
          </w:p>
        </w:tc>
      </w:tr>
      <w:tr w:rsidR="00A0440E" w:rsidRPr="00E93BDF" w14:paraId="097046DD" w14:textId="77777777" w:rsidTr="00614E4A">
        <w:tblPrEx>
          <w:tblCellMar>
            <w:top w:w="0" w:type="dxa"/>
            <w:left w:w="0" w:type="dxa"/>
            <w:bottom w:w="0" w:type="dxa"/>
            <w:right w:w="0" w:type="dxa"/>
          </w:tblCellMar>
        </w:tblPrEx>
        <w:trPr>
          <w:trHeight w:val="252"/>
        </w:trPr>
        <w:tc>
          <w:tcPr>
            <w:tcW w:w="1458" w:type="dxa"/>
            <w:tcBorders>
              <w:top w:val="nil"/>
              <w:left w:val="nil"/>
              <w:bottom w:val="nil"/>
              <w:right w:val="nil"/>
            </w:tcBorders>
          </w:tcPr>
          <w:p w14:paraId="3C85F164" w14:textId="5DC5DAD7" w:rsidR="00A0440E" w:rsidRPr="00E93BDF" w:rsidRDefault="00A0440E" w:rsidP="00A0440E">
            <w:pPr>
              <w:kinsoku w:val="0"/>
              <w:overflowPunct w:val="0"/>
              <w:autoSpaceDE w:val="0"/>
              <w:autoSpaceDN w:val="0"/>
              <w:adjustRightInd w:val="0"/>
              <w:spacing w:after="0" w:line="224" w:lineRule="exact"/>
              <w:ind w:left="50"/>
              <w:rPr>
                <w:spacing w:val="-2"/>
                <w:szCs w:val="20"/>
              </w:rPr>
            </w:pPr>
            <w:r>
              <w:t xml:space="preserve">52.222-42 </w:t>
            </w:r>
          </w:p>
        </w:tc>
        <w:tc>
          <w:tcPr>
            <w:tcW w:w="5270" w:type="dxa"/>
            <w:tcBorders>
              <w:top w:val="nil"/>
              <w:left w:val="nil"/>
              <w:bottom w:val="nil"/>
              <w:right w:val="nil"/>
            </w:tcBorders>
          </w:tcPr>
          <w:p w14:paraId="798A6C9B" w14:textId="0A69546F" w:rsidR="00A0440E" w:rsidRPr="00E93BDF" w:rsidRDefault="00A0440E" w:rsidP="00A0440E">
            <w:pPr>
              <w:kinsoku w:val="0"/>
              <w:overflowPunct w:val="0"/>
              <w:autoSpaceDE w:val="0"/>
              <w:autoSpaceDN w:val="0"/>
              <w:adjustRightInd w:val="0"/>
              <w:spacing w:after="0" w:line="224" w:lineRule="exact"/>
              <w:ind w:left="291"/>
              <w:rPr>
                <w:szCs w:val="20"/>
              </w:rPr>
            </w:pPr>
            <w:r>
              <w:t xml:space="preserve">Statement Of Equivalent Rates For Federal Hires </w:t>
            </w:r>
          </w:p>
        </w:tc>
        <w:tc>
          <w:tcPr>
            <w:tcW w:w="1152" w:type="dxa"/>
            <w:tcBorders>
              <w:top w:val="nil"/>
              <w:left w:val="nil"/>
              <w:bottom w:val="nil"/>
              <w:right w:val="nil"/>
            </w:tcBorders>
          </w:tcPr>
          <w:p w14:paraId="4E7569FF" w14:textId="05D8D023" w:rsidR="00A0440E" w:rsidRPr="00E93BDF" w:rsidRDefault="00A0440E" w:rsidP="00A0440E">
            <w:pPr>
              <w:kinsoku w:val="0"/>
              <w:overflowPunct w:val="0"/>
              <w:autoSpaceDE w:val="0"/>
              <w:autoSpaceDN w:val="0"/>
              <w:adjustRightInd w:val="0"/>
              <w:spacing w:after="0" w:line="224" w:lineRule="exact"/>
              <w:ind w:right="66"/>
              <w:jc w:val="center"/>
              <w:rPr>
                <w:szCs w:val="20"/>
              </w:rPr>
            </w:pPr>
            <w:r>
              <w:t xml:space="preserve">MAY 2014 </w:t>
            </w:r>
          </w:p>
        </w:tc>
      </w:tr>
      <w:tr w:rsidR="00A0440E" w:rsidRPr="00E93BDF" w14:paraId="6AC71B3B" w14:textId="77777777" w:rsidTr="00614E4A">
        <w:tblPrEx>
          <w:tblCellMar>
            <w:top w:w="0" w:type="dxa"/>
            <w:left w:w="0" w:type="dxa"/>
            <w:bottom w:w="0" w:type="dxa"/>
            <w:right w:w="0" w:type="dxa"/>
          </w:tblCellMar>
        </w:tblPrEx>
        <w:trPr>
          <w:trHeight w:val="450"/>
        </w:trPr>
        <w:tc>
          <w:tcPr>
            <w:tcW w:w="1458" w:type="dxa"/>
            <w:tcBorders>
              <w:top w:val="nil"/>
              <w:left w:val="nil"/>
              <w:bottom w:val="nil"/>
              <w:right w:val="nil"/>
            </w:tcBorders>
          </w:tcPr>
          <w:p w14:paraId="0E140EFA" w14:textId="69B58FD3" w:rsidR="00A0440E" w:rsidRPr="00E93BDF" w:rsidRDefault="00A0440E" w:rsidP="00A0440E">
            <w:pPr>
              <w:kinsoku w:val="0"/>
              <w:overflowPunct w:val="0"/>
              <w:autoSpaceDE w:val="0"/>
              <w:autoSpaceDN w:val="0"/>
              <w:adjustRightInd w:val="0"/>
              <w:spacing w:after="0" w:line="224" w:lineRule="exact"/>
              <w:ind w:left="50"/>
              <w:rPr>
                <w:spacing w:val="-2"/>
                <w:szCs w:val="20"/>
              </w:rPr>
            </w:pPr>
            <w:r>
              <w:t xml:space="preserve">52.229-11 </w:t>
            </w:r>
          </w:p>
        </w:tc>
        <w:tc>
          <w:tcPr>
            <w:tcW w:w="5270" w:type="dxa"/>
            <w:tcBorders>
              <w:top w:val="nil"/>
              <w:left w:val="nil"/>
              <w:bottom w:val="nil"/>
              <w:right w:val="nil"/>
            </w:tcBorders>
          </w:tcPr>
          <w:p w14:paraId="328F4132" w14:textId="755B8BEF" w:rsidR="00A0440E" w:rsidRPr="00E93BDF" w:rsidRDefault="00A0440E" w:rsidP="00A0440E">
            <w:pPr>
              <w:kinsoku w:val="0"/>
              <w:overflowPunct w:val="0"/>
              <w:autoSpaceDE w:val="0"/>
              <w:autoSpaceDN w:val="0"/>
              <w:adjustRightInd w:val="0"/>
              <w:spacing w:after="0" w:line="224" w:lineRule="exact"/>
              <w:ind w:left="291"/>
              <w:rPr>
                <w:szCs w:val="20"/>
              </w:rPr>
            </w:pPr>
            <w:r>
              <w:t xml:space="preserve">Tax on Certain Foreign Procurements--Notice and Representation </w:t>
            </w:r>
          </w:p>
        </w:tc>
        <w:tc>
          <w:tcPr>
            <w:tcW w:w="1152" w:type="dxa"/>
            <w:tcBorders>
              <w:top w:val="nil"/>
              <w:left w:val="nil"/>
              <w:bottom w:val="nil"/>
              <w:right w:val="nil"/>
            </w:tcBorders>
          </w:tcPr>
          <w:p w14:paraId="3CC4F3BB" w14:textId="54143A72" w:rsidR="00A0440E" w:rsidRPr="00E93BDF" w:rsidRDefault="00A0440E" w:rsidP="00A0440E">
            <w:pPr>
              <w:kinsoku w:val="0"/>
              <w:overflowPunct w:val="0"/>
              <w:autoSpaceDE w:val="0"/>
              <w:autoSpaceDN w:val="0"/>
              <w:adjustRightInd w:val="0"/>
              <w:spacing w:after="0" w:line="224" w:lineRule="exact"/>
              <w:ind w:right="66"/>
              <w:jc w:val="center"/>
              <w:rPr>
                <w:szCs w:val="20"/>
              </w:rPr>
            </w:pPr>
            <w:r>
              <w:t xml:space="preserve">JUN 2020 </w:t>
            </w:r>
          </w:p>
        </w:tc>
      </w:tr>
      <w:tr w:rsidR="00A0440E" w:rsidRPr="00E93BDF" w14:paraId="333FBA23" w14:textId="77777777" w:rsidTr="00614E4A">
        <w:tblPrEx>
          <w:tblCellMar>
            <w:top w:w="0" w:type="dxa"/>
            <w:left w:w="0" w:type="dxa"/>
            <w:bottom w:w="0" w:type="dxa"/>
            <w:right w:w="0" w:type="dxa"/>
          </w:tblCellMar>
        </w:tblPrEx>
        <w:trPr>
          <w:trHeight w:val="207"/>
        </w:trPr>
        <w:tc>
          <w:tcPr>
            <w:tcW w:w="1458" w:type="dxa"/>
            <w:tcBorders>
              <w:top w:val="nil"/>
              <w:left w:val="nil"/>
              <w:bottom w:val="nil"/>
              <w:right w:val="nil"/>
            </w:tcBorders>
          </w:tcPr>
          <w:p w14:paraId="77765BDF" w14:textId="2713138A" w:rsidR="00A0440E" w:rsidRPr="00E93BDF" w:rsidRDefault="00A0440E" w:rsidP="00A0440E">
            <w:pPr>
              <w:kinsoku w:val="0"/>
              <w:overflowPunct w:val="0"/>
              <w:autoSpaceDE w:val="0"/>
              <w:autoSpaceDN w:val="0"/>
              <w:adjustRightInd w:val="0"/>
              <w:spacing w:after="0" w:line="224" w:lineRule="exact"/>
              <w:ind w:left="50"/>
              <w:rPr>
                <w:spacing w:val="-2"/>
                <w:szCs w:val="20"/>
              </w:rPr>
            </w:pPr>
            <w:r>
              <w:t xml:space="preserve">52.232-18 </w:t>
            </w:r>
          </w:p>
        </w:tc>
        <w:tc>
          <w:tcPr>
            <w:tcW w:w="5270" w:type="dxa"/>
            <w:tcBorders>
              <w:top w:val="nil"/>
              <w:left w:val="nil"/>
              <w:bottom w:val="nil"/>
              <w:right w:val="nil"/>
            </w:tcBorders>
          </w:tcPr>
          <w:p w14:paraId="12AF7D97" w14:textId="21E14CBB" w:rsidR="00A0440E" w:rsidRPr="00E93BDF" w:rsidRDefault="00A0440E" w:rsidP="00A0440E">
            <w:pPr>
              <w:kinsoku w:val="0"/>
              <w:overflowPunct w:val="0"/>
              <w:autoSpaceDE w:val="0"/>
              <w:autoSpaceDN w:val="0"/>
              <w:adjustRightInd w:val="0"/>
              <w:spacing w:after="0" w:line="224" w:lineRule="exact"/>
              <w:ind w:left="291"/>
              <w:rPr>
                <w:szCs w:val="20"/>
              </w:rPr>
            </w:pPr>
            <w:r>
              <w:t xml:space="preserve">Availability Of Funds </w:t>
            </w:r>
          </w:p>
        </w:tc>
        <w:tc>
          <w:tcPr>
            <w:tcW w:w="1152" w:type="dxa"/>
            <w:tcBorders>
              <w:top w:val="nil"/>
              <w:left w:val="nil"/>
              <w:bottom w:val="nil"/>
              <w:right w:val="nil"/>
            </w:tcBorders>
          </w:tcPr>
          <w:p w14:paraId="7171BBD4" w14:textId="5B49733B" w:rsidR="00A0440E" w:rsidRPr="00E93BDF" w:rsidRDefault="00A0440E" w:rsidP="00A0440E">
            <w:pPr>
              <w:kinsoku w:val="0"/>
              <w:overflowPunct w:val="0"/>
              <w:autoSpaceDE w:val="0"/>
              <w:autoSpaceDN w:val="0"/>
              <w:adjustRightInd w:val="0"/>
              <w:spacing w:after="0" w:line="224" w:lineRule="exact"/>
              <w:ind w:right="66"/>
              <w:jc w:val="center"/>
              <w:rPr>
                <w:szCs w:val="20"/>
              </w:rPr>
            </w:pPr>
            <w:r>
              <w:t xml:space="preserve">APR 1984 </w:t>
            </w:r>
          </w:p>
        </w:tc>
      </w:tr>
      <w:tr w:rsidR="00A0440E" w:rsidRPr="00E93BDF" w14:paraId="7D575E37" w14:textId="77777777" w:rsidTr="00614E4A">
        <w:tblPrEx>
          <w:tblCellMar>
            <w:top w:w="0" w:type="dxa"/>
            <w:left w:w="0" w:type="dxa"/>
            <w:bottom w:w="0" w:type="dxa"/>
            <w:right w:w="0" w:type="dxa"/>
          </w:tblCellMar>
        </w:tblPrEx>
        <w:trPr>
          <w:trHeight w:val="270"/>
        </w:trPr>
        <w:tc>
          <w:tcPr>
            <w:tcW w:w="1458" w:type="dxa"/>
            <w:tcBorders>
              <w:top w:val="nil"/>
              <w:left w:val="nil"/>
              <w:bottom w:val="nil"/>
              <w:right w:val="nil"/>
            </w:tcBorders>
          </w:tcPr>
          <w:p w14:paraId="53E46F26" w14:textId="2BD67B59" w:rsidR="00A0440E" w:rsidRPr="00E93BDF" w:rsidRDefault="00A0440E" w:rsidP="00A0440E">
            <w:pPr>
              <w:kinsoku w:val="0"/>
              <w:overflowPunct w:val="0"/>
              <w:autoSpaceDE w:val="0"/>
              <w:autoSpaceDN w:val="0"/>
              <w:adjustRightInd w:val="0"/>
              <w:spacing w:after="0" w:line="224" w:lineRule="exact"/>
              <w:ind w:left="50"/>
              <w:rPr>
                <w:spacing w:val="-2"/>
                <w:szCs w:val="20"/>
              </w:rPr>
            </w:pPr>
            <w:r>
              <w:t xml:space="preserve">52.242-15 </w:t>
            </w:r>
          </w:p>
        </w:tc>
        <w:tc>
          <w:tcPr>
            <w:tcW w:w="5270" w:type="dxa"/>
            <w:tcBorders>
              <w:top w:val="nil"/>
              <w:left w:val="nil"/>
              <w:bottom w:val="nil"/>
              <w:right w:val="nil"/>
            </w:tcBorders>
          </w:tcPr>
          <w:p w14:paraId="7D88F6C4" w14:textId="5E46C1CC" w:rsidR="00A0440E" w:rsidRPr="00E93BDF" w:rsidRDefault="00A0440E" w:rsidP="00A0440E">
            <w:pPr>
              <w:kinsoku w:val="0"/>
              <w:overflowPunct w:val="0"/>
              <w:autoSpaceDE w:val="0"/>
              <w:autoSpaceDN w:val="0"/>
              <w:adjustRightInd w:val="0"/>
              <w:spacing w:after="0" w:line="224" w:lineRule="exact"/>
              <w:ind w:left="291"/>
              <w:rPr>
                <w:szCs w:val="20"/>
              </w:rPr>
            </w:pPr>
            <w:r>
              <w:t xml:space="preserve">Stop-Work Order </w:t>
            </w:r>
          </w:p>
        </w:tc>
        <w:tc>
          <w:tcPr>
            <w:tcW w:w="1152" w:type="dxa"/>
            <w:tcBorders>
              <w:top w:val="nil"/>
              <w:left w:val="nil"/>
              <w:bottom w:val="nil"/>
              <w:right w:val="nil"/>
            </w:tcBorders>
          </w:tcPr>
          <w:p w14:paraId="0A6FC7F9" w14:textId="5B859F5A" w:rsidR="00A0440E" w:rsidRPr="00E93BDF" w:rsidRDefault="00A0440E" w:rsidP="00A0440E">
            <w:pPr>
              <w:kinsoku w:val="0"/>
              <w:overflowPunct w:val="0"/>
              <w:autoSpaceDE w:val="0"/>
              <w:autoSpaceDN w:val="0"/>
              <w:adjustRightInd w:val="0"/>
              <w:spacing w:after="0" w:line="224" w:lineRule="exact"/>
              <w:ind w:right="66"/>
              <w:jc w:val="center"/>
              <w:rPr>
                <w:szCs w:val="20"/>
              </w:rPr>
            </w:pPr>
            <w:r>
              <w:t xml:space="preserve">AUG 1989 </w:t>
            </w:r>
          </w:p>
        </w:tc>
      </w:tr>
      <w:tr w:rsidR="00E93BDF" w:rsidRPr="00E93BDF" w14:paraId="518B0218" w14:textId="77777777" w:rsidTr="00A0440E">
        <w:tblPrEx>
          <w:tblCellMar>
            <w:top w:w="0" w:type="dxa"/>
            <w:left w:w="0" w:type="dxa"/>
            <w:bottom w:w="0" w:type="dxa"/>
            <w:right w:w="0" w:type="dxa"/>
          </w:tblCellMar>
        </w:tblPrEx>
        <w:trPr>
          <w:trHeight w:val="230"/>
        </w:trPr>
        <w:tc>
          <w:tcPr>
            <w:tcW w:w="1458" w:type="dxa"/>
            <w:tcBorders>
              <w:top w:val="none" w:sz="6" w:space="0" w:color="auto"/>
              <w:left w:val="none" w:sz="6" w:space="0" w:color="auto"/>
              <w:bottom w:val="none" w:sz="6" w:space="0" w:color="auto"/>
              <w:right w:val="none" w:sz="6" w:space="0" w:color="auto"/>
            </w:tcBorders>
          </w:tcPr>
          <w:p w14:paraId="3864EAA5" w14:textId="77777777" w:rsidR="00E93BDF" w:rsidRPr="00E93BDF" w:rsidRDefault="00E93BDF" w:rsidP="00E93BDF">
            <w:pPr>
              <w:kinsoku w:val="0"/>
              <w:overflowPunct w:val="0"/>
              <w:autoSpaceDE w:val="0"/>
              <w:autoSpaceDN w:val="0"/>
              <w:adjustRightInd w:val="0"/>
              <w:spacing w:after="0" w:line="210" w:lineRule="exact"/>
              <w:ind w:left="50"/>
              <w:rPr>
                <w:spacing w:val="-2"/>
                <w:szCs w:val="20"/>
              </w:rPr>
            </w:pPr>
            <w:r w:rsidRPr="00E93BDF">
              <w:rPr>
                <w:spacing w:val="-2"/>
                <w:szCs w:val="20"/>
              </w:rPr>
              <w:t>52.232-18</w:t>
            </w:r>
          </w:p>
        </w:tc>
        <w:tc>
          <w:tcPr>
            <w:tcW w:w="5270" w:type="dxa"/>
            <w:tcBorders>
              <w:top w:val="none" w:sz="6" w:space="0" w:color="auto"/>
              <w:left w:val="none" w:sz="6" w:space="0" w:color="auto"/>
              <w:bottom w:val="none" w:sz="6" w:space="0" w:color="auto"/>
              <w:right w:val="none" w:sz="6" w:space="0" w:color="auto"/>
            </w:tcBorders>
          </w:tcPr>
          <w:p w14:paraId="128A9915" w14:textId="77777777" w:rsidR="00E93BDF" w:rsidRPr="00E93BDF" w:rsidRDefault="00E93BDF" w:rsidP="00E93BDF">
            <w:pPr>
              <w:kinsoku w:val="0"/>
              <w:overflowPunct w:val="0"/>
              <w:autoSpaceDE w:val="0"/>
              <w:autoSpaceDN w:val="0"/>
              <w:adjustRightInd w:val="0"/>
              <w:spacing w:after="0" w:line="210" w:lineRule="exact"/>
              <w:ind w:left="291"/>
              <w:rPr>
                <w:szCs w:val="20"/>
              </w:rPr>
            </w:pPr>
            <w:r w:rsidRPr="00E93BDF">
              <w:rPr>
                <w:szCs w:val="20"/>
              </w:rPr>
              <w:t>Availability Of Funds</w:t>
            </w:r>
          </w:p>
        </w:tc>
        <w:tc>
          <w:tcPr>
            <w:tcW w:w="1152" w:type="dxa"/>
            <w:tcBorders>
              <w:top w:val="none" w:sz="6" w:space="0" w:color="auto"/>
              <w:left w:val="none" w:sz="6" w:space="0" w:color="auto"/>
              <w:bottom w:val="none" w:sz="6" w:space="0" w:color="auto"/>
              <w:right w:val="none" w:sz="6" w:space="0" w:color="auto"/>
            </w:tcBorders>
          </w:tcPr>
          <w:p w14:paraId="6A1F65A3" w14:textId="77777777" w:rsidR="00E93BDF" w:rsidRPr="00E93BDF" w:rsidRDefault="00E93BDF" w:rsidP="00E93BDF">
            <w:pPr>
              <w:kinsoku w:val="0"/>
              <w:overflowPunct w:val="0"/>
              <w:autoSpaceDE w:val="0"/>
              <w:autoSpaceDN w:val="0"/>
              <w:adjustRightInd w:val="0"/>
              <w:spacing w:after="0" w:line="210" w:lineRule="exact"/>
              <w:ind w:right="78"/>
              <w:jc w:val="center"/>
              <w:rPr>
                <w:szCs w:val="20"/>
              </w:rPr>
            </w:pPr>
            <w:r w:rsidRPr="00E93BDF">
              <w:rPr>
                <w:szCs w:val="20"/>
              </w:rPr>
              <w:t>APR 1984</w:t>
            </w:r>
          </w:p>
        </w:tc>
      </w:tr>
      <w:tr w:rsidR="00614E4A" w:rsidRPr="00E93BDF" w14:paraId="38402FC1" w14:textId="77777777" w:rsidTr="00AD2D84">
        <w:tblPrEx>
          <w:tblCellMar>
            <w:top w:w="0" w:type="dxa"/>
            <w:left w:w="0" w:type="dxa"/>
            <w:bottom w:w="0" w:type="dxa"/>
            <w:right w:w="0" w:type="dxa"/>
          </w:tblCellMar>
        </w:tblPrEx>
        <w:trPr>
          <w:trHeight w:val="230"/>
        </w:trPr>
        <w:tc>
          <w:tcPr>
            <w:tcW w:w="1458" w:type="dxa"/>
            <w:tcBorders>
              <w:top w:val="nil"/>
              <w:left w:val="nil"/>
              <w:bottom w:val="nil"/>
              <w:right w:val="nil"/>
            </w:tcBorders>
          </w:tcPr>
          <w:p w14:paraId="4AB0B7EB" w14:textId="796CEDAA" w:rsidR="00614E4A" w:rsidRPr="00E93BDF" w:rsidRDefault="00614E4A" w:rsidP="00614E4A">
            <w:pPr>
              <w:kinsoku w:val="0"/>
              <w:overflowPunct w:val="0"/>
              <w:autoSpaceDE w:val="0"/>
              <w:autoSpaceDN w:val="0"/>
              <w:adjustRightInd w:val="0"/>
              <w:spacing w:after="0" w:line="210" w:lineRule="exact"/>
              <w:ind w:left="50"/>
              <w:rPr>
                <w:spacing w:val="-2"/>
                <w:szCs w:val="20"/>
              </w:rPr>
            </w:pPr>
            <w:r>
              <w:t xml:space="preserve">252.201-7000 </w:t>
            </w:r>
          </w:p>
        </w:tc>
        <w:tc>
          <w:tcPr>
            <w:tcW w:w="5270" w:type="dxa"/>
            <w:tcBorders>
              <w:top w:val="nil"/>
              <w:left w:val="nil"/>
              <w:bottom w:val="nil"/>
              <w:right w:val="nil"/>
            </w:tcBorders>
          </w:tcPr>
          <w:p w14:paraId="788CA070" w14:textId="62E6804D" w:rsidR="00614E4A" w:rsidRPr="00E93BDF" w:rsidRDefault="00614E4A" w:rsidP="00614E4A">
            <w:pPr>
              <w:kinsoku w:val="0"/>
              <w:overflowPunct w:val="0"/>
              <w:autoSpaceDE w:val="0"/>
              <w:autoSpaceDN w:val="0"/>
              <w:adjustRightInd w:val="0"/>
              <w:spacing w:after="0" w:line="210" w:lineRule="exact"/>
              <w:ind w:left="291"/>
              <w:rPr>
                <w:szCs w:val="20"/>
              </w:rPr>
            </w:pPr>
            <w:r>
              <w:t xml:space="preserve">Contracting Officer's Representative </w:t>
            </w:r>
          </w:p>
        </w:tc>
        <w:tc>
          <w:tcPr>
            <w:tcW w:w="1152" w:type="dxa"/>
            <w:tcBorders>
              <w:top w:val="nil"/>
              <w:left w:val="nil"/>
              <w:bottom w:val="nil"/>
              <w:right w:val="nil"/>
            </w:tcBorders>
          </w:tcPr>
          <w:p w14:paraId="45F3E25F" w14:textId="3FD4F964" w:rsidR="00614E4A" w:rsidRPr="00E93BDF" w:rsidRDefault="00614E4A" w:rsidP="00614E4A">
            <w:pPr>
              <w:kinsoku w:val="0"/>
              <w:overflowPunct w:val="0"/>
              <w:autoSpaceDE w:val="0"/>
              <w:autoSpaceDN w:val="0"/>
              <w:adjustRightInd w:val="0"/>
              <w:spacing w:after="0" w:line="210" w:lineRule="exact"/>
              <w:ind w:right="78"/>
              <w:jc w:val="center"/>
              <w:rPr>
                <w:szCs w:val="20"/>
              </w:rPr>
            </w:pPr>
            <w:r>
              <w:t xml:space="preserve">DEC 1991 </w:t>
            </w:r>
          </w:p>
        </w:tc>
      </w:tr>
      <w:tr w:rsidR="00E93BDF" w:rsidRPr="00E93BDF" w14:paraId="6D872F92" w14:textId="77777777" w:rsidTr="00A0440E">
        <w:tblPrEx>
          <w:tblCellMar>
            <w:top w:w="0" w:type="dxa"/>
            <w:left w:w="0" w:type="dxa"/>
            <w:bottom w:w="0" w:type="dxa"/>
            <w:right w:w="0" w:type="dxa"/>
          </w:tblCellMar>
        </w:tblPrEx>
        <w:trPr>
          <w:trHeight w:val="458"/>
        </w:trPr>
        <w:tc>
          <w:tcPr>
            <w:tcW w:w="1458" w:type="dxa"/>
            <w:tcBorders>
              <w:top w:val="none" w:sz="6" w:space="0" w:color="auto"/>
              <w:left w:val="none" w:sz="6" w:space="0" w:color="auto"/>
              <w:bottom w:val="none" w:sz="6" w:space="0" w:color="auto"/>
              <w:right w:val="none" w:sz="6" w:space="0" w:color="auto"/>
            </w:tcBorders>
          </w:tcPr>
          <w:p w14:paraId="5CDC316D" w14:textId="77777777" w:rsidR="00E93BDF" w:rsidRPr="00E93BDF" w:rsidRDefault="00E93BDF" w:rsidP="00E93BDF">
            <w:pPr>
              <w:kinsoku w:val="0"/>
              <w:overflowPunct w:val="0"/>
              <w:autoSpaceDE w:val="0"/>
              <w:autoSpaceDN w:val="0"/>
              <w:adjustRightInd w:val="0"/>
              <w:spacing w:after="0" w:line="226" w:lineRule="exact"/>
              <w:ind w:left="50"/>
              <w:rPr>
                <w:spacing w:val="-2"/>
                <w:szCs w:val="20"/>
              </w:rPr>
            </w:pPr>
            <w:r w:rsidRPr="00E93BDF">
              <w:rPr>
                <w:spacing w:val="-2"/>
                <w:szCs w:val="20"/>
              </w:rPr>
              <w:t>252.203-7000</w:t>
            </w:r>
          </w:p>
        </w:tc>
        <w:tc>
          <w:tcPr>
            <w:tcW w:w="5270" w:type="dxa"/>
            <w:tcBorders>
              <w:top w:val="none" w:sz="6" w:space="0" w:color="auto"/>
              <w:left w:val="none" w:sz="6" w:space="0" w:color="auto"/>
              <w:bottom w:val="none" w:sz="6" w:space="0" w:color="auto"/>
              <w:right w:val="none" w:sz="6" w:space="0" w:color="auto"/>
            </w:tcBorders>
          </w:tcPr>
          <w:p w14:paraId="06611338" w14:textId="77777777" w:rsidR="00E93BDF" w:rsidRPr="00E93BDF" w:rsidRDefault="00E93BDF" w:rsidP="00E93BDF">
            <w:pPr>
              <w:kinsoku w:val="0"/>
              <w:overflowPunct w:val="0"/>
              <w:autoSpaceDE w:val="0"/>
              <w:autoSpaceDN w:val="0"/>
              <w:adjustRightInd w:val="0"/>
              <w:spacing w:after="0" w:line="228" w:lineRule="exact"/>
              <w:ind w:left="291"/>
              <w:rPr>
                <w:spacing w:val="-2"/>
                <w:szCs w:val="20"/>
              </w:rPr>
            </w:pPr>
            <w:r w:rsidRPr="00E93BDF">
              <w:rPr>
                <w:szCs w:val="20"/>
              </w:rPr>
              <w:t>Requirements</w:t>
            </w:r>
            <w:r w:rsidRPr="00E93BDF">
              <w:rPr>
                <w:spacing w:val="-8"/>
                <w:szCs w:val="20"/>
              </w:rPr>
              <w:t xml:space="preserve"> </w:t>
            </w:r>
            <w:r w:rsidRPr="00E93BDF">
              <w:rPr>
                <w:szCs w:val="20"/>
              </w:rPr>
              <w:t>Relating</w:t>
            </w:r>
            <w:r w:rsidRPr="00E93BDF">
              <w:rPr>
                <w:spacing w:val="-7"/>
                <w:szCs w:val="20"/>
              </w:rPr>
              <w:t xml:space="preserve"> </w:t>
            </w:r>
            <w:r w:rsidRPr="00E93BDF">
              <w:rPr>
                <w:szCs w:val="20"/>
              </w:rPr>
              <w:t>to</w:t>
            </w:r>
            <w:r w:rsidRPr="00E93BDF">
              <w:rPr>
                <w:spacing w:val="-7"/>
                <w:szCs w:val="20"/>
              </w:rPr>
              <w:t xml:space="preserve"> </w:t>
            </w:r>
            <w:r w:rsidRPr="00E93BDF">
              <w:rPr>
                <w:szCs w:val="20"/>
              </w:rPr>
              <w:t>Compensation</w:t>
            </w:r>
            <w:r w:rsidRPr="00E93BDF">
              <w:rPr>
                <w:spacing w:val="-7"/>
                <w:szCs w:val="20"/>
              </w:rPr>
              <w:t xml:space="preserve"> </w:t>
            </w:r>
            <w:r w:rsidRPr="00E93BDF">
              <w:rPr>
                <w:szCs w:val="20"/>
              </w:rPr>
              <w:t>of</w:t>
            </w:r>
            <w:r w:rsidRPr="00E93BDF">
              <w:rPr>
                <w:spacing w:val="-7"/>
                <w:szCs w:val="20"/>
              </w:rPr>
              <w:t xml:space="preserve"> </w:t>
            </w:r>
            <w:r w:rsidRPr="00E93BDF">
              <w:rPr>
                <w:szCs w:val="20"/>
              </w:rPr>
              <w:t>Former</w:t>
            </w:r>
            <w:r w:rsidRPr="00E93BDF">
              <w:rPr>
                <w:spacing w:val="-8"/>
                <w:szCs w:val="20"/>
              </w:rPr>
              <w:t xml:space="preserve"> </w:t>
            </w:r>
            <w:r w:rsidRPr="00E93BDF">
              <w:rPr>
                <w:szCs w:val="20"/>
              </w:rPr>
              <w:t xml:space="preserve">DoD </w:t>
            </w:r>
            <w:r w:rsidRPr="00E93BDF">
              <w:rPr>
                <w:spacing w:val="-2"/>
                <w:szCs w:val="20"/>
              </w:rPr>
              <w:t>Officials</w:t>
            </w:r>
          </w:p>
        </w:tc>
        <w:tc>
          <w:tcPr>
            <w:tcW w:w="1152" w:type="dxa"/>
            <w:tcBorders>
              <w:top w:val="none" w:sz="6" w:space="0" w:color="auto"/>
              <w:left w:val="none" w:sz="6" w:space="0" w:color="auto"/>
              <w:bottom w:val="none" w:sz="6" w:space="0" w:color="auto"/>
              <w:right w:val="none" w:sz="6" w:space="0" w:color="auto"/>
            </w:tcBorders>
          </w:tcPr>
          <w:p w14:paraId="552AFF0B" w14:textId="77777777" w:rsidR="00E93BDF" w:rsidRPr="00E93BDF" w:rsidRDefault="00E93BDF" w:rsidP="00E93BDF">
            <w:pPr>
              <w:kinsoku w:val="0"/>
              <w:overflowPunct w:val="0"/>
              <w:autoSpaceDE w:val="0"/>
              <w:autoSpaceDN w:val="0"/>
              <w:adjustRightInd w:val="0"/>
              <w:spacing w:after="0" w:line="226" w:lineRule="exact"/>
              <w:ind w:right="138"/>
              <w:jc w:val="center"/>
              <w:rPr>
                <w:szCs w:val="20"/>
              </w:rPr>
            </w:pPr>
            <w:r w:rsidRPr="00E93BDF">
              <w:rPr>
                <w:szCs w:val="20"/>
              </w:rPr>
              <w:t>SEP</w:t>
            </w:r>
            <w:r w:rsidRPr="00E93BDF">
              <w:rPr>
                <w:spacing w:val="-7"/>
                <w:szCs w:val="20"/>
              </w:rPr>
              <w:t xml:space="preserve"> </w:t>
            </w:r>
            <w:r w:rsidRPr="00E93BDF">
              <w:rPr>
                <w:szCs w:val="20"/>
              </w:rPr>
              <w:t>2011</w:t>
            </w:r>
          </w:p>
        </w:tc>
      </w:tr>
      <w:tr w:rsidR="00E93BDF" w:rsidRPr="00E93BDF" w14:paraId="273DBE03" w14:textId="77777777" w:rsidTr="00A0440E">
        <w:tblPrEx>
          <w:tblCellMar>
            <w:top w:w="0" w:type="dxa"/>
            <w:left w:w="0" w:type="dxa"/>
            <w:bottom w:w="0" w:type="dxa"/>
            <w:right w:w="0" w:type="dxa"/>
          </w:tblCellMar>
        </w:tblPrEx>
        <w:trPr>
          <w:trHeight w:val="230"/>
        </w:trPr>
        <w:tc>
          <w:tcPr>
            <w:tcW w:w="1458" w:type="dxa"/>
            <w:tcBorders>
              <w:top w:val="none" w:sz="6" w:space="0" w:color="auto"/>
              <w:left w:val="none" w:sz="6" w:space="0" w:color="auto"/>
              <w:bottom w:val="none" w:sz="6" w:space="0" w:color="auto"/>
              <w:right w:val="none" w:sz="6" w:space="0" w:color="auto"/>
            </w:tcBorders>
          </w:tcPr>
          <w:p w14:paraId="7638E76D" w14:textId="77777777" w:rsidR="00E93BDF" w:rsidRPr="00E93BDF" w:rsidRDefault="00E93BDF" w:rsidP="00E93BDF">
            <w:pPr>
              <w:kinsoku w:val="0"/>
              <w:overflowPunct w:val="0"/>
              <w:autoSpaceDE w:val="0"/>
              <w:autoSpaceDN w:val="0"/>
              <w:adjustRightInd w:val="0"/>
              <w:spacing w:after="0" w:line="210" w:lineRule="exact"/>
              <w:ind w:left="50"/>
              <w:rPr>
                <w:spacing w:val="-2"/>
                <w:szCs w:val="20"/>
              </w:rPr>
            </w:pPr>
            <w:r w:rsidRPr="00E93BDF">
              <w:rPr>
                <w:spacing w:val="-2"/>
                <w:szCs w:val="20"/>
              </w:rPr>
              <w:t>252.203-7002</w:t>
            </w:r>
          </w:p>
        </w:tc>
        <w:tc>
          <w:tcPr>
            <w:tcW w:w="5270" w:type="dxa"/>
            <w:tcBorders>
              <w:top w:val="none" w:sz="6" w:space="0" w:color="auto"/>
              <w:left w:val="none" w:sz="6" w:space="0" w:color="auto"/>
              <w:bottom w:val="none" w:sz="6" w:space="0" w:color="auto"/>
              <w:right w:val="none" w:sz="6" w:space="0" w:color="auto"/>
            </w:tcBorders>
          </w:tcPr>
          <w:p w14:paraId="00133650" w14:textId="77777777" w:rsidR="00E93BDF" w:rsidRPr="00E93BDF" w:rsidRDefault="00E93BDF" w:rsidP="00E93BDF">
            <w:pPr>
              <w:kinsoku w:val="0"/>
              <w:overflowPunct w:val="0"/>
              <w:autoSpaceDE w:val="0"/>
              <w:autoSpaceDN w:val="0"/>
              <w:adjustRightInd w:val="0"/>
              <w:spacing w:after="0" w:line="210" w:lineRule="exact"/>
              <w:ind w:left="291"/>
              <w:rPr>
                <w:szCs w:val="20"/>
              </w:rPr>
            </w:pPr>
            <w:r w:rsidRPr="00E93BDF">
              <w:rPr>
                <w:szCs w:val="20"/>
              </w:rPr>
              <w:t>Requirement to Inform Employees of Whistleblower Rights</w:t>
            </w:r>
          </w:p>
        </w:tc>
        <w:tc>
          <w:tcPr>
            <w:tcW w:w="1152" w:type="dxa"/>
            <w:tcBorders>
              <w:top w:val="none" w:sz="6" w:space="0" w:color="auto"/>
              <w:left w:val="none" w:sz="6" w:space="0" w:color="auto"/>
              <w:bottom w:val="none" w:sz="6" w:space="0" w:color="auto"/>
              <w:right w:val="none" w:sz="6" w:space="0" w:color="auto"/>
            </w:tcBorders>
          </w:tcPr>
          <w:p w14:paraId="7C175C52" w14:textId="77777777" w:rsidR="00E93BDF" w:rsidRPr="00E93BDF" w:rsidRDefault="00E93BDF" w:rsidP="00E93BDF">
            <w:pPr>
              <w:kinsoku w:val="0"/>
              <w:overflowPunct w:val="0"/>
              <w:autoSpaceDE w:val="0"/>
              <w:autoSpaceDN w:val="0"/>
              <w:adjustRightInd w:val="0"/>
              <w:spacing w:after="0" w:line="210" w:lineRule="exact"/>
              <w:ind w:right="66"/>
              <w:jc w:val="center"/>
              <w:rPr>
                <w:szCs w:val="20"/>
              </w:rPr>
            </w:pPr>
            <w:r w:rsidRPr="00E93BDF">
              <w:rPr>
                <w:szCs w:val="20"/>
              </w:rPr>
              <w:t>DEC 2022</w:t>
            </w:r>
          </w:p>
        </w:tc>
      </w:tr>
      <w:tr w:rsidR="00E93BDF" w:rsidRPr="00E93BDF" w14:paraId="3A20BC0A" w14:textId="77777777" w:rsidTr="00A0440E">
        <w:tblPrEx>
          <w:tblCellMar>
            <w:top w:w="0" w:type="dxa"/>
            <w:left w:w="0" w:type="dxa"/>
            <w:bottom w:w="0" w:type="dxa"/>
            <w:right w:w="0" w:type="dxa"/>
          </w:tblCellMar>
        </w:tblPrEx>
        <w:trPr>
          <w:trHeight w:val="460"/>
        </w:trPr>
        <w:tc>
          <w:tcPr>
            <w:tcW w:w="1458" w:type="dxa"/>
            <w:tcBorders>
              <w:top w:val="none" w:sz="6" w:space="0" w:color="auto"/>
              <w:left w:val="none" w:sz="6" w:space="0" w:color="auto"/>
              <w:bottom w:val="none" w:sz="6" w:space="0" w:color="auto"/>
              <w:right w:val="none" w:sz="6" w:space="0" w:color="auto"/>
            </w:tcBorders>
          </w:tcPr>
          <w:p w14:paraId="06AF42E6" w14:textId="77777777" w:rsidR="00E93BDF" w:rsidRPr="00E93BDF" w:rsidRDefault="00E93BDF" w:rsidP="00E93BDF">
            <w:pPr>
              <w:kinsoku w:val="0"/>
              <w:overflowPunct w:val="0"/>
              <w:autoSpaceDE w:val="0"/>
              <w:autoSpaceDN w:val="0"/>
              <w:adjustRightInd w:val="0"/>
              <w:spacing w:after="0" w:line="226" w:lineRule="exact"/>
              <w:ind w:left="50"/>
              <w:rPr>
                <w:spacing w:val="-2"/>
                <w:szCs w:val="20"/>
              </w:rPr>
            </w:pPr>
            <w:r w:rsidRPr="00E93BDF">
              <w:rPr>
                <w:spacing w:val="-2"/>
                <w:szCs w:val="20"/>
              </w:rPr>
              <w:t>252.203-7005</w:t>
            </w:r>
          </w:p>
        </w:tc>
        <w:tc>
          <w:tcPr>
            <w:tcW w:w="5270" w:type="dxa"/>
            <w:tcBorders>
              <w:top w:val="none" w:sz="6" w:space="0" w:color="auto"/>
              <w:left w:val="none" w:sz="6" w:space="0" w:color="auto"/>
              <w:bottom w:val="none" w:sz="6" w:space="0" w:color="auto"/>
              <w:right w:val="none" w:sz="6" w:space="0" w:color="auto"/>
            </w:tcBorders>
          </w:tcPr>
          <w:p w14:paraId="0CA621D0" w14:textId="77777777" w:rsidR="00E93BDF" w:rsidRPr="00E93BDF" w:rsidRDefault="00E93BDF" w:rsidP="00E93BDF">
            <w:pPr>
              <w:kinsoku w:val="0"/>
              <w:overflowPunct w:val="0"/>
              <w:autoSpaceDE w:val="0"/>
              <w:autoSpaceDN w:val="0"/>
              <w:adjustRightInd w:val="0"/>
              <w:spacing w:after="0" w:line="226" w:lineRule="exact"/>
              <w:ind w:left="291"/>
              <w:rPr>
                <w:szCs w:val="20"/>
              </w:rPr>
            </w:pPr>
            <w:r w:rsidRPr="00E93BDF">
              <w:rPr>
                <w:szCs w:val="20"/>
              </w:rPr>
              <w:t>Representation Relating to Compensation of Former DoD</w:t>
            </w:r>
          </w:p>
          <w:p w14:paraId="5C6BDB23" w14:textId="77777777" w:rsidR="00E93BDF" w:rsidRPr="00E93BDF" w:rsidRDefault="00E93BDF" w:rsidP="00E93BDF">
            <w:pPr>
              <w:kinsoku w:val="0"/>
              <w:overflowPunct w:val="0"/>
              <w:autoSpaceDE w:val="0"/>
              <w:autoSpaceDN w:val="0"/>
              <w:adjustRightInd w:val="0"/>
              <w:spacing w:after="0" w:line="215" w:lineRule="exact"/>
              <w:ind w:left="291"/>
              <w:rPr>
                <w:spacing w:val="-2"/>
                <w:szCs w:val="20"/>
              </w:rPr>
            </w:pPr>
            <w:r w:rsidRPr="00E93BDF">
              <w:rPr>
                <w:spacing w:val="-2"/>
                <w:szCs w:val="20"/>
              </w:rPr>
              <w:t>Officials</w:t>
            </w:r>
          </w:p>
        </w:tc>
        <w:tc>
          <w:tcPr>
            <w:tcW w:w="1152" w:type="dxa"/>
            <w:tcBorders>
              <w:top w:val="none" w:sz="6" w:space="0" w:color="auto"/>
              <w:left w:val="none" w:sz="6" w:space="0" w:color="auto"/>
              <w:bottom w:val="none" w:sz="6" w:space="0" w:color="auto"/>
              <w:right w:val="none" w:sz="6" w:space="0" w:color="auto"/>
            </w:tcBorders>
          </w:tcPr>
          <w:p w14:paraId="30C2BEDC" w14:textId="77777777" w:rsidR="00E93BDF" w:rsidRPr="00E93BDF" w:rsidRDefault="00E93BDF" w:rsidP="00E93BDF">
            <w:pPr>
              <w:kinsoku w:val="0"/>
              <w:overflowPunct w:val="0"/>
              <w:autoSpaceDE w:val="0"/>
              <w:autoSpaceDN w:val="0"/>
              <w:adjustRightInd w:val="0"/>
              <w:spacing w:after="0" w:line="226" w:lineRule="exact"/>
              <w:ind w:right="128"/>
              <w:jc w:val="center"/>
              <w:rPr>
                <w:szCs w:val="20"/>
              </w:rPr>
            </w:pPr>
            <w:r w:rsidRPr="00E93BDF">
              <w:rPr>
                <w:szCs w:val="20"/>
              </w:rPr>
              <w:t>SEP</w:t>
            </w:r>
            <w:r w:rsidRPr="00E93BDF">
              <w:rPr>
                <w:spacing w:val="-5"/>
                <w:szCs w:val="20"/>
              </w:rPr>
              <w:t xml:space="preserve"> </w:t>
            </w:r>
            <w:r w:rsidRPr="00E93BDF">
              <w:rPr>
                <w:szCs w:val="20"/>
              </w:rPr>
              <w:t>2022</w:t>
            </w:r>
          </w:p>
        </w:tc>
      </w:tr>
      <w:tr w:rsidR="00E93BDF" w:rsidRPr="00E93BDF" w14:paraId="595CA35E" w14:textId="77777777" w:rsidTr="00A0440E">
        <w:tblPrEx>
          <w:tblCellMar>
            <w:top w:w="0" w:type="dxa"/>
            <w:left w:w="0" w:type="dxa"/>
            <w:bottom w:w="0" w:type="dxa"/>
            <w:right w:w="0" w:type="dxa"/>
          </w:tblCellMar>
        </w:tblPrEx>
        <w:trPr>
          <w:trHeight w:val="230"/>
        </w:trPr>
        <w:tc>
          <w:tcPr>
            <w:tcW w:w="1458" w:type="dxa"/>
            <w:tcBorders>
              <w:top w:val="none" w:sz="6" w:space="0" w:color="auto"/>
              <w:left w:val="none" w:sz="6" w:space="0" w:color="auto"/>
              <w:bottom w:val="none" w:sz="6" w:space="0" w:color="auto"/>
              <w:right w:val="none" w:sz="6" w:space="0" w:color="auto"/>
            </w:tcBorders>
          </w:tcPr>
          <w:p w14:paraId="14DA955D" w14:textId="77777777" w:rsidR="00E93BDF" w:rsidRPr="00E93BDF" w:rsidRDefault="00E93BDF" w:rsidP="00E93BDF">
            <w:pPr>
              <w:kinsoku w:val="0"/>
              <w:overflowPunct w:val="0"/>
              <w:autoSpaceDE w:val="0"/>
              <w:autoSpaceDN w:val="0"/>
              <w:adjustRightInd w:val="0"/>
              <w:spacing w:after="0" w:line="210" w:lineRule="exact"/>
              <w:ind w:left="50"/>
              <w:rPr>
                <w:spacing w:val="-2"/>
                <w:szCs w:val="20"/>
              </w:rPr>
            </w:pPr>
            <w:r w:rsidRPr="00E93BDF">
              <w:rPr>
                <w:spacing w:val="-2"/>
                <w:szCs w:val="20"/>
              </w:rPr>
              <w:t>252.204-7003</w:t>
            </w:r>
          </w:p>
        </w:tc>
        <w:tc>
          <w:tcPr>
            <w:tcW w:w="5270" w:type="dxa"/>
            <w:tcBorders>
              <w:top w:val="none" w:sz="6" w:space="0" w:color="auto"/>
              <w:left w:val="none" w:sz="6" w:space="0" w:color="auto"/>
              <w:bottom w:val="none" w:sz="6" w:space="0" w:color="auto"/>
              <w:right w:val="none" w:sz="6" w:space="0" w:color="auto"/>
            </w:tcBorders>
          </w:tcPr>
          <w:p w14:paraId="20A0E070" w14:textId="77777777" w:rsidR="00E93BDF" w:rsidRPr="00E93BDF" w:rsidRDefault="00E93BDF" w:rsidP="00E93BDF">
            <w:pPr>
              <w:kinsoku w:val="0"/>
              <w:overflowPunct w:val="0"/>
              <w:autoSpaceDE w:val="0"/>
              <w:autoSpaceDN w:val="0"/>
              <w:adjustRightInd w:val="0"/>
              <w:spacing w:after="0" w:line="210" w:lineRule="exact"/>
              <w:ind w:left="291"/>
              <w:rPr>
                <w:szCs w:val="20"/>
              </w:rPr>
            </w:pPr>
            <w:r w:rsidRPr="00E93BDF">
              <w:rPr>
                <w:szCs w:val="20"/>
              </w:rPr>
              <w:t>Control Of Government Personnel Work Product</w:t>
            </w:r>
          </w:p>
        </w:tc>
        <w:tc>
          <w:tcPr>
            <w:tcW w:w="1152" w:type="dxa"/>
            <w:tcBorders>
              <w:top w:val="none" w:sz="6" w:space="0" w:color="auto"/>
              <w:left w:val="none" w:sz="6" w:space="0" w:color="auto"/>
              <w:bottom w:val="none" w:sz="6" w:space="0" w:color="auto"/>
              <w:right w:val="none" w:sz="6" w:space="0" w:color="auto"/>
            </w:tcBorders>
          </w:tcPr>
          <w:p w14:paraId="56CEDF62" w14:textId="77777777" w:rsidR="00E93BDF" w:rsidRPr="00E93BDF" w:rsidRDefault="00E93BDF" w:rsidP="00E93BDF">
            <w:pPr>
              <w:kinsoku w:val="0"/>
              <w:overflowPunct w:val="0"/>
              <w:autoSpaceDE w:val="0"/>
              <w:autoSpaceDN w:val="0"/>
              <w:adjustRightInd w:val="0"/>
              <w:spacing w:after="0" w:line="210" w:lineRule="exact"/>
              <w:ind w:right="78"/>
              <w:jc w:val="center"/>
              <w:rPr>
                <w:szCs w:val="20"/>
              </w:rPr>
            </w:pPr>
            <w:r w:rsidRPr="00E93BDF">
              <w:rPr>
                <w:szCs w:val="20"/>
              </w:rPr>
              <w:t>APR 1992</w:t>
            </w:r>
          </w:p>
        </w:tc>
      </w:tr>
      <w:tr w:rsidR="00E93BDF" w:rsidRPr="00E93BDF" w14:paraId="3F36EEFD" w14:textId="77777777" w:rsidTr="00A0440E">
        <w:tblPrEx>
          <w:tblCellMar>
            <w:top w:w="0" w:type="dxa"/>
            <w:left w:w="0" w:type="dxa"/>
            <w:bottom w:w="0" w:type="dxa"/>
            <w:right w:w="0" w:type="dxa"/>
          </w:tblCellMar>
        </w:tblPrEx>
        <w:trPr>
          <w:trHeight w:val="459"/>
        </w:trPr>
        <w:tc>
          <w:tcPr>
            <w:tcW w:w="1458" w:type="dxa"/>
            <w:tcBorders>
              <w:top w:val="none" w:sz="6" w:space="0" w:color="auto"/>
              <w:left w:val="none" w:sz="6" w:space="0" w:color="auto"/>
              <w:bottom w:val="none" w:sz="6" w:space="0" w:color="auto"/>
              <w:right w:val="none" w:sz="6" w:space="0" w:color="auto"/>
            </w:tcBorders>
          </w:tcPr>
          <w:p w14:paraId="51F43526" w14:textId="77777777" w:rsidR="00E93BDF" w:rsidRPr="00E93BDF" w:rsidRDefault="00E93BDF" w:rsidP="00E93BDF">
            <w:pPr>
              <w:kinsoku w:val="0"/>
              <w:overflowPunct w:val="0"/>
              <w:autoSpaceDE w:val="0"/>
              <w:autoSpaceDN w:val="0"/>
              <w:adjustRightInd w:val="0"/>
              <w:spacing w:after="0" w:line="226" w:lineRule="exact"/>
              <w:ind w:left="50"/>
              <w:rPr>
                <w:spacing w:val="-2"/>
                <w:szCs w:val="20"/>
              </w:rPr>
            </w:pPr>
            <w:r w:rsidRPr="00E93BDF">
              <w:rPr>
                <w:spacing w:val="-2"/>
                <w:szCs w:val="20"/>
              </w:rPr>
              <w:lastRenderedPageBreak/>
              <w:t>252.204-7008</w:t>
            </w:r>
          </w:p>
        </w:tc>
        <w:tc>
          <w:tcPr>
            <w:tcW w:w="5270" w:type="dxa"/>
            <w:tcBorders>
              <w:top w:val="none" w:sz="6" w:space="0" w:color="auto"/>
              <w:left w:val="none" w:sz="6" w:space="0" w:color="auto"/>
              <w:bottom w:val="none" w:sz="6" w:space="0" w:color="auto"/>
              <w:right w:val="none" w:sz="6" w:space="0" w:color="auto"/>
            </w:tcBorders>
          </w:tcPr>
          <w:p w14:paraId="20A7D124" w14:textId="77777777" w:rsidR="00E93BDF" w:rsidRPr="00E93BDF" w:rsidRDefault="00E93BDF" w:rsidP="00E93BDF">
            <w:pPr>
              <w:kinsoku w:val="0"/>
              <w:overflowPunct w:val="0"/>
              <w:autoSpaceDE w:val="0"/>
              <w:autoSpaceDN w:val="0"/>
              <w:adjustRightInd w:val="0"/>
              <w:spacing w:after="0" w:line="225" w:lineRule="exact"/>
              <w:ind w:left="291"/>
              <w:rPr>
                <w:szCs w:val="20"/>
              </w:rPr>
            </w:pPr>
            <w:r w:rsidRPr="00E93BDF">
              <w:rPr>
                <w:szCs w:val="20"/>
              </w:rPr>
              <w:t>Compliance</w:t>
            </w:r>
            <w:r w:rsidRPr="00E93BDF">
              <w:rPr>
                <w:spacing w:val="-10"/>
                <w:szCs w:val="20"/>
              </w:rPr>
              <w:t xml:space="preserve"> </w:t>
            </w:r>
            <w:r w:rsidRPr="00E93BDF">
              <w:rPr>
                <w:szCs w:val="20"/>
              </w:rPr>
              <w:t>With</w:t>
            </w:r>
            <w:r w:rsidRPr="00E93BDF">
              <w:rPr>
                <w:spacing w:val="-6"/>
                <w:szCs w:val="20"/>
              </w:rPr>
              <w:t xml:space="preserve"> </w:t>
            </w:r>
            <w:r w:rsidRPr="00E93BDF">
              <w:rPr>
                <w:szCs w:val="20"/>
              </w:rPr>
              <w:t>Safeguarding</w:t>
            </w:r>
            <w:r w:rsidRPr="00E93BDF">
              <w:rPr>
                <w:spacing w:val="-6"/>
                <w:szCs w:val="20"/>
              </w:rPr>
              <w:t xml:space="preserve"> </w:t>
            </w:r>
            <w:r w:rsidRPr="00E93BDF">
              <w:rPr>
                <w:szCs w:val="20"/>
              </w:rPr>
              <w:t>Covered</w:t>
            </w:r>
            <w:r w:rsidRPr="00E93BDF">
              <w:rPr>
                <w:spacing w:val="-6"/>
                <w:szCs w:val="20"/>
              </w:rPr>
              <w:t xml:space="preserve"> </w:t>
            </w:r>
            <w:r w:rsidRPr="00E93BDF">
              <w:rPr>
                <w:szCs w:val="20"/>
              </w:rPr>
              <w:t>Defense</w:t>
            </w:r>
            <w:r w:rsidRPr="00E93BDF">
              <w:rPr>
                <w:spacing w:val="-6"/>
                <w:szCs w:val="20"/>
              </w:rPr>
              <w:t xml:space="preserve"> </w:t>
            </w:r>
            <w:r w:rsidRPr="00E93BDF">
              <w:rPr>
                <w:szCs w:val="20"/>
              </w:rPr>
              <w:t>Information</w:t>
            </w:r>
          </w:p>
          <w:p w14:paraId="610F1FDA" w14:textId="77777777" w:rsidR="00E93BDF" w:rsidRPr="00E93BDF" w:rsidRDefault="00E93BDF" w:rsidP="00E93BDF">
            <w:pPr>
              <w:kinsoku w:val="0"/>
              <w:overflowPunct w:val="0"/>
              <w:autoSpaceDE w:val="0"/>
              <w:autoSpaceDN w:val="0"/>
              <w:adjustRightInd w:val="0"/>
              <w:spacing w:after="0" w:line="214" w:lineRule="exact"/>
              <w:ind w:left="291"/>
              <w:rPr>
                <w:spacing w:val="-2"/>
                <w:szCs w:val="20"/>
              </w:rPr>
            </w:pPr>
            <w:r w:rsidRPr="00E93BDF">
              <w:rPr>
                <w:spacing w:val="-2"/>
                <w:szCs w:val="20"/>
              </w:rPr>
              <w:t>Controls</w:t>
            </w:r>
          </w:p>
        </w:tc>
        <w:tc>
          <w:tcPr>
            <w:tcW w:w="1152" w:type="dxa"/>
            <w:tcBorders>
              <w:top w:val="none" w:sz="6" w:space="0" w:color="auto"/>
              <w:left w:val="none" w:sz="6" w:space="0" w:color="auto"/>
              <w:bottom w:val="none" w:sz="6" w:space="0" w:color="auto"/>
              <w:right w:val="none" w:sz="6" w:space="0" w:color="auto"/>
            </w:tcBorders>
          </w:tcPr>
          <w:p w14:paraId="1C45DCDE" w14:textId="77777777" w:rsidR="00E93BDF" w:rsidRPr="00E93BDF" w:rsidRDefault="00E93BDF" w:rsidP="00E93BDF">
            <w:pPr>
              <w:kinsoku w:val="0"/>
              <w:overflowPunct w:val="0"/>
              <w:autoSpaceDE w:val="0"/>
              <w:autoSpaceDN w:val="0"/>
              <w:adjustRightInd w:val="0"/>
              <w:spacing w:after="0" w:line="226" w:lineRule="exact"/>
              <w:ind w:right="71"/>
              <w:jc w:val="center"/>
              <w:rPr>
                <w:szCs w:val="20"/>
              </w:rPr>
            </w:pPr>
            <w:r w:rsidRPr="00E93BDF">
              <w:rPr>
                <w:szCs w:val="20"/>
              </w:rPr>
              <w:t>OCT 2016</w:t>
            </w:r>
          </w:p>
        </w:tc>
      </w:tr>
      <w:tr w:rsidR="00E93BDF" w:rsidRPr="00E93BDF" w14:paraId="62608C10" w14:textId="77777777" w:rsidTr="00A0440E">
        <w:tblPrEx>
          <w:tblCellMar>
            <w:top w:w="0" w:type="dxa"/>
            <w:left w:w="0" w:type="dxa"/>
            <w:bottom w:w="0" w:type="dxa"/>
            <w:right w:w="0" w:type="dxa"/>
          </w:tblCellMar>
        </w:tblPrEx>
        <w:trPr>
          <w:trHeight w:val="460"/>
        </w:trPr>
        <w:tc>
          <w:tcPr>
            <w:tcW w:w="1458" w:type="dxa"/>
            <w:tcBorders>
              <w:top w:val="none" w:sz="6" w:space="0" w:color="auto"/>
              <w:left w:val="none" w:sz="6" w:space="0" w:color="auto"/>
              <w:bottom w:val="none" w:sz="6" w:space="0" w:color="auto"/>
              <w:right w:val="none" w:sz="6" w:space="0" w:color="auto"/>
            </w:tcBorders>
          </w:tcPr>
          <w:p w14:paraId="397B3E8C" w14:textId="77777777" w:rsidR="00E93BDF" w:rsidRPr="00E93BDF" w:rsidRDefault="00E93BDF" w:rsidP="00E93BDF">
            <w:pPr>
              <w:kinsoku w:val="0"/>
              <w:overflowPunct w:val="0"/>
              <w:autoSpaceDE w:val="0"/>
              <w:autoSpaceDN w:val="0"/>
              <w:adjustRightInd w:val="0"/>
              <w:spacing w:after="0" w:line="226" w:lineRule="exact"/>
              <w:ind w:left="50"/>
              <w:rPr>
                <w:spacing w:val="-2"/>
                <w:szCs w:val="20"/>
              </w:rPr>
            </w:pPr>
            <w:r w:rsidRPr="00E93BDF">
              <w:rPr>
                <w:spacing w:val="-2"/>
                <w:szCs w:val="20"/>
              </w:rPr>
              <w:t>252.204-7012</w:t>
            </w:r>
          </w:p>
        </w:tc>
        <w:tc>
          <w:tcPr>
            <w:tcW w:w="5270" w:type="dxa"/>
            <w:tcBorders>
              <w:top w:val="none" w:sz="6" w:space="0" w:color="auto"/>
              <w:left w:val="none" w:sz="6" w:space="0" w:color="auto"/>
              <w:bottom w:val="none" w:sz="6" w:space="0" w:color="auto"/>
              <w:right w:val="none" w:sz="6" w:space="0" w:color="auto"/>
            </w:tcBorders>
          </w:tcPr>
          <w:p w14:paraId="481B4425" w14:textId="77777777" w:rsidR="00E93BDF" w:rsidRPr="00E93BDF" w:rsidRDefault="00E93BDF" w:rsidP="00E93BDF">
            <w:pPr>
              <w:kinsoku w:val="0"/>
              <w:overflowPunct w:val="0"/>
              <w:autoSpaceDE w:val="0"/>
              <w:autoSpaceDN w:val="0"/>
              <w:adjustRightInd w:val="0"/>
              <w:spacing w:after="0" w:line="226" w:lineRule="exact"/>
              <w:ind w:left="291"/>
              <w:rPr>
                <w:szCs w:val="20"/>
              </w:rPr>
            </w:pPr>
            <w:r w:rsidRPr="00E93BDF">
              <w:rPr>
                <w:szCs w:val="20"/>
              </w:rPr>
              <w:t>Safeguarding Covered Defense Information and Cyber</w:t>
            </w:r>
          </w:p>
          <w:p w14:paraId="59121DA0" w14:textId="77777777" w:rsidR="00E93BDF" w:rsidRPr="00E93BDF" w:rsidRDefault="00E93BDF" w:rsidP="00E93BDF">
            <w:pPr>
              <w:kinsoku w:val="0"/>
              <w:overflowPunct w:val="0"/>
              <w:autoSpaceDE w:val="0"/>
              <w:autoSpaceDN w:val="0"/>
              <w:adjustRightInd w:val="0"/>
              <w:spacing w:after="0" w:line="215" w:lineRule="exact"/>
              <w:ind w:left="291"/>
              <w:rPr>
                <w:szCs w:val="20"/>
              </w:rPr>
            </w:pPr>
            <w:r w:rsidRPr="00E93BDF">
              <w:rPr>
                <w:szCs w:val="20"/>
              </w:rPr>
              <w:t>Incident Reporting</w:t>
            </w:r>
          </w:p>
        </w:tc>
        <w:tc>
          <w:tcPr>
            <w:tcW w:w="1152" w:type="dxa"/>
            <w:tcBorders>
              <w:top w:val="none" w:sz="6" w:space="0" w:color="auto"/>
              <w:left w:val="none" w:sz="6" w:space="0" w:color="auto"/>
              <w:bottom w:val="none" w:sz="6" w:space="0" w:color="auto"/>
              <w:right w:val="none" w:sz="6" w:space="0" w:color="auto"/>
            </w:tcBorders>
          </w:tcPr>
          <w:p w14:paraId="27076954" w14:textId="77777777" w:rsidR="00E93BDF" w:rsidRPr="00E93BDF" w:rsidRDefault="00E93BDF" w:rsidP="00E93BDF">
            <w:pPr>
              <w:kinsoku w:val="0"/>
              <w:overflowPunct w:val="0"/>
              <w:autoSpaceDE w:val="0"/>
              <w:autoSpaceDN w:val="0"/>
              <w:adjustRightInd w:val="0"/>
              <w:spacing w:after="0" w:line="226" w:lineRule="exact"/>
              <w:ind w:right="100"/>
              <w:jc w:val="center"/>
              <w:rPr>
                <w:szCs w:val="20"/>
              </w:rPr>
            </w:pPr>
            <w:r w:rsidRPr="00E93BDF">
              <w:rPr>
                <w:szCs w:val="20"/>
              </w:rPr>
              <w:t>JAN 2023</w:t>
            </w:r>
          </w:p>
        </w:tc>
      </w:tr>
      <w:tr w:rsidR="00E93BDF" w:rsidRPr="00E93BDF" w14:paraId="6BC6A5ED" w14:textId="77777777" w:rsidTr="00A0440E">
        <w:tblPrEx>
          <w:tblCellMar>
            <w:top w:w="0" w:type="dxa"/>
            <w:left w:w="0" w:type="dxa"/>
            <w:bottom w:w="0" w:type="dxa"/>
            <w:right w:w="0" w:type="dxa"/>
          </w:tblCellMar>
        </w:tblPrEx>
        <w:trPr>
          <w:trHeight w:val="460"/>
        </w:trPr>
        <w:tc>
          <w:tcPr>
            <w:tcW w:w="1458" w:type="dxa"/>
            <w:tcBorders>
              <w:top w:val="none" w:sz="6" w:space="0" w:color="auto"/>
              <w:left w:val="none" w:sz="6" w:space="0" w:color="auto"/>
              <w:bottom w:val="none" w:sz="6" w:space="0" w:color="auto"/>
              <w:right w:val="none" w:sz="6" w:space="0" w:color="auto"/>
            </w:tcBorders>
          </w:tcPr>
          <w:p w14:paraId="2CEA25C5" w14:textId="77777777" w:rsidR="00E93BDF" w:rsidRPr="00E93BDF" w:rsidRDefault="00E93BDF" w:rsidP="00E93BDF">
            <w:pPr>
              <w:kinsoku w:val="0"/>
              <w:overflowPunct w:val="0"/>
              <w:autoSpaceDE w:val="0"/>
              <w:autoSpaceDN w:val="0"/>
              <w:adjustRightInd w:val="0"/>
              <w:spacing w:after="0" w:line="226" w:lineRule="exact"/>
              <w:ind w:left="50"/>
              <w:rPr>
                <w:spacing w:val="-2"/>
                <w:szCs w:val="20"/>
              </w:rPr>
            </w:pPr>
            <w:r w:rsidRPr="00E93BDF">
              <w:rPr>
                <w:spacing w:val="-2"/>
                <w:szCs w:val="20"/>
              </w:rPr>
              <w:t>252.204-7015</w:t>
            </w:r>
          </w:p>
        </w:tc>
        <w:tc>
          <w:tcPr>
            <w:tcW w:w="5270" w:type="dxa"/>
            <w:tcBorders>
              <w:top w:val="none" w:sz="6" w:space="0" w:color="auto"/>
              <w:left w:val="none" w:sz="6" w:space="0" w:color="auto"/>
              <w:bottom w:val="none" w:sz="6" w:space="0" w:color="auto"/>
              <w:right w:val="none" w:sz="6" w:space="0" w:color="auto"/>
            </w:tcBorders>
          </w:tcPr>
          <w:p w14:paraId="2DB7B5E2" w14:textId="77777777" w:rsidR="00E93BDF" w:rsidRPr="00E93BDF" w:rsidRDefault="00E93BDF" w:rsidP="00E93BDF">
            <w:pPr>
              <w:kinsoku w:val="0"/>
              <w:overflowPunct w:val="0"/>
              <w:autoSpaceDE w:val="0"/>
              <w:autoSpaceDN w:val="0"/>
              <w:adjustRightInd w:val="0"/>
              <w:spacing w:after="0" w:line="226" w:lineRule="exact"/>
              <w:ind w:left="291"/>
              <w:rPr>
                <w:szCs w:val="20"/>
              </w:rPr>
            </w:pPr>
            <w:r w:rsidRPr="00E93BDF">
              <w:rPr>
                <w:szCs w:val="20"/>
              </w:rPr>
              <w:t>Notice of</w:t>
            </w:r>
            <w:r w:rsidRPr="00E93BDF">
              <w:rPr>
                <w:spacing w:val="-11"/>
                <w:szCs w:val="20"/>
              </w:rPr>
              <w:t xml:space="preserve"> </w:t>
            </w:r>
            <w:r w:rsidRPr="00E93BDF">
              <w:rPr>
                <w:szCs w:val="20"/>
              </w:rPr>
              <w:t>Authorized</w:t>
            </w:r>
            <w:r w:rsidRPr="00E93BDF">
              <w:rPr>
                <w:spacing w:val="-1"/>
                <w:szCs w:val="20"/>
              </w:rPr>
              <w:t xml:space="preserve"> </w:t>
            </w:r>
            <w:r w:rsidRPr="00E93BDF">
              <w:rPr>
                <w:szCs w:val="20"/>
              </w:rPr>
              <w:t>Disclosure of Information</w:t>
            </w:r>
            <w:r w:rsidRPr="00E93BDF">
              <w:rPr>
                <w:spacing w:val="-1"/>
                <w:szCs w:val="20"/>
              </w:rPr>
              <w:t xml:space="preserve"> </w:t>
            </w:r>
            <w:r w:rsidRPr="00E93BDF">
              <w:rPr>
                <w:szCs w:val="20"/>
              </w:rPr>
              <w:t>for Litigation</w:t>
            </w:r>
          </w:p>
          <w:p w14:paraId="7BC9653B" w14:textId="77777777" w:rsidR="00E93BDF" w:rsidRPr="00E93BDF" w:rsidRDefault="00E93BDF" w:rsidP="00E93BDF">
            <w:pPr>
              <w:kinsoku w:val="0"/>
              <w:overflowPunct w:val="0"/>
              <w:autoSpaceDE w:val="0"/>
              <w:autoSpaceDN w:val="0"/>
              <w:adjustRightInd w:val="0"/>
              <w:spacing w:after="0" w:line="215" w:lineRule="exact"/>
              <w:ind w:left="291"/>
              <w:rPr>
                <w:spacing w:val="-2"/>
                <w:szCs w:val="20"/>
              </w:rPr>
            </w:pPr>
            <w:r w:rsidRPr="00E93BDF">
              <w:rPr>
                <w:spacing w:val="-2"/>
                <w:szCs w:val="20"/>
              </w:rPr>
              <w:t>Support</w:t>
            </w:r>
          </w:p>
        </w:tc>
        <w:tc>
          <w:tcPr>
            <w:tcW w:w="1152" w:type="dxa"/>
            <w:tcBorders>
              <w:top w:val="none" w:sz="6" w:space="0" w:color="auto"/>
              <w:left w:val="none" w:sz="6" w:space="0" w:color="auto"/>
              <w:bottom w:val="none" w:sz="6" w:space="0" w:color="auto"/>
              <w:right w:val="none" w:sz="6" w:space="0" w:color="auto"/>
            </w:tcBorders>
          </w:tcPr>
          <w:p w14:paraId="783D893B" w14:textId="77777777" w:rsidR="00E93BDF" w:rsidRPr="00E93BDF" w:rsidRDefault="00E93BDF" w:rsidP="00E93BDF">
            <w:pPr>
              <w:kinsoku w:val="0"/>
              <w:overflowPunct w:val="0"/>
              <w:autoSpaceDE w:val="0"/>
              <w:autoSpaceDN w:val="0"/>
              <w:adjustRightInd w:val="0"/>
              <w:spacing w:after="0" w:line="226" w:lineRule="exact"/>
              <w:ind w:right="100"/>
              <w:jc w:val="center"/>
              <w:rPr>
                <w:szCs w:val="20"/>
              </w:rPr>
            </w:pPr>
            <w:r w:rsidRPr="00E93BDF">
              <w:rPr>
                <w:szCs w:val="20"/>
              </w:rPr>
              <w:t>JAN 2023</w:t>
            </w:r>
          </w:p>
        </w:tc>
      </w:tr>
      <w:tr w:rsidR="00E93BDF" w:rsidRPr="00E93BDF" w14:paraId="5BDAD09F" w14:textId="77777777" w:rsidTr="00A0440E">
        <w:tblPrEx>
          <w:tblCellMar>
            <w:top w:w="0" w:type="dxa"/>
            <w:left w:w="0" w:type="dxa"/>
            <w:bottom w:w="0" w:type="dxa"/>
            <w:right w:w="0" w:type="dxa"/>
          </w:tblCellMar>
        </w:tblPrEx>
        <w:trPr>
          <w:trHeight w:val="458"/>
        </w:trPr>
        <w:tc>
          <w:tcPr>
            <w:tcW w:w="1458" w:type="dxa"/>
            <w:tcBorders>
              <w:top w:val="none" w:sz="6" w:space="0" w:color="auto"/>
              <w:left w:val="none" w:sz="6" w:space="0" w:color="auto"/>
              <w:bottom w:val="none" w:sz="6" w:space="0" w:color="auto"/>
              <w:right w:val="none" w:sz="6" w:space="0" w:color="auto"/>
            </w:tcBorders>
          </w:tcPr>
          <w:p w14:paraId="3ED85AED" w14:textId="77777777" w:rsidR="00E93BDF" w:rsidRPr="00E93BDF" w:rsidRDefault="00E93BDF" w:rsidP="00E93BDF">
            <w:pPr>
              <w:kinsoku w:val="0"/>
              <w:overflowPunct w:val="0"/>
              <w:autoSpaceDE w:val="0"/>
              <w:autoSpaceDN w:val="0"/>
              <w:adjustRightInd w:val="0"/>
              <w:spacing w:after="0" w:line="226" w:lineRule="exact"/>
              <w:ind w:left="50"/>
              <w:rPr>
                <w:spacing w:val="-2"/>
                <w:szCs w:val="20"/>
              </w:rPr>
            </w:pPr>
            <w:r w:rsidRPr="00E93BDF">
              <w:rPr>
                <w:spacing w:val="-2"/>
                <w:szCs w:val="20"/>
              </w:rPr>
              <w:t>252.204-7018</w:t>
            </w:r>
          </w:p>
        </w:tc>
        <w:tc>
          <w:tcPr>
            <w:tcW w:w="5270" w:type="dxa"/>
            <w:tcBorders>
              <w:top w:val="none" w:sz="6" w:space="0" w:color="auto"/>
              <w:left w:val="none" w:sz="6" w:space="0" w:color="auto"/>
              <w:bottom w:val="none" w:sz="6" w:space="0" w:color="auto"/>
              <w:right w:val="none" w:sz="6" w:space="0" w:color="auto"/>
            </w:tcBorders>
          </w:tcPr>
          <w:p w14:paraId="0D250A3F" w14:textId="77777777" w:rsidR="00E93BDF" w:rsidRPr="00E93BDF" w:rsidRDefault="00E93BDF" w:rsidP="00E93BDF">
            <w:pPr>
              <w:kinsoku w:val="0"/>
              <w:overflowPunct w:val="0"/>
              <w:autoSpaceDE w:val="0"/>
              <w:autoSpaceDN w:val="0"/>
              <w:adjustRightInd w:val="0"/>
              <w:spacing w:after="0" w:line="228" w:lineRule="exact"/>
              <w:ind w:left="291"/>
              <w:rPr>
                <w:szCs w:val="20"/>
              </w:rPr>
            </w:pPr>
            <w:r w:rsidRPr="00E93BDF">
              <w:rPr>
                <w:szCs w:val="20"/>
              </w:rPr>
              <w:t>Prohibition</w:t>
            </w:r>
            <w:r w:rsidRPr="00E93BDF">
              <w:rPr>
                <w:spacing w:val="-12"/>
                <w:szCs w:val="20"/>
              </w:rPr>
              <w:t xml:space="preserve"> </w:t>
            </w:r>
            <w:r w:rsidRPr="00E93BDF">
              <w:rPr>
                <w:szCs w:val="20"/>
              </w:rPr>
              <w:t>on</w:t>
            </w:r>
            <w:r w:rsidRPr="00E93BDF">
              <w:rPr>
                <w:spacing w:val="-6"/>
                <w:szCs w:val="20"/>
              </w:rPr>
              <w:t xml:space="preserve"> </w:t>
            </w:r>
            <w:r w:rsidRPr="00E93BDF">
              <w:rPr>
                <w:szCs w:val="20"/>
              </w:rPr>
              <w:t>the</w:t>
            </w:r>
            <w:r w:rsidRPr="00E93BDF">
              <w:rPr>
                <w:spacing w:val="-13"/>
                <w:szCs w:val="20"/>
              </w:rPr>
              <w:t xml:space="preserve"> </w:t>
            </w:r>
            <w:r w:rsidRPr="00E93BDF">
              <w:rPr>
                <w:szCs w:val="20"/>
              </w:rPr>
              <w:t>Acquisition</w:t>
            </w:r>
            <w:r w:rsidRPr="00E93BDF">
              <w:rPr>
                <w:spacing w:val="-8"/>
                <w:szCs w:val="20"/>
              </w:rPr>
              <w:t xml:space="preserve"> </w:t>
            </w:r>
            <w:r w:rsidRPr="00E93BDF">
              <w:rPr>
                <w:szCs w:val="20"/>
              </w:rPr>
              <w:t>of</w:t>
            </w:r>
            <w:r w:rsidRPr="00E93BDF">
              <w:rPr>
                <w:spacing w:val="-8"/>
                <w:szCs w:val="20"/>
              </w:rPr>
              <w:t xml:space="preserve"> </w:t>
            </w:r>
            <w:r w:rsidRPr="00E93BDF">
              <w:rPr>
                <w:szCs w:val="20"/>
              </w:rPr>
              <w:t>Covered</w:t>
            </w:r>
            <w:r w:rsidRPr="00E93BDF">
              <w:rPr>
                <w:spacing w:val="-7"/>
                <w:szCs w:val="20"/>
              </w:rPr>
              <w:t xml:space="preserve"> </w:t>
            </w:r>
            <w:r w:rsidRPr="00E93BDF">
              <w:rPr>
                <w:szCs w:val="20"/>
              </w:rPr>
              <w:t>Defense Telecommunications Equipment or Services</w:t>
            </w:r>
          </w:p>
        </w:tc>
        <w:tc>
          <w:tcPr>
            <w:tcW w:w="1152" w:type="dxa"/>
            <w:tcBorders>
              <w:top w:val="none" w:sz="6" w:space="0" w:color="auto"/>
              <w:left w:val="none" w:sz="6" w:space="0" w:color="auto"/>
              <w:bottom w:val="none" w:sz="6" w:space="0" w:color="auto"/>
              <w:right w:val="none" w:sz="6" w:space="0" w:color="auto"/>
            </w:tcBorders>
          </w:tcPr>
          <w:p w14:paraId="6106C5B0" w14:textId="77777777" w:rsidR="00E93BDF" w:rsidRPr="00E93BDF" w:rsidRDefault="00E93BDF" w:rsidP="00E93BDF">
            <w:pPr>
              <w:kinsoku w:val="0"/>
              <w:overflowPunct w:val="0"/>
              <w:autoSpaceDE w:val="0"/>
              <w:autoSpaceDN w:val="0"/>
              <w:adjustRightInd w:val="0"/>
              <w:spacing w:after="0" w:line="226" w:lineRule="exact"/>
              <w:ind w:right="100"/>
              <w:jc w:val="center"/>
              <w:rPr>
                <w:szCs w:val="20"/>
              </w:rPr>
            </w:pPr>
            <w:r w:rsidRPr="00E93BDF">
              <w:rPr>
                <w:szCs w:val="20"/>
              </w:rPr>
              <w:t>JAN 2023</w:t>
            </w:r>
          </w:p>
        </w:tc>
      </w:tr>
      <w:tr w:rsidR="00E93BDF" w:rsidRPr="00E93BDF" w14:paraId="6B849FD3" w14:textId="77777777" w:rsidTr="00A0440E">
        <w:tblPrEx>
          <w:tblCellMar>
            <w:top w:w="0" w:type="dxa"/>
            <w:left w:w="0" w:type="dxa"/>
            <w:bottom w:w="0" w:type="dxa"/>
            <w:right w:w="0" w:type="dxa"/>
          </w:tblCellMar>
        </w:tblPrEx>
        <w:trPr>
          <w:trHeight w:val="691"/>
        </w:trPr>
        <w:tc>
          <w:tcPr>
            <w:tcW w:w="1458" w:type="dxa"/>
            <w:tcBorders>
              <w:top w:val="none" w:sz="6" w:space="0" w:color="auto"/>
              <w:left w:val="none" w:sz="6" w:space="0" w:color="auto"/>
              <w:bottom w:val="none" w:sz="6" w:space="0" w:color="auto"/>
              <w:right w:val="none" w:sz="6" w:space="0" w:color="auto"/>
            </w:tcBorders>
          </w:tcPr>
          <w:p w14:paraId="74823BE0" w14:textId="77777777" w:rsidR="00E93BDF" w:rsidRPr="00E93BDF" w:rsidRDefault="00E93BDF" w:rsidP="00E93BDF">
            <w:pPr>
              <w:kinsoku w:val="0"/>
              <w:overflowPunct w:val="0"/>
              <w:autoSpaceDE w:val="0"/>
              <w:autoSpaceDN w:val="0"/>
              <w:adjustRightInd w:val="0"/>
              <w:spacing w:after="0" w:line="226" w:lineRule="exact"/>
              <w:ind w:left="50"/>
              <w:rPr>
                <w:spacing w:val="-2"/>
                <w:szCs w:val="20"/>
              </w:rPr>
            </w:pPr>
            <w:r w:rsidRPr="00E93BDF">
              <w:rPr>
                <w:spacing w:val="-2"/>
                <w:szCs w:val="20"/>
              </w:rPr>
              <w:t>252.209-7004</w:t>
            </w:r>
          </w:p>
        </w:tc>
        <w:tc>
          <w:tcPr>
            <w:tcW w:w="5270" w:type="dxa"/>
            <w:tcBorders>
              <w:top w:val="none" w:sz="6" w:space="0" w:color="auto"/>
              <w:left w:val="none" w:sz="6" w:space="0" w:color="auto"/>
              <w:bottom w:val="none" w:sz="6" w:space="0" w:color="auto"/>
              <w:right w:val="none" w:sz="6" w:space="0" w:color="auto"/>
            </w:tcBorders>
          </w:tcPr>
          <w:p w14:paraId="433FF197" w14:textId="77777777" w:rsidR="00E93BDF" w:rsidRPr="00E93BDF" w:rsidRDefault="00E93BDF" w:rsidP="00E93BDF">
            <w:pPr>
              <w:kinsoku w:val="0"/>
              <w:overflowPunct w:val="0"/>
              <w:autoSpaceDE w:val="0"/>
              <w:autoSpaceDN w:val="0"/>
              <w:adjustRightInd w:val="0"/>
              <w:spacing w:after="0" w:line="226" w:lineRule="exact"/>
              <w:ind w:left="291"/>
              <w:rPr>
                <w:szCs w:val="20"/>
              </w:rPr>
            </w:pPr>
            <w:r w:rsidRPr="00E93BDF">
              <w:rPr>
                <w:szCs w:val="20"/>
              </w:rPr>
              <w:t>Subcontracting</w:t>
            </w:r>
            <w:r w:rsidRPr="00E93BDF">
              <w:rPr>
                <w:spacing w:val="-8"/>
                <w:szCs w:val="20"/>
              </w:rPr>
              <w:t xml:space="preserve"> </w:t>
            </w:r>
            <w:r w:rsidRPr="00E93BDF">
              <w:rPr>
                <w:szCs w:val="20"/>
              </w:rPr>
              <w:t>With</w:t>
            </w:r>
            <w:r w:rsidRPr="00E93BDF">
              <w:rPr>
                <w:spacing w:val="-3"/>
                <w:szCs w:val="20"/>
              </w:rPr>
              <w:t xml:space="preserve"> </w:t>
            </w:r>
            <w:r w:rsidRPr="00E93BDF">
              <w:rPr>
                <w:szCs w:val="20"/>
              </w:rPr>
              <w:t>Firms</w:t>
            </w:r>
            <w:r w:rsidRPr="00E93BDF">
              <w:rPr>
                <w:spacing w:val="-9"/>
                <w:szCs w:val="20"/>
              </w:rPr>
              <w:t xml:space="preserve"> </w:t>
            </w:r>
            <w:r w:rsidRPr="00E93BDF">
              <w:rPr>
                <w:szCs w:val="20"/>
              </w:rPr>
              <w:t>That</w:t>
            </w:r>
            <w:r w:rsidRPr="00E93BDF">
              <w:rPr>
                <w:spacing w:val="-13"/>
                <w:szCs w:val="20"/>
              </w:rPr>
              <w:t xml:space="preserve"> </w:t>
            </w:r>
            <w:r w:rsidRPr="00E93BDF">
              <w:rPr>
                <w:szCs w:val="20"/>
              </w:rPr>
              <w:t>Are</w:t>
            </w:r>
            <w:r w:rsidRPr="00E93BDF">
              <w:rPr>
                <w:spacing w:val="-2"/>
                <w:szCs w:val="20"/>
              </w:rPr>
              <w:t xml:space="preserve"> </w:t>
            </w:r>
            <w:r w:rsidRPr="00E93BDF">
              <w:rPr>
                <w:szCs w:val="20"/>
              </w:rPr>
              <w:t>Owned</w:t>
            </w:r>
            <w:r w:rsidRPr="00E93BDF">
              <w:rPr>
                <w:spacing w:val="-2"/>
                <w:szCs w:val="20"/>
              </w:rPr>
              <w:t xml:space="preserve"> </w:t>
            </w:r>
            <w:r w:rsidRPr="00E93BDF">
              <w:rPr>
                <w:szCs w:val="20"/>
              </w:rPr>
              <w:t>or</w:t>
            </w:r>
            <w:r w:rsidRPr="00E93BDF">
              <w:rPr>
                <w:spacing w:val="-3"/>
                <w:szCs w:val="20"/>
              </w:rPr>
              <w:t xml:space="preserve"> </w:t>
            </w:r>
            <w:r w:rsidRPr="00E93BDF">
              <w:rPr>
                <w:szCs w:val="20"/>
              </w:rPr>
              <w:t>Controlled</w:t>
            </w:r>
            <w:r w:rsidRPr="00E93BDF">
              <w:rPr>
                <w:spacing w:val="-2"/>
                <w:szCs w:val="20"/>
              </w:rPr>
              <w:t xml:space="preserve"> </w:t>
            </w:r>
            <w:r w:rsidRPr="00E93BDF">
              <w:rPr>
                <w:szCs w:val="20"/>
              </w:rPr>
              <w:t>By</w:t>
            </w:r>
          </w:p>
          <w:p w14:paraId="07241962" w14:textId="77777777" w:rsidR="00E93BDF" w:rsidRPr="00E93BDF" w:rsidRDefault="00E93BDF" w:rsidP="00E93BDF">
            <w:pPr>
              <w:kinsoku w:val="0"/>
              <w:overflowPunct w:val="0"/>
              <w:autoSpaceDE w:val="0"/>
              <w:autoSpaceDN w:val="0"/>
              <w:adjustRightInd w:val="0"/>
              <w:spacing w:after="0" w:line="230" w:lineRule="atLeast"/>
              <w:ind w:left="291"/>
              <w:rPr>
                <w:spacing w:val="-2"/>
                <w:szCs w:val="20"/>
              </w:rPr>
            </w:pPr>
            <w:r w:rsidRPr="00E93BDF">
              <w:rPr>
                <w:szCs w:val="20"/>
              </w:rPr>
              <w:t>The</w:t>
            </w:r>
            <w:r w:rsidRPr="00E93BDF">
              <w:rPr>
                <w:spacing w:val="-4"/>
                <w:szCs w:val="20"/>
              </w:rPr>
              <w:t xml:space="preserve"> </w:t>
            </w:r>
            <w:r w:rsidRPr="00E93BDF">
              <w:rPr>
                <w:szCs w:val="20"/>
              </w:rPr>
              <w:t>Government</w:t>
            </w:r>
            <w:r w:rsidRPr="00E93BDF">
              <w:rPr>
                <w:spacing w:val="-7"/>
                <w:szCs w:val="20"/>
              </w:rPr>
              <w:t xml:space="preserve"> </w:t>
            </w:r>
            <w:r w:rsidRPr="00E93BDF">
              <w:rPr>
                <w:szCs w:val="20"/>
              </w:rPr>
              <w:t>of</w:t>
            </w:r>
            <w:r w:rsidRPr="00E93BDF">
              <w:rPr>
                <w:spacing w:val="-4"/>
                <w:szCs w:val="20"/>
              </w:rPr>
              <w:t xml:space="preserve"> </w:t>
            </w:r>
            <w:r w:rsidRPr="00E93BDF">
              <w:rPr>
                <w:szCs w:val="20"/>
              </w:rPr>
              <w:t>a</w:t>
            </w:r>
            <w:r w:rsidRPr="00E93BDF">
              <w:rPr>
                <w:spacing w:val="-4"/>
                <w:szCs w:val="20"/>
              </w:rPr>
              <w:t xml:space="preserve"> </w:t>
            </w:r>
            <w:r w:rsidRPr="00E93BDF">
              <w:rPr>
                <w:szCs w:val="20"/>
              </w:rPr>
              <w:t>Country</w:t>
            </w:r>
            <w:r w:rsidRPr="00E93BDF">
              <w:rPr>
                <w:spacing w:val="-5"/>
                <w:szCs w:val="20"/>
              </w:rPr>
              <w:t xml:space="preserve"> </w:t>
            </w:r>
            <w:r w:rsidRPr="00E93BDF">
              <w:rPr>
                <w:szCs w:val="20"/>
              </w:rPr>
              <w:t>that</w:t>
            </w:r>
            <w:r w:rsidRPr="00E93BDF">
              <w:rPr>
                <w:spacing w:val="-4"/>
                <w:szCs w:val="20"/>
              </w:rPr>
              <w:t xml:space="preserve"> </w:t>
            </w:r>
            <w:r w:rsidRPr="00E93BDF">
              <w:rPr>
                <w:szCs w:val="20"/>
              </w:rPr>
              <w:t>is</w:t>
            </w:r>
            <w:r w:rsidRPr="00E93BDF">
              <w:rPr>
                <w:spacing w:val="-5"/>
                <w:szCs w:val="20"/>
              </w:rPr>
              <w:t xml:space="preserve"> </w:t>
            </w:r>
            <w:r w:rsidRPr="00E93BDF">
              <w:rPr>
                <w:szCs w:val="20"/>
              </w:rPr>
              <w:t>a</w:t>
            </w:r>
            <w:r w:rsidRPr="00E93BDF">
              <w:rPr>
                <w:spacing w:val="-4"/>
                <w:szCs w:val="20"/>
              </w:rPr>
              <w:t xml:space="preserve"> </w:t>
            </w:r>
            <w:r w:rsidRPr="00E93BDF">
              <w:rPr>
                <w:szCs w:val="20"/>
              </w:rPr>
              <w:t>State</w:t>
            </w:r>
            <w:r w:rsidRPr="00E93BDF">
              <w:rPr>
                <w:spacing w:val="-4"/>
                <w:szCs w:val="20"/>
              </w:rPr>
              <w:t xml:space="preserve"> </w:t>
            </w:r>
            <w:r w:rsidRPr="00E93BDF">
              <w:rPr>
                <w:szCs w:val="20"/>
              </w:rPr>
              <w:t>Sponsor</w:t>
            </w:r>
            <w:r w:rsidRPr="00E93BDF">
              <w:rPr>
                <w:spacing w:val="-4"/>
                <w:szCs w:val="20"/>
              </w:rPr>
              <w:t xml:space="preserve"> </w:t>
            </w:r>
            <w:r w:rsidRPr="00E93BDF">
              <w:rPr>
                <w:szCs w:val="20"/>
              </w:rPr>
              <w:t xml:space="preserve">of </w:t>
            </w:r>
            <w:r w:rsidRPr="00E93BDF">
              <w:rPr>
                <w:spacing w:val="-2"/>
                <w:szCs w:val="20"/>
              </w:rPr>
              <w:t>Terrorism</w:t>
            </w:r>
          </w:p>
        </w:tc>
        <w:tc>
          <w:tcPr>
            <w:tcW w:w="1152" w:type="dxa"/>
            <w:tcBorders>
              <w:top w:val="none" w:sz="6" w:space="0" w:color="auto"/>
              <w:left w:val="none" w:sz="6" w:space="0" w:color="auto"/>
              <w:bottom w:val="none" w:sz="6" w:space="0" w:color="auto"/>
              <w:right w:val="none" w:sz="6" w:space="0" w:color="auto"/>
            </w:tcBorders>
          </w:tcPr>
          <w:p w14:paraId="0EEE6AD1" w14:textId="77777777" w:rsidR="00E93BDF" w:rsidRPr="00E93BDF" w:rsidRDefault="00E93BDF" w:rsidP="00E93BDF">
            <w:pPr>
              <w:kinsoku w:val="0"/>
              <w:overflowPunct w:val="0"/>
              <w:autoSpaceDE w:val="0"/>
              <w:autoSpaceDN w:val="0"/>
              <w:adjustRightInd w:val="0"/>
              <w:spacing w:after="0" w:line="226" w:lineRule="exact"/>
              <w:ind w:right="25"/>
              <w:jc w:val="center"/>
              <w:rPr>
                <w:szCs w:val="20"/>
              </w:rPr>
            </w:pPr>
            <w:r w:rsidRPr="00E93BDF">
              <w:rPr>
                <w:szCs w:val="20"/>
              </w:rPr>
              <w:t>MAY</w:t>
            </w:r>
            <w:r w:rsidRPr="00E93BDF">
              <w:rPr>
                <w:spacing w:val="-13"/>
                <w:szCs w:val="20"/>
              </w:rPr>
              <w:t xml:space="preserve"> </w:t>
            </w:r>
            <w:r w:rsidRPr="00E93BDF">
              <w:rPr>
                <w:szCs w:val="20"/>
              </w:rPr>
              <w:t>2019</w:t>
            </w:r>
          </w:p>
        </w:tc>
      </w:tr>
      <w:tr w:rsidR="00E93BDF" w:rsidRPr="00E93BDF" w14:paraId="73338D14" w14:textId="77777777" w:rsidTr="00A0440E">
        <w:tblPrEx>
          <w:tblCellMar>
            <w:top w:w="0" w:type="dxa"/>
            <w:left w:w="0" w:type="dxa"/>
            <w:bottom w:w="0" w:type="dxa"/>
            <w:right w:w="0" w:type="dxa"/>
          </w:tblCellMar>
        </w:tblPrEx>
        <w:trPr>
          <w:trHeight w:val="225"/>
        </w:trPr>
        <w:tc>
          <w:tcPr>
            <w:tcW w:w="1458" w:type="dxa"/>
            <w:tcBorders>
              <w:top w:val="none" w:sz="6" w:space="0" w:color="auto"/>
              <w:left w:val="none" w:sz="6" w:space="0" w:color="auto"/>
              <w:bottom w:val="none" w:sz="6" w:space="0" w:color="auto"/>
              <w:right w:val="none" w:sz="6" w:space="0" w:color="auto"/>
            </w:tcBorders>
          </w:tcPr>
          <w:p w14:paraId="59F461EE" w14:textId="77777777" w:rsidR="00E93BDF" w:rsidRPr="00E93BDF" w:rsidRDefault="00E93BDF" w:rsidP="00E93BDF">
            <w:pPr>
              <w:kinsoku w:val="0"/>
              <w:overflowPunct w:val="0"/>
              <w:autoSpaceDE w:val="0"/>
              <w:autoSpaceDN w:val="0"/>
              <w:adjustRightInd w:val="0"/>
              <w:spacing w:after="0" w:line="205" w:lineRule="exact"/>
              <w:ind w:left="50"/>
              <w:rPr>
                <w:spacing w:val="-2"/>
                <w:szCs w:val="20"/>
              </w:rPr>
            </w:pPr>
            <w:r w:rsidRPr="00E93BDF">
              <w:rPr>
                <w:spacing w:val="-2"/>
                <w:szCs w:val="20"/>
              </w:rPr>
              <w:t>252.211-7003</w:t>
            </w:r>
          </w:p>
        </w:tc>
        <w:tc>
          <w:tcPr>
            <w:tcW w:w="5270" w:type="dxa"/>
            <w:tcBorders>
              <w:top w:val="none" w:sz="6" w:space="0" w:color="auto"/>
              <w:left w:val="none" w:sz="6" w:space="0" w:color="auto"/>
              <w:bottom w:val="none" w:sz="6" w:space="0" w:color="auto"/>
              <w:right w:val="none" w:sz="6" w:space="0" w:color="auto"/>
            </w:tcBorders>
          </w:tcPr>
          <w:p w14:paraId="0F5DC01B" w14:textId="77777777" w:rsidR="00E93BDF" w:rsidRPr="00E93BDF" w:rsidRDefault="00E93BDF" w:rsidP="00E93BDF">
            <w:pPr>
              <w:kinsoku w:val="0"/>
              <w:overflowPunct w:val="0"/>
              <w:autoSpaceDE w:val="0"/>
              <w:autoSpaceDN w:val="0"/>
              <w:adjustRightInd w:val="0"/>
              <w:spacing w:after="0" w:line="205" w:lineRule="exact"/>
              <w:ind w:left="291"/>
              <w:rPr>
                <w:szCs w:val="20"/>
              </w:rPr>
            </w:pPr>
            <w:r w:rsidRPr="00E93BDF">
              <w:rPr>
                <w:szCs w:val="20"/>
              </w:rPr>
              <w:t>Item Unique Identification and Valuation</w:t>
            </w:r>
          </w:p>
        </w:tc>
        <w:tc>
          <w:tcPr>
            <w:tcW w:w="1152" w:type="dxa"/>
            <w:tcBorders>
              <w:top w:val="none" w:sz="6" w:space="0" w:color="auto"/>
              <w:left w:val="none" w:sz="6" w:space="0" w:color="auto"/>
              <w:bottom w:val="none" w:sz="6" w:space="0" w:color="auto"/>
              <w:right w:val="none" w:sz="6" w:space="0" w:color="auto"/>
            </w:tcBorders>
          </w:tcPr>
          <w:p w14:paraId="1A9F7AB7" w14:textId="77777777" w:rsidR="00E93BDF" w:rsidRPr="00E93BDF" w:rsidRDefault="00E93BDF" w:rsidP="00E93BDF">
            <w:pPr>
              <w:kinsoku w:val="0"/>
              <w:overflowPunct w:val="0"/>
              <w:autoSpaceDE w:val="0"/>
              <w:autoSpaceDN w:val="0"/>
              <w:adjustRightInd w:val="0"/>
              <w:spacing w:after="0" w:line="205" w:lineRule="exact"/>
              <w:ind w:right="100"/>
              <w:jc w:val="center"/>
              <w:rPr>
                <w:szCs w:val="20"/>
              </w:rPr>
            </w:pPr>
            <w:r w:rsidRPr="00E93BDF">
              <w:rPr>
                <w:szCs w:val="20"/>
              </w:rPr>
              <w:t>JAN 2023</w:t>
            </w:r>
          </w:p>
        </w:tc>
      </w:tr>
    </w:tbl>
    <w:p w14:paraId="71235697" w14:textId="77777777" w:rsidR="00E93BDF" w:rsidRPr="00E93BDF" w:rsidRDefault="00E93BDF" w:rsidP="00E93BDF">
      <w:pPr>
        <w:kinsoku w:val="0"/>
        <w:overflowPunct w:val="0"/>
        <w:autoSpaceDE w:val="0"/>
        <w:autoSpaceDN w:val="0"/>
        <w:adjustRightInd w:val="0"/>
        <w:spacing w:before="6" w:after="0" w:line="240" w:lineRule="auto"/>
        <w:rPr>
          <w:sz w:val="2"/>
          <w:szCs w:val="2"/>
        </w:rPr>
      </w:pPr>
    </w:p>
    <w:tbl>
      <w:tblPr>
        <w:tblW w:w="0" w:type="auto"/>
        <w:tblInd w:w="310" w:type="dxa"/>
        <w:tblLayout w:type="fixed"/>
        <w:tblCellMar>
          <w:left w:w="0" w:type="dxa"/>
          <w:right w:w="0" w:type="dxa"/>
        </w:tblCellMar>
        <w:tblLook w:val="0000" w:firstRow="0" w:lastRow="0" w:firstColumn="0" w:lastColumn="0" w:noHBand="0" w:noVBand="0"/>
      </w:tblPr>
      <w:tblGrid>
        <w:gridCol w:w="1458"/>
        <w:gridCol w:w="5209"/>
        <w:gridCol w:w="1041"/>
      </w:tblGrid>
      <w:tr w:rsidR="00E93BDF" w:rsidRPr="00E93BDF" w14:paraId="3ED3953F" w14:textId="77777777">
        <w:tblPrEx>
          <w:tblCellMar>
            <w:top w:w="0" w:type="dxa"/>
            <w:left w:w="0" w:type="dxa"/>
            <w:bottom w:w="0" w:type="dxa"/>
            <w:right w:w="0" w:type="dxa"/>
          </w:tblCellMar>
        </w:tblPrEx>
        <w:trPr>
          <w:trHeight w:val="455"/>
        </w:trPr>
        <w:tc>
          <w:tcPr>
            <w:tcW w:w="1458" w:type="dxa"/>
            <w:tcBorders>
              <w:top w:val="none" w:sz="6" w:space="0" w:color="auto"/>
              <w:left w:val="none" w:sz="6" w:space="0" w:color="auto"/>
              <w:bottom w:val="none" w:sz="6" w:space="0" w:color="auto"/>
              <w:right w:val="none" w:sz="6" w:space="0" w:color="auto"/>
            </w:tcBorders>
          </w:tcPr>
          <w:p w14:paraId="73BDC37B" w14:textId="77777777" w:rsidR="00E93BDF" w:rsidRPr="00E93BDF" w:rsidRDefault="00E93BDF" w:rsidP="00E93BDF">
            <w:pPr>
              <w:kinsoku w:val="0"/>
              <w:overflowPunct w:val="0"/>
              <w:autoSpaceDE w:val="0"/>
              <w:autoSpaceDN w:val="0"/>
              <w:adjustRightInd w:val="0"/>
              <w:spacing w:after="0" w:line="221" w:lineRule="exact"/>
              <w:ind w:left="50"/>
              <w:rPr>
                <w:spacing w:val="-2"/>
                <w:szCs w:val="20"/>
              </w:rPr>
            </w:pPr>
            <w:r w:rsidRPr="00E93BDF">
              <w:rPr>
                <w:spacing w:val="-2"/>
                <w:szCs w:val="20"/>
              </w:rPr>
              <w:t>252.223-7006</w:t>
            </w:r>
          </w:p>
        </w:tc>
        <w:tc>
          <w:tcPr>
            <w:tcW w:w="5209" w:type="dxa"/>
            <w:tcBorders>
              <w:top w:val="none" w:sz="6" w:space="0" w:color="auto"/>
              <w:left w:val="none" w:sz="6" w:space="0" w:color="auto"/>
              <w:bottom w:val="none" w:sz="6" w:space="0" w:color="auto"/>
              <w:right w:val="none" w:sz="6" w:space="0" w:color="auto"/>
            </w:tcBorders>
          </w:tcPr>
          <w:p w14:paraId="520143CA" w14:textId="77777777" w:rsidR="00E93BDF" w:rsidRPr="00E93BDF" w:rsidRDefault="00E93BDF" w:rsidP="00E93BDF">
            <w:pPr>
              <w:kinsoku w:val="0"/>
              <w:overflowPunct w:val="0"/>
              <w:autoSpaceDE w:val="0"/>
              <w:autoSpaceDN w:val="0"/>
              <w:adjustRightInd w:val="0"/>
              <w:spacing w:after="0" w:line="221" w:lineRule="exact"/>
              <w:ind w:left="291"/>
              <w:rPr>
                <w:szCs w:val="20"/>
              </w:rPr>
            </w:pPr>
            <w:r w:rsidRPr="00E93BDF">
              <w:rPr>
                <w:szCs w:val="20"/>
              </w:rPr>
              <w:t>Prohibition On Storage,</w:t>
            </w:r>
            <w:r w:rsidRPr="00E93BDF">
              <w:rPr>
                <w:spacing w:val="-2"/>
                <w:szCs w:val="20"/>
              </w:rPr>
              <w:t xml:space="preserve"> </w:t>
            </w:r>
            <w:r w:rsidRPr="00E93BDF">
              <w:rPr>
                <w:szCs w:val="20"/>
              </w:rPr>
              <w:t>Treatment, and Disposal of</w:t>
            </w:r>
            <w:r w:rsidRPr="00E93BDF">
              <w:rPr>
                <w:spacing w:val="-2"/>
                <w:szCs w:val="20"/>
              </w:rPr>
              <w:t xml:space="preserve"> </w:t>
            </w:r>
            <w:r w:rsidRPr="00E93BDF">
              <w:rPr>
                <w:szCs w:val="20"/>
              </w:rPr>
              <w:t>Toxic or</w:t>
            </w:r>
          </w:p>
          <w:p w14:paraId="15926AD6" w14:textId="77777777" w:rsidR="00E93BDF" w:rsidRPr="00E93BDF" w:rsidRDefault="00E93BDF" w:rsidP="00E93BDF">
            <w:pPr>
              <w:kinsoku w:val="0"/>
              <w:overflowPunct w:val="0"/>
              <w:autoSpaceDE w:val="0"/>
              <w:autoSpaceDN w:val="0"/>
              <w:adjustRightInd w:val="0"/>
              <w:spacing w:after="0" w:line="215" w:lineRule="exact"/>
              <w:ind w:left="291"/>
              <w:rPr>
                <w:szCs w:val="20"/>
              </w:rPr>
            </w:pPr>
            <w:r w:rsidRPr="00E93BDF">
              <w:rPr>
                <w:szCs w:val="20"/>
              </w:rPr>
              <w:t>Hazardous Materials</w:t>
            </w:r>
          </w:p>
        </w:tc>
        <w:tc>
          <w:tcPr>
            <w:tcW w:w="1041" w:type="dxa"/>
            <w:tcBorders>
              <w:top w:val="none" w:sz="6" w:space="0" w:color="auto"/>
              <w:left w:val="none" w:sz="6" w:space="0" w:color="auto"/>
              <w:bottom w:val="none" w:sz="6" w:space="0" w:color="auto"/>
              <w:right w:val="none" w:sz="6" w:space="0" w:color="auto"/>
            </w:tcBorders>
          </w:tcPr>
          <w:p w14:paraId="2D194E0A" w14:textId="77777777" w:rsidR="00E93BDF" w:rsidRPr="00E93BDF" w:rsidRDefault="00E93BDF" w:rsidP="00E93BDF">
            <w:pPr>
              <w:kinsoku w:val="0"/>
              <w:overflowPunct w:val="0"/>
              <w:autoSpaceDE w:val="0"/>
              <w:autoSpaceDN w:val="0"/>
              <w:adjustRightInd w:val="0"/>
              <w:spacing w:after="0" w:line="221" w:lineRule="exact"/>
              <w:ind w:right="81"/>
              <w:jc w:val="center"/>
              <w:rPr>
                <w:szCs w:val="20"/>
              </w:rPr>
            </w:pPr>
            <w:r w:rsidRPr="00E93BDF">
              <w:rPr>
                <w:szCs w:val="20"/>
              </w:rPr>
              <w:t>SEP</w:t>
            </w:r>
            <w:r w:rsidRPr="00E93BDF">
              <w:rPr>
                <w:spacing w:val="-5"/>
                <w:szCs w:val="20"/>
              </w:rPr>
              <w:t xml:space="preserve"> </w:t>
            </w:r>
            <w:r w:rsidRPr="00E93BDF">
              <w:rPr>
                <w:szCs w:val="20"/>
              </w:rPr>
              <w:t>2014</w:t>
            </w:r>
          </w:p>
        </w:tc>
      </w:tr>
      <w:tr w:rsidR="00E93BDF" w:rsidRPr="00E93BDF" w14:paraId="0A79CC7D" w14:textId="77777777">
        <w:tblPrEx>
          <w:tblCellMar>
            <w:top w:w="0" w:type="dxa"/>
            <w:left w:w="0" w:type="dxa"/>
            <w:bottom w:w="0" w:type="dxa"/>
            <w:right w:w="0" w:type="dxa"/>
          </w:tblCellMar>
        </w:tblPrEx>
        <w:trPr>
          <w:trHeight w:val="230"/>
        </w:trPr>
        <w:tc>
          <w:tcPr>
            <w:tcW w:w="1458" w:type="dxa"/>
            <w:tcBorders>
              <w:top w:val="none" w:sz="6" w:space="0" w:color="auto"/>
              <w:left w:val="none" w:sz="6" w:space="0" w:color="auto"/>
              <w:bottom w:val="none" w:sz="6" w:space="0" w:color="auto"/>
              <w:right w:val="none" w:sz="6" w:space="0" w:color="auto"/>
            </w:tcBorders>
          </w:tcPr>
          <w:p w14:paraId="561173E4" w14:textId="77777777" w:rsidR="00E93BDF" w:rsidRPr="00E93BDF" w:rsidRDefault="00E93BDF" w:rsidP="00E93BDF">
            <w:pPr>
              <w:kinsoku w:val="0"/>
              <w:overflowPunct w:val="0"/>
              <w:autoSpaceDE w:val="0"/>
              <w:autoSpaceDN w:val="0"/>
              <w:adjustRightInd w:val="0"/>
              <w:spacing w:after="0" w:line="210" w:lineRule="exact"/>
              <w:ind w:left="50"/>
              <w:rPr>
                <w:spacing w:val="-2"/>
                <w:szCs w:val="20"/>
              </w:rPr>
            </w:pPr>
            <w:r w:rsidRPr="00E93BDF">
              <w:rPr>
                <w:spacing w:val="-2"/>
                <w:szCs w:val="20"/>
              </w:rPr>
              <w:t>252.223-7008</w:t>
            </w:r>
          </w:p>
        </w:tc>
        <w:tc>
          <w:tcPr>
            <w:tcW w:w="5209" w:type="dxa"/>
            <w:tcBorders>
              <w:top w:val="none" w:sz="6" w:space="0" w:color="auto"/>
              <w:left w:val="none" w:sz="6" w:space="0" w:color="auto"/>
              <w:bottom w:val="none" w:sz="6" w:space="0" w:color="auto"/>
              <w:right w:val="none" w:sz="6" w:space="0" w:color="auto"/>
            </w:tcBorders>
          </w:tcPr>
          <w:p w14:paraId="7697E225" w14:textId="77777777" w:rsidR="00E93BDF" w:rsidRPr="00E93BDF" w:rsidRDefault="00E93BDF" w:rsidP="00E93BDF">
            <w:pPr>
              <w:kinsoku w:val="0"/>
              <w:overflowPunct w:val="0"/>
              <w:autoSpaceDE w:val="0"/>
              <w:autoSpaceDN w:val="0"/>
              <w:adjustRightInd w:val="0"/>
              <w:spacing w:after="0" w:line="210" w:lineRule="exact"/>
              <w:ind w:left="291"/>
              <w:rPr>
                <w:szCs w:val="20"/>
              </w:rPr>
            </w:pPr>
            <w:r w:rsidRPr="00E93BDF">
              <w:rPr>
                <w:szCs w:val="20"/>
              </w:rPr>
              <w:t>Prohibition of Hexavalent Chromium</w:t>
            </w:r>
          </w:p>
        </w:tc>
        <w:tc>
          <w:tcPr>
            <w:tcW w:w="1041" w:type="dxa"/>
            <w:tcBorders>
              <w:top w:val="none" w:sz="6" w:space="0" w:color="auto"/>
              <w:left w:val="none" w:sz="6" w:space="0" w:color="auto"/>
              <w:bottom w:val="none" w:sz="6" w:space="0" w:color="auto"/>
              <w:right w:val="none" w:sz="6" w:space="0" w:color="auto"/>
            </w:tcBorders>
          </w:tcPr>
          <w:p w14:paraId="3BCB89FF" w14:textId="77777777" w:rsidR="00E93BDF" w:rsidRPr="00E93BDF" w:rsidRDefault="00E93BDF" w:rsidP="00E93BDF">
            <w:pPr>
              <w:kinsoku w:val="0"/>
              <w:overflowPunct w:val="0"/>
              <w:autoSpaceDE w:val="0"/>
              <w:autoSpaceDN w:val="0"/>
              <w:adjustRightInd w:val="0"/>
              <w:spacing w:after="0" w:line="210" w:lineRule="exact"/>
              <w:ind w:right="53"/>
              <w:jc w:val="center"/>
              <w:rPr>
                <w:szCs w:val="20"/>
              </w:rPr>
            </w:pPr>
            <w:r w:rsidRPr="00E93BDF">
              <w:rPr>
                <w:szCs w:val="20"/>
              </w:rPr>
              <w:t>JAN 2023</w:t>
            </w:r>
          </w:p>
        </w:tc>
      </w:tr>
      <w:tr w:rsidR="00E93BDF" w:rsidRPr="00E93BDF" w14:paraId="738D98F6" w14:textId="77777777">
        <w:tblPrEx>
          <w:tblCellMar>
            <w:top w:w="0" w:type="dxa"/>
            <w:left w:w="0" w:type="dxa"/>
            <w:bottom w:w="0" w:type="dxa"/>
            <w:right w:w="0" w:type="dxa"/>
          </w:tblCellMar>
        </w:tblPrEx>
        <w:trPr>
          <w:trHeight w:val="458"/>
        </w:trPr>
        <w:tc>
          <w:tcPr>
            <w:tcW w:w="1458" w:type="dxa"/>
            <w:tcBorders>
              <w:top w:val="none" w:sz="6" w:space="0" w:color="auto"/>
              <w:left w:val="none" w:sz="6" w:space="0" w:color="auto"/>
              <w:bottom w:val="none" w:sz="6" w:space="0" w:color="auto"/>
              <w:right w:val="none" w:sz="6" w:space="0" w:color="auto"/>
            </w:tcBorders>
          </w:tcPr>
          <w:p w14:paraId="7DA68A82" w14:textId="77777777" w:rsidR="00E93BDF" w:rsidRPr="00E93BDF" w:rsidRDefault="00E93BDF" w:rsidP="00E93BDF">
            <w:pPr>
              <w:kinsoku w:val="0"/>
              <w:overflowPunct w:val="0"/>
              <w:autoSpaceDE w:val="0"/>
              <w:autoSpaceDN w:val="0"/>
              <w:adjustRightInd w:val="0"/>
              <w:spacing w:after="0" w:line="226" w:lineRule="exact"/>
              <w:ind w:left="50"/>
              <w:rPr>
                <w:spacing w:val="-2"/>
                <w:szCs w:val="20"/>
              </w:rPr>
            </w:pPr>
            <w:r w:rsidRPr="00E93BDF">
              <w:rPr>
                <w:spacing w:val="-2"/>
                <w:szCs w:val="20"/>
              </w:rPr>
              <w:t>252.225-7000</w:t>
            </w:r>
          </w:p>
        </w:tc>
        <w:tc>
          <w:tcPr>
            <w:tcW w:w="5209" w:type="dxa"/>
            <w:tcBorders>
              <w:top w:val="none" w:sz="6" w:space="0" w:color="auto"/>
              <w:left w:val="none" w:sz="6" w:space="0" w:color="auto"/>
              <w:bottom w:val="none" w:sz="6" w:space="0" w:color="auto"/>
              <w:right w:val="none" w:sz="6" w:space="0" w:color="auto"/>
            </w:tcBorders>
          </w:tcPr>
          <w:p w14:paraId="791C98C8" w14:textId="77777777" w:rsidR="00E93BDF" w:rsidRPr="00E93BDF" w:rsidRDefault="00E93BDF" w:rsidP="00E93BDF">
            <w:pPr>
              <w:kinsoku w:val="0"/>
              <w:overflowPunct w:val="0"/>
              <w:autoSpaceDE w:val="0"/>
              <w:autoSpaceDN w:val="0"/>
              <w:adjustRightInd w:val="0"/>
              <w:spacing w:after="0" w:line="228" w:lineRule="exact"/>
              <w:ind w:left="291"/>
              <w:rPr>
                <w:szCs w:val="20"/>
              </w:rPr>
            </w:pPr>
            <w:r w:rsidRPr="00E93BDF">
              <w:rPr>
                <w:szCs w:val="20"/>
              </w:rPr>
              <w:t>Buy</w:t>
            </w:r>
            <w:r w:rsidRPr="00E93BDF">
              <w:rPr>
                <w:spacing w:val="-13"/>
                <w:szCs w:val="20"/>
              </w:rPr>
              <w:t xml:space="preserve"> </w:t>
            </w:r>
            <w:r w:rsidRPr="00E93BDF">
              <w:rPr>
                <w:szCs w:val="20"/>
              </w:rPr>
              <w:t>American--Balance</w:t>
            </w:r>
            <w:r w:rsidRPr="00E93BDF">
              <w:rPr>
                <w:spacing w:val="-11"/>
                <w:szCs w:val="20"/>
              </w:rPr>
              <w:t xml:space="preserve"> </w:t>
            </w:r>
            <w:r w:rsidRPr="00E93BDF">
              <w:rPr>
                <w:szCs w:val="20"/>
              </w:rPr>
              <w:t>Of</w:t>
            </w:r>
            <w:r w:rsidRPr="00E93BDF">
              <w:rPr>
                <w:spacing w:val="-6"/>
                <w:szCs w:val="20"/>
              </w:rPr>
              <w:t xml:space="preserve"> </w:t>
            </w:r>
            <w:r w:rsidRPr="00E93BDF">
              <w:rPr>
                <w:szCs w:val="20"/>
              </w:rPr>
              <w:t>Payments</w:t>
            </w:r>
            <w:r w:rsidRPr="00E93BDF">
              <w:rPr>
                <w:spacing w:val="-8"/>
                <w:szCs w:val="20"/>
              </w:rPr>
              <w:t xml:space="preserve"> </w:t>
            </w:r>
            <w:r w:rsidRPr="00E93BDF">
              <w:rPr>
                <w:szCs w:val="20"/>
              </w:rPr>
              <w:t>Program</w:t>
            </w:r>
            <w:r w:rsidRPr="00E93BDF">
              <w:rPr>
                <w:spacing w:val="-8"/>
                <w:szCs w:val="20"/>
              </w:rPr>
              <w:t xml:space="preserve"> </w:t>
            </w:r>
            <w:r w:rsidRPr="00E93BDF">
              <w:rPr>
                <w:szCs w:val="20"/>
              </w:rPr>
              <w:t>Certificate-- Basic (Nov 2014)</w:t>
            </w:r>
          </w:p>
        </w:tc>
        <w:tc>
          <w:tcPr>
            <w:tcW w:w="1041" w:type="dxa"/>
            <w:tcBorders>
              <w:top w:val="none" w:sz="6" w:space="0" w:color="auto"/>
              <w:left w:val="none" w:sz="6" w:space="0" w:color="auto"/>
              <w:bottom w:val="none" w:sz="6" w:space="0" w:color="auto"/>
              <w:right w:val="none" w:sz="6" w:space="0" w:color="auto"/>
            </w:tcBorders>
          </w:tcPr>
          <w:p w14:paraId="591E1EBA" w14:textId="77777777" w:rsidR="00E93BDF" w:rsidRPr="00E93BDF" w:rsidRDefault="00E93BDF" w:rsidP="00E93BDF">
            <w:pPr>
              <w:kinsoku w:val="0"/>
              <w:overflowPunct w:val="0"/>
              <w:autoSpaceDE w:val="0"/>
              <w:autoSpaceDN w:val="0"/>
              <w:adjustRightInd w:val="0"/>
              <w:spacing w:after="0" w:line="226" w:lineRule="exact"/>
              <w:ind w:left="33" w:right="26"/>
              <w:jc w:val="center"/>
              <w:rPr>
                <w:szCs w:val="20"/>
              </w:rPr>
            </w:pPr>
            <w:r w:rsidRPr="00E93BDF">
              <w:rPr>
                <w:szCs w:val="20"/>
              </w:rPr>
              <w:t>NOV</w:t>
            </w:r>
            <w:r w:rsidRPr="00E93BDF">
              <w:rPr>
                <w:spacing w:val="-1"/>
                <w:szCs w:val="20"/>
              </w:rPr>
              <w:t xml:space="preserve"> </w:t>
            </w:r>
            <w:r w:rsidRPr="00E93BDF">
              <w:rPr>
                <w:szCs w:val="20"/>
              </w:rPr>
              <w:t>2014</w:t>
            </w:r>
          </w:p>
        </w:tc>
      </w:tr>
      <w:tr w:rsidR="00E93BDF" w:rsidRPr="00E93BDF" w14:paraId="31AE58B0" w14:textId="77777777">
        <w:tblPrEx>
          <w:tblCellMar>
            <w:top w:w="0" w:type="dxa"/>
            <w:left w:w="0" w:type="dxa"/>
            <w:bottom w:w="0" w:type="dxa"/>
            <w:right w:w="0" w:type="dxa"/>
          </w:tblCellMar>
        </w:tblPrEx>
        <w:trPr>
          <w:trHeight w:val="230"/>
        </w:trPr>
        <w:tc>
          <w:tcPr>
            <w:tcW w:w="1458" w:type="dxa"/>
            <w:tcBorders>
              <w:top w:val="none" w:sz="6" w:space="0" w:color="auto"/>
              <w:left w:val="none" w:sz="6" w:space="0" w:color="auto"/>
              <w:bottom w:val="none" w:sz="6" w:space="0" w:color="auto"/>
              <w:right w:val="none" w:sz="6" w:space="0" w:color="auto"/>
            </w:tcBorders>
          </w:tcPr>
          <w:p w14:paraId="1A321BF1" w14:textId="77777777" w:rsidR="00E93BDF" w:rsidRPr="00E93BDF" w:rsidRDefault="00E93BDF" w:rsidP="00E93BDF">
            <w:pPr>
              <w:kinsoku w:val="0"/>
              <w:overflowPunct w:val="0"/>
              <w:autoSpaceDE w:val="0"/>
              <w:autoSpaceDN w:val="0"/>
              <w:adjustRightInd w:val="0"/>
              <w:spacing w:after="0" w:line="210" w:lineRule="exact"/>
              <w:ind w:left="50"/>
              <w:rPr>
                <w:spacing w:val="-2"/>
                <w:szCs w:val="20"/>
              </w:rPr>
            </w:pPr>
            <w:r w:rsidRPr="00E93BDF">
              <w:rPr>
                <w:spacing w:val="-2"/>
                <w:szCs w:val="20"/>
              </w:rPr>
              <w:t>252.225-7001</w:t>
            </w:r>
          </w:p>
        </w:tc>
        <w:tc>
          <w:tcPr>
            <w:tcW w:w="5209" w:type="dxa"/>
            <w:tcBorders>
              <w:top w:val="none" w:sz="6" w:space="0" w:color="auto"/>
              <w:left w:val="none" w:sz="6" w:space="0" w:color="auto"/>
              <w:bottom w:val="none" w:sz="6" w:space="0" w:color="auto"/>
              <w:right w:val="none" w:sz="6" w:space="0" w:color="auto"/>
            </w:tcBorders>
          </w:tcPr>
          <w:p w14:paraId="0F66A8B9" w14:textId="77777777" w:rsidR="00E93BDF" w:rsidRPr="00E93BDF" w:rsidRDefault="00E93BDF" w:rsidP="00E93BDF">
            <w:pPr>
              <w:kinsoku w:val="0"/>
              <w:overflowPunct w:val="0"/>
              <w:autoSpaceDE w:val="0"/>
              <w:autoSpaceDN w:val="0"/>
              <w:adjustRightInd w:val="0"/>
              <w:spacing w:after="0" w:line="210" w:lineRule="exact"/>
              <w:ind w:left="291"/>
              <w:rPr>
                <w:szCs w:val="20"/>
              </w:rPr>
            </w:pPr>
            <w:r w:rsidRPr="00E93BDF">
              <w:rPr>
                <w:szCs w:val="20"/>
              </w:rPr>
              <w:t>Buy American And Balance Of Payments Program--Basic</w:t>
            </w:r>
          </w:p>
        </w:tc>
        <w:tc>
          <w:tcPr>
            <w:tcW w:w="1041" w:type="dxa"/>
            <w:tcBorders>
              <w:top w:val="none" w:sz="6" w:space="0" w:color="auto"/>
              <w:left w:val="none" w:sz="6" w:space="0" w:color="auto"/>
              <w:bottom w:val="none" w:sz="6" w:space="0" w:color="auto"/>
              <w:right w:val="none" w:sz="6" w:space="0" w:color="auto"/>
            </w:tcBorders>
          </w:tcPr>
          <w:p w14:paraId="70636F36" w14:textId="77777777" w:rsidR="00E93BDF" w:rsidRPr="00E93BDF" w:rsidRDefault="00E93BDF" w:rsidP="00E93BDF">
            <w:pPr>
              <w:kinsoku w:val="0"/>
              <w:overflowPunct w:val="0"/>
              <w:autoSpaceDE w:val="0"/>
              <w:autoSpaceDN w:val="0"/>
              <w:adjustRightInd w:val="0"/>
              <w:spacing w:after="0" w:line="210" w:lineRule="exact"/>
              <w:ind w:right="53"/>
              <w:jc w:val="center"/>
              <w:rPr>
                <w:szCs w:val="20"/>
              </w:rPr>
            </w:pPr>
            <w:r w:rsidRPr="00E93BDF">
              <w:rPr>
                <w:szCs w:val="20"/>
              </w:rPr>
              <w:t>JAN 2023</w:t>
            </w:r>
          </w:p>
        </w:tc>
      </w:tr>
      <w:tr w:rsidR="00E93BDF" w:rsidRPr="00E93BDF" w14:paraId="0F34BB0D" w14:textId="77777777">
        <w:tblPrEx>
          <w:tblCellMar>
            <w:top w:w="0" w:type="dxa"/>
            <w:left w:w="0" w:type="dxa"/>
            <w:bottom w:w="0" w:type="dxa"/>
            <w:right w:w="0" w:type="dxa"/>
          </w:tblCellMar>
        </w:tblPrEx>
        <w:trPr>
          <w:trHeight w:val="230"/>
        </w:trPr>
        <w:tc>
          <w:tcPr>
            <w:tcW w:w="1458" w:type="dxa"/>
            <w:tcBorders>
              <w:top w:val="none" w:sz="6" w:space="0" w:color="auto"/>
              <w:left w:val="none" w:sz="6" w:space="0" w:color="auto"/>
              <w:bottom w:val="none" w:sz="6" w:space="0" w:color="auto"/>
              <w:right w:val="none" w:sz="6" w:space="0" w:color="auto"/>
            </w:tcBorders>
          </w:tcPr>
          <w:p w14:paraId="088D2B56" w14:textId="77777777" w:rsidR="00E93BDF" w:rsidRPr="00E93BDF" w:rsidRDefault="00E93BDF" w:rsidP="00E93BDF">
            <w:pPr>
              <w:kinsoku w:val="0"/>
              <w:overflowPunct w:val="0"/>
              <w:autoSpaceDE w:val="0"/>
              <w:autoSpaceDN w:val="0"/>
              <w:adjustRightInd w:val="0"/>
              <w:spacing w:after="0" w:line="210" w:lineRule="exact"/>
              <w:ind w:left="50"/>
              <w:rPr>
                <w:spacing w:val="-2"/>
                <w:szCs w:val="20"/>
              </w:rPr>
            </w:pPr>
            <w:r w:rsidRPr="00E93BDF">
              <w:rPr>
                <w:spacing w:val="-2"/>
                <w:szCs w:val="20"/>
              </w:rPr>
              <w:t>252.225-7002</w:t>
            </w:r>
          </w:p>
        </w:tc>
        <w:tc>
          <w:tcPr>
            <w:tcW w:w="5209" w:type="dxa"/>
            <w:tcBorders>
              <w:top w:val="none" w:sz="6" w:space="0" w:color="auto"/>
              <w:left w:val="none" w:sz="6" w:space="0" w:color="auto"/>
              <w:bottom w:val="none" w:sz="6" w:space="0" w:color="auto"/>
              <w:right w:val="none" w:sz="6" w:space="0" w:color="auto"/>
            </w:tcBorders>
          </w:tcPr>
          <w:p w14:paraId="2AC43C17" w14:textId="77777777" w:rsidR="00E93BDF" w:rsidRPr="00E93BDF" w:rsidRDefault="00E93BDF" w:rsidP="00E93BDF">
            <w:pPr>
              <w:kinsoku w:val="0"/>
              <w:overflowPunct w:val="0"/>
              <w:autoSpaceDE w:val="0"/>
              <w:autoSpaceDN w:val="0"/>
              <w:adjustRightInd w:val="0"/>
              <w:spacing w:after="0" w:line="210" w:lineRule="exact"/>
              <w:ind w:left="291"/>
              <w:rPr>
                <w:szCs w:val="20"/>
              </w:rPr>
            </w:pPr>
            <w:r w:rsidRPr="00E93BDF">
              <w:rPr>
                <w:szCs w:val="20"/>
              </w:rPr>
              <w:t>Qualifying Country Sources As Subcontractors</w:t>
            </w:r>
          </w:p>
        </w:tc>
        <w:tc>
          <w:tcPr>
            <w:tcW w:w="1041" w:type="dxa"/>
            <w:tcBorders>
              <w:top w:val="none" w:sz="6" w:space="0" w:color="auto"/>
              <w:left w:val="none" w:sz="6" w:space="0" w:color="auto"/>
              <w:bottom w:val="none" w:sz="6" w:space="0" w:color="auto"/>
              <w:right w:val="none" w:sz="6" w:space="0" w:color="auto"/>
            </w:tcBorders>
          </w:tcPr>
          <w:p w14:paraId="4541FA86" w14:textId="77777777" w:rsidR="00E93BDF" w:rsidRPr="00E93BDF" w:rsidRDefault="00E93BDF" w:rsidP="00E93BDF">
            <w:pPr>
              <w:kinsoku w:val="0"/>
              <w:overflowPunct w:val="0"/>
              <w:autoSpaceDE w:val="0"/>
              <w:autoSpaceDN w:val="0"/>
              <w:adjustRightInd w:val="0"/>
              <w:spacing w:after="0" w:line="210" w:lineRule="exact"/>
              <w:ind w:left="33"/>
              <w:jc w:val="center"/>
              <w:rPr>
                <w:szCs w:val="20"/>
              </w:rPr>
            </w:pPr>
            <w:r w:rsidRPr="00E93BDF">
              <w:rPr>
                <w:szCs w:val="20"/>
              </w:rPr>
              <w:t>MAR 2022</w:t>
            </w:r>
          </w:p>
        </w:tc>
      </w:tr>
      <w:tr w:rsidR="00E93BDF" w:rsidRPr="00E93BDF" w14:paraId="2B1D9459" w14:textId="77777777">
        <w:tblPrEx>
          <w:tblCellMar>
            <w:top w:w="0" w:type="dxa"/>
            <w:left w:w="0" w:type="dxa"/>
            <w:bottom w:w="0" w:type="dxa"/>
            <w:right w:w="0" w:type="dxa"/>
          </w:tblCellMar>
        </w:tblPrEx>
        <w:trPr>
          <w:trHeight w:val="230"/>
        </w:trPr>
        <w:tc>
          <w:tcPr>
            <w:tcW w:w="1458" w:type="dxa"/>
            <w:tcBorders>
              <w:top w:val="none" w:sz="6" w:space="0" w:color="auto"/>
              <w:left w:val="none" w:sz="6" w:space="0" w:color="auto"/>
              <w:bottom w:val="none" w:sz="6" w:space="0" w:color="auto"/>
              <w:right w:val="none" w:sz="6" w:space="0" w:color="auto"/>
            </w:tcBorders>
          </w:tcPr>
          <w:p w14:paraId="74F8A96D" w14:textId="77777777" w:rsidR="00E93BDF" w:rsidRPr="00E93BDF" w:rsidRDefault="00E93BDF" w:rsidP="00E93BDF">
            <w:pPr>
              <w:kinsoku w:val="0"/>
              <w:overflowPunct w:val="0"/>
              <w:autoSpaceDE w:val="0"/>
              <w:autoSpaceDN w:val="0"/>
              <w:adjustRightInd w:val="0"/>
              <w:spacing w:after="0" w:line="210" w:lineRule="exact"/>
              <w:ind w:left="50"/>
              <w:rPr>
                <w:spacing w:val="-2"/>
                <w:szCs w:val="20"/>
              </w:rPr>
            </w:pPr>
            <w:r w:rsidRPr="00E93BDF">
              <w:rPr>
                <w:spacing w:val="-2"/>
                <w:szCs w:val="20"/>
              </w:rPr>
              <w:t>252.225-7012</w:t>
            </w:r>
          </w:p>
        </w:tc>
        <w:tc>
          <w:tcPr>
            <w:tcW w:w="5209" w:type="dxa"/>
            <w:tcBorders>
              <w:top w:val="none" w:sz="6" w:space="0" w:color="auto"/>
              <w:left w:val="none" w:sz="6" w:space="0" w:color="auto"/>
              <w:bottom w:val="none" w:sz="6" w:space="0" w:color="auto"/>
              <w:right w:val="none" w:sz="6" w:space="0" w:color="auto"/>
            </w:tcBorders>
          </w:tcPr>
          <w:p w14:paraId="0288B449" w14:textId="77777777" w:rsidR="00E93BDF" w:rsidRPr="00E93BDF" w:rsidRDefault="00E93BDF" w:rsidP="00E93BDF">
            <w:pPr>
              <w:kinsoku w:val="0"/>
              <w:overflowPunct w:val="0"/>
              <w:autoSpaceDE w:val="0"/>
              <w:autoSpaceDN w:val="0"/>
              <w:adjustRightInd w:val="0"/>
              <w:spacing w:after="0" w:line="210" w:lineRule="exact"/>
              <w:ind w:left="291"/>
              <w:rPr>
                <w:szCs w:val="20"/>
              </w:rPr>
            </w:pPr>
            <w:r w:rsidRPr="00E93BDF">
              <w:rPr>
                <w:szCs w:val="20"/>
              </w:rPr>
              <w:t>Preference For Certain Domestic Commodities</w:t>
            </w:r>
          </w:p>
        </w:tc>
        <w:tc>
          <w:tcPr>
            <w:tcW w:w="1041" w:type="dxa"/>
            <w:tcBorders>
              <w:top w:val="none" w:sz="6" w:space="0" w:color="auto"/>
              <w:left w:val="none" w:sz="6" w:space="0" w:color="auto"/>
              <w:bottom w:val="none" w:sz="6" w:space="0" w:color="auto"/>
              <w:right w:val="none" w:sz="6" w:space="0" w:color="auto"/>
            </w:tcBorders>
          </w:tcPr>
          <w:p w14:paraId="51790765" w14:textId="77777777" w:rsidR="00E93BDF" w:rsidRPr="00E93BDF" w:rsidRDefault="00E93BDF" w:rsidP="00E93BDF">
            <w:pPr>
              <w:kinsoku w:val="0"/>
              <w:overflowPunct w:val="0"/>
              <w:autoSpaceDE w:val="0"/>
              <w:autoSpaceDN w:val="0"/>
              <w:adjustRightInd w:val="0"/>
              <w:spacing w:after="0" w:line="210" w:lineRule="exact"/>
              <w:ind w:left="50" w:right="81"/>
              <w:jc w:val="center"/>
              <w:rPr>
                <w:szCs w:val="20"/>
              </w:rPr>
            </w:pPr>
            <w:r w:rsidRPr="00E93BDF">
              <w:rPr>
                <w:szCs w:val="20"/>
              </w:rPr>
              <w:t>APR 2022</w:t>
            </w:r>
          </w:p>
        </w:tc>
      </w:tr>
      <w:tr w:rsidR="00E93BDF" w:rsidRPr="00E93BDF" w14:paraId="0BEBB73B" w14:textId="77777777">
        <w:tblPrEx>
          <w:tblCellMar>
            <w:top w:w="0" w:type="dxa"/>
            <w:left w:w="0" w:type="dxa"/>
            <w:bottom w:w="0" w:type="dxa"/>
            <w:right w:w="0" w:type="dxa"/>
          </w:tblCellMar>
        </w:tblPrEx>
        <w:trPr>
          <w:trHeight w:val="230"/>
        </w:trPr>
        <w:tc>
          <w:tcPr>
            <w:tcW w:w="1458" w:type="dxa"/>
            <w:tcBorders>
              <w:top w:val="none" w:sz="6" w:space="0" w:color="auto"/>
              <w:left w:val="none" w:sz="6" w:space="0" w:color="auto"/>
              <w:bottom w:val="none" w:sz="6" w:space="0" w:color="auto"/>
              <w:right w:val="none" w:sz="6" w:space="0" w:color="auto"/>
            </w:tcBorders>
          </w:tcPr>
          <w:p w14:paraId="28D0DEF8" w14:textId="77777777" w:rsidR="00E93BDF" w:rsidRPr="00E93BDF" w:rsidRDefault="00E93BDF" w:rsidP="00E93BDF">
            <w:pPr>
              <w:kinsoku w:val="0"/>
              <w:overflowPunct w:val="0"/>
              <w:autoSpaceDE w:val="0"/>
              <w:autoSpaceDN w:val="0"/>
              <w:adjustRightInd w:val="0"/>
              <w:spacing w:after="0" w:line="210" w:lineRule="exact"/>
              <w:ind w:left="50"/>
              <w:rPr>
                <w:spacing w:val="-2"/>
                <w:szCs w:val="20"/>
              </w:rPr>
            </w:pPr>
            <w:r w:rsidRPr="00E93BDF">
              <w:rPr>
                <w:spacing w:val="-2"/>
                <w:szCs w:val="20"/>
              </w:rPr>
              <w:t>252.225-7021</w:t>
            </w:r>
          </w:p>
        </w:tc>
        <w:tc>
          <w:tcPr>
            <w:tcW w:w="5209" w:type="dxa"/>
            <w:tcBorders>
              <w:top w:val="none" w:sz="6" w:space="0" w:color="auto"/>
              <w:left w:val="none" w:sz="6" w:space="0" w:color="auto"/>
              <w:bottom w:val="none" w:sz="6" w:space="0" w:color="auto"/>
              <w:right w:val="none" w:sz="6" w:space="0" w:color="auto"/>
            </w:tcBorders>
          </w:tcPr>
          <w:p w14:paraId="70069241" w14:textId="77777777" w:rsidR="00E93BDF" w:rsidRPr="00E93BDF" w:rsidRDefault="00E93BDF" w:rsidP="00E93BDF">
            <w:pPr>
              <w:kinsoku w:val="0"/>
              <w:overflowPunct w:val="0"/>
              <w:autoSpaceDE w:val="0"/>
              <w:autoSpaceDN w:val="0"/>
              <w:adjustRightInd w:val="0"/>
              <w:spacing w:after="0" w:line="210" w:lineRule="exact"/>
              <w:ind w:left="291"/>
              <w:rPr>
                <w:szCs w:val="20"/>
              </w:rPr>
            </w:pPr>
            <w:r w:rsidRPr="00E93BDF">
              <w:rPr>
                <w:szCs w:val="20"/>
              </w:rPr>
              <w:t>Trade</w:t>
            </w:r>
            <w:r w:rsidRPr="00E93BDF">
              <w:rPr>
                <w:spacing w:val="-13"/>
                <w:szCs w:val="20"/>
              </w:rPr>
              <w:t xml:space="preserve"> </w:t>
            </w:r>
            <w:r w:rsidRPr="00E93BDF">
              <w:rPr>
                <w:szCs w:val="20"/>
              </w:rPr>
              <w:t>Agreements--Basic</w:t>
            </w:r>
          </w:p>
        </w:tc>
        <w:tc>
          <w:tcPr>
            <w:tcW w:w="1041" w:type="dxa"/>
            <w:tcBorders>
              <w:top w:val="none" w:sz="6" w:space="0" w:color="auto"/>
              <w:left w:val="none" w:sz="6" w:space="0" w:color="auto"/>
              <w:bottom w:val="none" w:sz="6" w:space="0" w:color="auto"/>
              <w:right w:val="none" w:sz="6" w:space="0" w:color="auto"/>
            </w:tcBorders>
          </w:tcPr>
          <w:p w14:paraId="4725B05D" w14:textId="77777777" w:rsidR="00E93BDF" w:rsidRPr="00E93BDF" w:rsidRDefault="00E93BDF" w:rsidP="00E93BDF">
            <w:pPr>
              <w:kinsoku w:val="0"/>
              <w:overflowPunct w:val="0"/>
              <w:autoSpaceDE w:val="0"/>
              <w:autoSpaceDN w:val="0"/>
              <w:adjustRightInd w:val="0"/>
              <w:spacing w:after="0" w:line="210" w:lineRule="exact"/>
              <w:ind w:left="57" w:right="81"/>
              <w:jc w:val="center"/>
              <w:rPr>
                <w:szCs w:val="20"/>
              </w:rPr>
            </w:pPr>
            <w:r w:rsidRPr="00E93BDF">
              <w:rPr>
                <w:szCs w:val="20"/>
              </w:rPr>
              <w:t>OCT 2023</w:t>
            </w:r>
          </w:p>
        </w:tc>
      </w:tr>
      <w:tr w:rsidR="00E93BDF" w:rsidRPr="00E93BDF" w14:paraId="635E2E62" w14:textId="77777777">
        <w:tblPrEx>
          <w:tblCellMar>
            <w:top w:w="0" w:type="dxa"/>
            <w:left w:w="0" w:type="dxa"/>
            <w:bottom w:w="0" w:type="dxa"/>
            <w:right w:w="0" w:type="dxa"/>
          </w:tblCellMar>
        </w:tblPrEx>
        <w:trPr>
          <w:trHeight w:val="229"/>
        </w:trPr>
        <w:tc>
          <w:tcPr>
            <w:tcW w:w="1458" w:type="dxa"/>
            <w:tcBorders>
              <w:top w:val="none" w:sz="6" w:space="0" w:color="auto"/>
              <w:left w:val="none" w:sz="6" w:space="0" w:color="auto"/>
              <w:bottom w:val="none" w:sz="6" w:space="0" w:color="auto"/>
              <w:right w:val="none" w:sz="6" w:space="0" w:color="auto"/>
            </w:tcBorders>
          </w:tcPr>
          <w:p w14:paraId="6CE104EF" w14:textId="77777777" w:rsidR="00E93BDF" w:rsidRPr="00E93BDF" w:rsidRDefault="00E93BDF" w:rsidP="00E93BDF">
            <w:pPr>
              <w:kinsoku w:val="0"/>
              <w:overflowPunct w:val="0"/>
              <w:autoSpaceDE w:val="0"/>
              <w:autoSpaceDN w:val="0"/>
              <w:adjustRightInd w:val="0"/>
              <w:spacing w:after="0" w:line="209" w:lineRule="exact"/>
              <w:ind w:left="50"/>
              <w:rPr>
                <w:spacing w:val="-2"/>
                <w:szCs w:val="20"/>
              </w:rPr>
            </w:pPr>
            <w:r w:rsidRPr="00E93BDF">
              <w:rPr>
                <w:spacing w:val="-2"/>
                <w:szCs w:val="20"/>
              </w:rPr>
              <w:t>252.225-7048</w:t>
            </w:r>
          </w:p>
        </w:tc>
        <w:tc>
          <w:tcPr>
            <w:tcW w:w="5209" w:type="dxa"/>
            <w:tcBorders>
              <w:top w:val="none" w:sz="6" w:space="0" w:color="auto"/>
              <w:left w:val="none" w:sz="6" w:space="0" w:color="auto"/>
              <w:bottom w:val="none" w:sz="6" w:space="0" w:color="auto"/>
              <w:right w:val="none" w:sz="6" w:space="0" w:color="auto"/>
            </w:tcBorders>
          </w:tcPr>
          <w:p w14:paraId="0F872F00" w14:textId="77777777" w:rsidR="00E93BDF" w:rsidRPr="00E93BDF" w:rsidRDefault="00E93BDF" w:rsidP="00E93BDF">
            <w:pPr>
              <w:kinsoku w:val="0"/>
              <w:overflowPunct w:val="0"/>
              <w:autoSpaceDE w:val="0"/>
              <w:autoSpaceDN w:val="0"/>
              <w:adjustRightInd w:val="0"/>
              <w:spacing w:after="0" w:line="209" w:lineRule="exact"/>
              <w:ind w:left="291"/>
              <w:rPr>
                <w:szCs w:val="20"/>
              </w:rPr>
            </w:pPr>
            <w:r w:rsidRPr="00E93BDF">
              <w:rPr>
                <w:szCs w:val="20"/>
              </w:rPr>
              <w:t>Export-Controlled Items</w:t>
            </w:r>
          </w:p>
        </w:tc>
        <w:tc>
          <w:tcPr>
            <w:tcW w:w="1041" w:type="dxa"/>
            <w:tcBorders>
              <w:top w:val="none" w:sz="6" w:space="0" w:color="auto"/>
              <w:left w:val="none" w:sz="6" w:space="0" w:color="auto"/>
              <w:bottom w:val="none" w:sz="6" w:space="0" w:color="auto"/>
              <w:right w:val="none" w:sz="6" w:space="0" w:color="auto"/>
            </w:tcBorders>
          </w:tcPr>
          <w:p w14:paraId="5022D550" w14:textId="77777777" w:rsidR="00E93BDF" w:rsidRPr="00E93BDF" w:rsidRDefault="00E93BDF" w:rsidP="00E93BDF">
            <w:pPr>
              <w:kinsoku w:val="0"/>
              <w:overflowPunct w:val="0"/>
              <w:autoSpaceDE w:val="0"/>
              <w:autoSpaceDN w:val="0"/>
              <w:adjustRightInd w:val="0"/>
              <w:spacing w:after="0" w:line="209" w:lineRule="exact"/>
              <w:ind w:right="53"/>
              <w:jc w:val="center"/>
              <w:rPr>
                <w:szCs w:val="20"/>
              </w:rPr>
            </w:pPr>
            <w:r w:rsidRPr="00E93BDF">
              <w:rPr>
                <w:szCs w:val="20"/>
              </w:rPr>
              <w:t>JUN 2013</w:t>
            </w:r>
          </w:p>
        </w:tc>
      </w:tr>
      <w:tr w:rsidR="00E93BDF" w:rsidRPr="00E93BDF" w14:paraId="47ED089D" w14:textId="77777777">
        <w:tblPrEx>
          <w:tblCellMar>
            <w:top w:w="0" w:type="dxa"/>
            <w:left w:w="0" w:type="dxa"/>
            <w:bottom w:w="0" w:type="dxa"/>
            <w:right w:w="0" w:type="dxa"/>
          </w:tblCellMar>
        </w:tblPrEx>
        <w:trPr>
          <w:trHeight w:val="459"/>
        </w:trPr>
        <w:tc>
          <w:tcPr>
            <w:tcW w:w="1458" w:type="dxa"/>
            <w:tcBorders>
              <w:top w:val="none" w:sz="6" w:space="0" w:color="auto"/>
              <w:left w:val="none" w:sz="6" w:space="0" w:color="auto"/>
              <w:bottom w:val="none" w:sz="6" w:space="0" w:color="auto"/>
              <w:right w:val="none" w:sz="6" w:space="0" w:color="auto"/>
            </w:tcBorders>
          </w:tcPr>
          <w:p w14:paraId="2F265B04" w14:textId="77777777" w:rsidR="00E93BDF" w:rsidRPr="00E93BDF" w:rsidRDefault="00E93BDF" w:rsidP="00E93BDF">
            <w:pPr>
              <w:kinsoku w:val="0"/>
              <w:overflowPunct w:val="0"/>
              <w:autoSpaceDE w:val="0"/>
              <w:autoSpaceDN w:val="0"/>
              <w:adjustRightInd w:val="0"/>
              <w:spacing w:after="0" w:line="224" w:lineRule="exact"/>
              <w:ind w:left="50"/>
              <w:rPr>
                <w:spacing w:val="-2"/>
                <w:szCs w:val="20"/>
              </w:rPr>
            </w:pPr>
            <w:r w:rsidRPr="00E93BDF">
              <w:rPr>
                <w:spacing w:val="-2"/>
                <w:szCs w:val="20"/>
              </w:rPr>
              <w:t>252.232-7003</w:t>
            </w:r>
          </w:p>
        </w:tc>
        <w:tc>
          <w:tcPr>
            <w:tcW w:w="5209" w:type="dxa"/>
            <w:tcBorders>
              <w:top w:val="none" w:sz="6" w:space="0" w:color="auto"/>
              <w:left w:val="none" w:sz="6" w:space="0" w:color="auto"/>
              <w:bottom w:val="none" w:sz="6" w:space="0" w:color="auto"/>
              <w:right w:val="none" w:sz="6" w:space="0" w:color="auto"/>
            </w:tcBorders>
          </w:tcPr>
          <w:p w14:paraId="6D7E7421" w14:textId="77777777" w:rsidR="00E93BDF" w:rsidRPr="00E93BDF" w:rsidRDefault="00E93BDF" w:rsidP="00E93BDF">
            <w:pPr>
              <w:kinsoku w:val="0"/>
              <w:overflowPunct w:val="0"/>
              <w:autoSpaceDE w:val="0"/>
              <w:autoSpaceDN w:val="0"/>
              <w:adjustRightInd w:val="0"/>
              <w:spacing w:after="0" w:line="224" w:lineRule="exact"/>
              <w:ind w:left="291"/>
              <w:rPr>
                <w:szCs w:val="20"/>
              </w:rPr>
            </w:pPr>
            <w:r w:rsidRPr="00E93BDF">
              <w:rPr>
                <w:szCs w:val="20"/>
              </w:rPr>
              <w:t>Electronic Submission of Payment Requests and Receiving</w:t>
            </w:r>
          </w:p>
          <w:p w14:paraId="273A015D" w14:textId="77777777" w:rsidR="00E93BDF" w:rsidRPr="00E93BDF" w:rsidRDefault="00E93BDF" w:rsidP="00E93BDF">
            <w:pPr>
              <w:kinsoku w:val="0"/>
              <w:overflowPunct w:val="0"/>
              <w:autoSpaceDE w:val="0"/>
              <w:autoSpaceDN w:val="0"/>
              <w:adjustRightInd w:val="0"/>
              <w:spacing w:after="0" w:line="215" w:lineRule="exact"/>
              <w:ind w:left="291"/>
              <w:rPr>
                <w:spacing w:val="-2"/>
                <w:szCs w:val="20"/>
              </w:rPr>
            </w:pPr>
            <w:r w:rsidRPr="00E93BDF">
              <w:rPr>
                <w:spacing w:val="-2"/>
                <w:szCs w:val="20"/>
              </w:rPr>
              <w:t>Reports</w:t>
            </w:r>
          </w:p>
        </w:tc>
        <w:tc>
          <w:tcPr>
            <w:tcW w:w="1041" w:type="dxa"/>
            <w:tcBorders>
              <w:top w:val="none" w:sz="6" w:space="0" w:color="auto"/>
              <w:left w:val="none" w:sz="6" w:space="0" w:color="auto"/>
              <w:bottom w:val="none" w:sz="6" w:space="0" w:color="auto"/>
              <w:right w:val="none" w:sz="6" w:space="0" w:color="auto"/>
            </w:tcBorders>
          </w:tcPr>
          <w:p w14:paraId="77530B7F" w14:textId="77777777" w:rsidR="00E93BDF" w:rsidRPr="00E93BDF" w:rsidRDefault="00E93BDF" w:rsidP="00E93BDF">
            <w:pPr>
              <w:kinsoku w:val="0"/>
              <w:overflowPunct w:val="0"/>
              <w:autoSpaceDE w:val="0"/>
              <w:autoSpaceDN w:val="0"/>
              <w:adjustRightInd w:val="0"/>
              <w:spacing w:after="0" w:line="224" w:lineRule="exact"/>
              <w:ind w:left="62" w:right="81"/>
              <w:jc w:val="center"/>
              <w:rPr>
                <w:szCs w:val="20"/>
              </w:rPr>
            </w:pPr>
            <w:r w:rsidRPr="00E93BDF">
              <w:rPr>
                <w:szCs w:val="20"/>
              </w:rPr>
              <w:t>DEC 2018</w:t>
            </w:r>
          </w:p>
        </w:tc>
      </w:tr>
      <w:tr w:rsidR="00E93BDF" w:rsidRPr="00E93BDF" w14:paraId="65DF5ABD" w14:textId="77777777">
        <w:tblPrEx>
          <w:tblCellMar>
            <w:top w:w="0" w:type="dxa"/>
            <w:left w:w="0" w:type="dxa"/>
            <w:bottom w:w="0" w:type="dxa"/>
            <w:right w:w="0" w:type="dxa"/>
          </w:tblCellMar>
        </w:tblPrEx>
        <w:trPr>
          <w:trHeight w:val="230"/>
        </w:trPr>
        <w:tc>
          <w:tcPr>
            <w:tcW w:w="1458" w:type="dxa"/>
            <w:tcBorders>
              <w:top w:val="none" w:sz="6" w:space="0" w:color="auto"/>
              <w:left w:val="none" w:sz="6" w:space="0" w:color="auto"/>
              <w:bottom w:val="none" w:sz="6" w:space="0" w:color="auto"/>
              <w:right w:val="none" w:sz="6" w:space="0" w:color="auto"/>
            </w:tcBorders>
          </w:tcPr>
          <w:p w14:paraId="6B704414" w14:textId="77777777" w:rsidR="00E93BDF" w:rsidRPr="00E93BDF" w:rsidRDefault="00E93BDF" w:rsidP="00E93BDF">
            <w:pPr>
              <w:kinsoku w:val="0"/>
              <w:overflowPunct w:val="0"/>
              <w:autoSpaceDE w:val="0"/>
              <w:autoSpaceDN w:val="0"/>
              <w:adjustRightInd w:val="0"/>
              <w:spacing w:after="0" w:line="210" w:lineRule="exact"/>
              <w:ind w:left="50"/>
              <w:rPr>
                <w:spacing w:val="-2"/>
                <w:szCs w:val="20"/>
              </w:rPr>
            </w:pPr>
            <w:r w:rsidRPr="00E93BDF">
              <w:rPr>
                <w:spacing w:val="-2"/>
                <w:szCs w:val="20"/>
              </w:rPr>
              <w:t>252.232-7010</w:t>
            </w:r>
          </w:p>
        </w:tc>
        <w:tc>
          <w:tcPr>
            <w:tcW w:w="5209" w:type="dxa"/>
            <w:tcBorders>
              <w:top w:val="none" w:sz="6" w:space="0" w:color="auto"/>
              <w:left w:val="none" w:sz="6" w:space="0" w:color="auto"/>
              <w:bottom w:val="none" w:sz="6" w:space="0" w:color="auto"/>
              <w:right w:val="none" w:sz="6" w:space="0" w:color="auto"/>
            </w:tcBorders>
          </w:tcPr>
          <w:p w14:paraId="4CF09353" w14:textId="77777777" w:rsidR="00E93BDF" w:rsidRPr="00E93BDF" w:rsidRDefault="00E93BDF" w:rsidP="00E93BDF">
            <w:pPr>
              <w:kinsoku w:val="0"/>
              <w:overflowPunct w:val="0"/>
              <w:autoSpaceDE w:val="0"/>
              <w:autoSpaceDN w:val="0"/>
              <w:adjustRightInd w:val="0"/>
              <w:spacing w:after="0" w:line="210" w:lineRule="exact"/>
              <w:ind w:left="291"/>
              <w:rPr>
                <w:szCs w:val="20"/>
              </w:rPr>
            </w:pPr>
            <w:r w:rsidRPr="00E93BDF">
              <w:rPr>
                <w:szCs w:val="20"/>
              </w:rPr>
              <w:t>Levies on Contract Payments</w:t>
            </w:r>
          </w:p>
        </w:tc>
        <w:tc>
          <w:tcPr>
            <w:tcW w:w="1041" w:type="dxa"/>
            <w:tcBorders>
              <w:top w:val="none" w:sz="6" w:space="0" w:color="auto"/>
              <w:left w:val="none" w:sz="6" w:space="0" w:color="auto"/>
              <w:bottom w:val="none" w:sz="6" w:space="0" w:color="auto"/>
              <w:right w:val="none" w:sz="6" w:space="0" w:color="auto"/>
            </w:tcBorders>
          </w:tcPr>
          <w:p w14:paraId="4450ABE5" w14:textId="77777777" w:rsidR="00E93BDF" w:rsidRPr="00E93BDF" w:rsidRDefault="00E93BDF" w:rsidP="00E93BDF">
            <w:pPr>
              <w:kinsoku w:val="0"/>
              <w:overflowPunct w:val="0"/>
              <w:autoSpaceDE w:val="0"/>
              <w:autoSpaceDN w:val="0"/>
              <w:adjustRightInd w:val="0"/>
              <w:spacing w:after="0" w:line="210" w:lineRule="exact"/>
              <w:ind w:left="62" w:right="81"/>
              <w:jc w:val="center"/>
              <w:rPr>
                <w:szCs w:val="20"/>
              </w:rPr>
            </w:pPr>
            <w:r w:rsidRPr="00E93BDF">
              <w:rPr>
                <w:szCs w:val="20"/>
              </w:rPr>
              <w:t>DEC 2006</w:t>
            </w:r>
          </w:p>
        </w:tc>
      </w:tr>
      <w:tr w:rsidR="00614E4A" w:rsidRPr="00E93BDF" w14:paraId="213A6AC9" w14:textId="77777777" w:rsidTr="00490D9D">
        <w:tblPrEx>
          <w:tblCellMar>
            <w:top w:w="0" w:type="dxa"/>
            <w:left w:w="0" w:type="dxa"/>
            <w:bottom w:w="0" w:type="dxa"/>
            <w:right w:w="0" w:type="dxa"/>
          </w:tblCellMar>
        </w:tblPrEx>
        <w:trPr>
          <w:trHeight w:val="230"/>
        </w:trPr>
        <w:tc>
          <w:tcPr>
            <w:tcW w:w="1458" w:type="dxa"/>
            <w:tcBorders>
              <w:top w:val="nil"/>
              <w:left w:val="nil"/>
              <w:bottom w:val="nil"/>
              <w:right w:val="nil"/>
            </w:tcBorders>
          </w:tcPr>
          <w:p w14:paraId="6AB40237" w14:textId="044B5E3D" w:rsidR="00614E4A" w:rsidRPr="00E93BDF" w:rsidRDefault="00614E4A" w:rsidP="00614E4A">
            <w:pPr>
              <w:kinsoku w:val="0"/>
              <w:overflowPunct w:val="0"/>
              <w:autoSpaceDE w:val="0"/>
              <w:autoSpaceDN w:val="0"/>
              <w:adjustRightInd w:val="0"/>
              <w:spacing w:after="0" w:line="210" w:lineRule="exact"/>
              <w:ind w:left="50"/>
              <w:rPr>
                <w:spacing w:val="-2"/>
                <w:szCs w:val="20"/>
              </w:rPr>
            </w:pPr>
            <w:r w:rsidRPr="00614E4A">
              <w:rPr>
                <w:spacing w:val="-2"/>
                <w:szCs w:val="20"/>
              </w:rPr>
              <w:t>252.232-7998</w:t>
            </w:r>
          </w:p>
        </w:tc>
        <w:tc>
          <w:tcPr>
            <w:tcW w:w="5209" w:type="dxa"/>
            <w:tcBorders>
              <w:top w:val="nil"/>
              <w:left w:val="nil"/>
              <w:bottom w:val="nil"/>
              <w:right w:val="nil"/>
            </w:tcBorders>
          </w:tcPr>
          <w:p w14:paraId="16C5EA79" w14:textId="5A6AF3F8" w:rsidR="00614E4A" w:rsidRPr="00E93BDF" w:rsidRDefault="00614E4A" w:rsidP="00614E4A">
            <w:pPr>
              <w:kinsoku w:val="0"/>
              <w:overflowPunct w:val="0"/>
              <w:autoSpaceDE w:val="0"/>
              <w:autoSpaceDN w:val="0"/>
              <w:adjustRightInd w:val="0"/>
              <w:spacing w:after="0" w:line="210" w:lineRule="exact"/>
              <w:ind w:left="291"/>
              <w:rPr>
                <w:szCs w:val="20"/>
              </w:rPr>
            </w:pPr>
            <w:r w:rsidRPr="00614E4A">
              <w:rPr>
                <w:szCs w:val="20"/>
              </w:rPr>
              <w:t>Obligations in Advance of Fiscal Year 2026 Funding (DEVIATION 2026-O0001)</w:t>
            </w:r>
          </w:p>
        </w:tc>
        <w:tc>
          <w:tcPr>
            <w:tcW w:w="1041" w:type="dxa"/>
            <w:tcBorders>
              <w:top w:val="nil"/>
              <w:left w:val="nil"/>
              <w:bottom w:val="nil"/>
              <w:right w:val="nil"/>
            </w:tcBorders>
          </w:tcPr>
          <w:p w14:paraId="41C0EC6A" w14:textId="541E5892" w:rsidR="00614E4A" w:rsidRPr="00E93BDF" w:rsidRDefault="00614E4A" w:rsidP="00614E4A">
            <w:pPr>
              <w:kinsoku w:val="0"/>
              <w:overflowPunct w:val="0"/>
              <w:autoSpaceDE w:val="0"/>
              <w:autoSpaceDN w:val="0"/>
              <w:adjustRightInd w:val="0"/>
              <w:spacing w:after="0" w:line="210" w:lineRule="exact"/>
              <w:ind w:left="62" w:right="81"/>
              <w:jc w:val="center"/>
              <w:rPr>
                <w:szCs w:val="20"/>
              </w:rPr>
            </w:pPr>
            <w:r>
              <w:rPr>
                <w:szCs w:val="20"/>
              </w:rPr>
              <w:t>OCT 2025</w:t>
            </w:r>
          </w:p>
        </w:tc>
      </w:tr>
      <w:tr w:rsidR="006A6EA4" w:rsidRPr="00E93BDF" w14:paraId="470D7210" w14:textId="77777777" w:rsidTr="00490D9D">
        <w:tblPrEx>
          <w:tblCellMar>
            <w:top w:w="0" w:type="dxa"/>
            <w:left w:w="0" w:type="dxa"/>
            <w:bottom w:w="0" w:type="dxa"/>
            <w:right w:w="0" w:type="dxa"/>
          </w:tblCellMar>
        </w:tblPrEx>
        <w:trPr>
          <w:trHeight w:val="230"/>
        </w:trPr>
        <w:tc>
          <w:tcPr>
            <w:tcW w:w="1458" w:type="dxa"/>
            <w:tcBorders>
              <w:top w:val="nil"/>
              <w:left w:val="nil"/>
              <w:bottom w:val="nil"/>
              <w:right w:val="nil"/>
            </w:tcBorders>
          </w:tcPr>
          <w:p w14:paraId="18F0D67F" w14:textId="56C590BD" w:rsidR="006A6EA4" w:rsidRPr="00614E4A" w:rsidRDefault="006A6EA4" w:rsidP="006A6EA4">
            <w:pPr>
              <w:kinsoku w:val="0"/>
              <w:overflowPunct w:val="0"/>
              <w:autoSpaceDE w:val="0"/>
              <w:autoSpaceDN w:val="0"/>
              <w:adjustRightInd w:val="0"/>
              <w:spacing w:after="0" w:line="210" w:lineRule="exact"/>
              <w:ind w:left="50"/>
              <w:rPr>
                <w:spacing w:val="-2"/>
                <w:szCs w:val="20"/>
              </w:rPr>
            </w:pPr>
            <w:r>
              <w:t xml:space="preserve">252.243-7001 </w:t>
            </w:r>
          </w:p>
        </w:tc>
        <w:tc>
          <w:tcPr>
            <w:tcW w:w="5209" w:type="dxa"/>
            <w:tcBorders>
              <w:top w:val="nil"/>
              <w:left w:val="nil"/>
              <w:bottom w:val="nil"/>
              <w:right w:val="nil"/>
            </w:tcBorders>
          </w:tcPr>
          <w:p w14:paraId="6A619256" w14:textId="744E93E0" w:rsidR="006A6EA4" w:rsidRPr="00614E4A" w:rsidRDefault="006A6EA4" w:rsidP="006A6EA4">
            <w:pPr>
              <w:kinsoku w:val="0"/>
              <w:overflowPunct w:val="0"/>
              <w:autoSpaceDE w:val="0"/>
              <w:autoSpaceDN w:val="0"/>
              <w:adjustRightInd w:val="0"/>
              <w:spacing w:after="0" w:line="210" w:lineRule="exact"/>
              <w:ind w:left="291"/>
              <w:rPr>
                <w:szCs w:val="20"/>
              </w:rPr>
            </w:pPr>
            <w:r>
              <w:t xml:space="preserve">Pricing Of Contract Modifications </w:t>
            </w:r>
          </w:p>
        </w:tc>
        <w:tc>
          <w:tcPr>
            <w:tcW w:w="1041" w:type="dxa"/>
            <w:tcBorders>
              <w:top w:val="nil"/>
              <w:left w:val="nil"/>
              <w:bottom w:val="nil"/>
              <w:right w:val="nil"/>
            </w:tcBorders>
          </w:tcPr>
          <w:p w14:paraId="3C37E308" w14:textId="058BE3D3" w:rsidR="006A6EA4" w:rsidRDefault="006A6EA4" w:rsidP="006A6EA4">
            <w:pPr>
              <w:kinsoku w:val="0"/>
              <w:overflowPunct w:val="0"/>
              <w:autoSpaceDE w:val="0"/>
              <w:autoSpaceDN w:val="0"/>
              <w:adjustRightInd w:val="0"/>
              <w:spacing w:after="0" w:line="210" w:lineRule="exact"/>
              <w:ind w:left="62" w:right="81"/>
              <w:jc w:val="center"/>
              <w:rPr>
                <w:szCs w:val="20"/>
              </w:rPr>
            </w:pPr>
            <w:r>
              <w:t xml:space="preserve">DEC 1991 </w:t>
            </w:r>
          </w:p>
        </w:tc>
      </w:tr>
      <w:tr w:rsidR="00E93BDF" w:rsidRPr="00E93BDF" w14:paraId="11F5A68D" w14:textId="77777777">
        <w:tblPrEx>
          <w:tblCellMar>
            <w:top w:w="0" w:type="dxa"/>
            <w:left w:w="0" w:type="dxa"/>
            <w:bottom w:w="0" w:type="dxa"/>
            <w:right w:w="0" w:type="dxa"/>
          </w:tblCellMar>
        </w:tblPrEx>
        <w:trPr>
          <w:trHeight w:val="461"/>
        </w:trPr>
        <w:tc>
          <w:tcPr>
            <w:tcW w:w="1458" w:type="dxa"/>
            <w:tcBorders>
              <w:top w:val="none" w:sz="6" w:space="0" w:color="auto"/>
              <w:left w:val="none" w:sz="6" w:space="0" w:color="auto"/>
              <w:bottom w:val="none" w:sz="6" w:space="0" w:color="auto"/>
              <w:right w:val="none" w:sz="6" w:space="0" w:color="auto"/>
            </w:tcBorders>
          </w:tcPr>
          <w:p w14:paraId="44A8E9BD" w14:textId="77777777" w:rsidR="00E93BDF" w:rsidRPr="00E93BDF" w:rsidRDefault="00E93BDF" w:rsidP="00E93BDF">
            <w:pPr>
              <w:kinsoku w:val="0"/>
              <w:overflowPunct w:val="0"/>
              <w:autoSpaceDE w:val="0"/>
              <w:autoSpaceDN w:val="0"/>
              <w:adjustRightInd w:val="0"/>
              <w:spacing w:after="0" w:line="226" w:lineRule="exact"/>
              <w:ind w:left="50"/>
              <w:rPr>
                <w:spacing w:val="-2"/>
                <w:szCs w:val="20"/>
              </w:rPr>
            </w:pPr>
            <w:r w:rsidRPr="00E93BDF">
              <w:rPr>
                <w:spacing w:val="-2"/>
                <w:szCs w:val="20"/>
              </w:rPr>
              <w:t>252.244-7000</w:t>
            </w:r>
          </w:p>
        </w:tc>
        <w:tc>
          <w:tcPr>
            <w:tcW w:w="5209" w:type="dxa"/>
            <w:tcBorders>
              <w:top w:val="none" w:sz="6" w:space="0" w:color="auto"/>
              <w:left w:val="none" w:sz="6" w:space="0" w:color="auto"/>
              <w:bottom w:val="none" w:sz="6" w:space="0" w:color="auto"/>
              <w:right w:val="none" w:sz="6" w:space="0" w:color="auto"/>
            </w:tcBorders>
          </w:tcPr>
          <w:p w14:paraId="1F1BD2C6" w14:textId="77777777" w:rsidR="00E93BDF" w:rsidRPr="00E93BDF" w:rsidRDefault="00E93BDF" w:rsidP="00E93BDF">
            <w:pPr>
              <w:kinsoku w:val="0"/>
              <w:overflowPunct w:val="0"/>
              <w:autoSpaceDE w:val="0"/>
              <w:autoSpaceDN w:val="0"/>
              <w:adjustRightInd w:val="0"/>
              <w:spacing w:after="0" w:line="226" w:lineRule="exact"/>
              <w:ind w:left="291"/>
              <w:rPr>
                <w:szCs w:val="20"/>
              </w:rPr>
            </w:pPr>
            <w:r w:rsidRPr="00E93BDF">
              <w:rPr>
                <w:szCs w:val="20"/>
              </w:rPr>
              <w:t>Subcontracts for Commercial Products or Commercial</w:t>
            </w:r>
          </w:p>
          <w:p w14:paraId="0971CAFA" w14:textId="77777777" w:rsidR="00E93BDF" w:rsidRPr="00E93BDF" w:rsidRDefault="00E93BDF" w:rsidP="00E93BDF">
            <w:pPr>
              <w:kinsoku w:val="0"/>
              <w:overflowPunct w:val="0"/>
              <w:autoSpaceDE w:val="0"/>
              <w:autoSpaceDN w:val="0"/>
              <w:adjustRightInd w:val="0"/>
              <w:spacing w:before="1" w:after="0" w:line="215" w:lineRule="exact"/>
              <w:ind w:left="291"/>
              <w:rPr>
                <w:spacing w:val="-2"/>
                <w:szCs w:val="20"/>
              </w:rPr>
            </w:pPr>
            <w:r w:rsidRPr="00E93BDF">
              <w:rPr>
                <w:spacing w:val="-2"/>
                <w:szCs w:val="20"/>
              </w:rPr>
              <w:t>Services</w:t>
            </w:r>
          </w:p>
        </w:tc>
        <w:tc>
          <w:tcPr>
            <w:tcW w:w="1041" w:type="dxa"/>
            <w:tcBorders>
              <w:top w:val="none" w:sz="6" w:space="0" w:color="auto"/>
              <w:left w:val="none" w:sz="6" w:space="0" w:color="auto"/>
              <w:bottom w:val="none" w:sz="6" w:space="0" w:color="auto"/>
              <w:right w:val="none" w:sz="6" w:space="0" w:color="auto"/>
            </w:tcBorders>
          </w:tcPr>
          <w:p w14:paraId="6D849283" w14:textId="77777777" w:rsidR="00E93BDF" w:rsidRPr="00E93BDF" w:rsidRDefault="00E93BDF" w:rsidP="00E93BDF">
            <w:pPr>
              <w:kinsoku w:val="0"/>
              <w:overflowPunct w:val="0"/>
              <w:autoSpaceDE w:val="0"/>
              <w:autoSpaceDN w:val="0"/>
              <w:adjustRightInd w:val="0"/>
              <w:spacing w:after="0" w:line="226" w:lineRule="exact"/>
              <w:ind w:left="33" w:right="26"/>
              <w:jc w:val="center"/>
              <w:rPr>
                <w:szCs w:val="20"/>
              </w:rPr>
            </w:pPr>
            <w:r w:rsidRPr="00E93BDF">
              <w:rPr>
                <w:szCs w:val="20"/>
              </w:rPr>
              <w:t>NOV</w:t>
            </w:r>
            <w:r w:rsidRPr="00E93BDF">
              <w:rPr>
                <w:spacing w:val="-1"/>
                <w:szCs w:val="20"/>
              </w:rPr>
              <w:t xml:space="preserve"> </w:t>
            </w:r>
            <w:r w:rsidRPr="00E93BDF">
              <w:rPr>
                <w:szCs w:val="20"/>
              </w:rPr>
              <w:t>2023</w:t>
            </w:r>
          </w:p>
        </w:tc>
      </w:tr>
      <w:tr w:rsidR="00E93BDF" w:rsidRPr="00E93BDF" w14:paraId="3C35A8CD" w14:textId="77777777">
        <w:tblPrEx>
          <w:tblCellMar>
            <w:top w:w="0" w:type="dxa"/>
            <w:left w:w="0" w:type="dxa"/>
            <w:bottom w:w="0" w:type="dxa"/>
            <w:right w:w="0" w:type="dxa"/>
          </w:tblCellMar>
        </w:tblPrEx>
        <w:trPr>
          <w:trHeight w:val="229"/>
        </w:trPr>
        <w:tc>
          <w:tcPr>
            <w:tcW w:w="1458" w:type="dxa"/>
            <w:tcBorders>
              <w:top w:val="none" w:sz="6" w:space="0" w:color="auto"/>
              <w:left w:val="none" w:sz="6" w:space="0" w:color="auto"/>
              <w:bottom w:val="none" w:sz="6" w:space="0" w:color="auto"/>
              <w:right w:val="none" w:sz="6" w:space="0" w:color="auto"/>
            </w:tcBorders>
          </w:tcPr>
          <w:p w14:paraId="1803258C" w14:textId="77777777" w:rsidR="00E93BDF" w:rsidRPr="00E93BDF" w:rsidRDefault="00E93BDF" w:rsidP="00E93BDF">
            <w:pPr>
              <w:kinsoku w:val="0"/>
              <w:overflowPunct w:val="0"/>
              <w:autoSpaceDE w:val="0"/>
              <w:autoSpaceDN w:val="0"/>
              <w:adjustRightInd w:val="0"/>
              <w:spacing w:after="0" w:line="209" w:lineRule="exact"/>
              <w:ind w:left="50"/>
              <w:rPr>
                <w:spacing w:val="-2"/>
                <w:szCs w:val="20"/>
              </w:rPr>
            </w:pPr>
            <w:r w:rsidRPr="00E93BDF">
              <w:rPr>
                <w:spacing w:val="-2"/>
                <w:szCs w:val="20"/>
              </w:rPr>
              <w:t>252.246-7006</w:t>
            </w:r>
          </w:p>
        </w:tc>
        <w:tc>
          <w:tcPr>
            <w:tcW w:w="5209" w:type="dxa"/>
            <w:tcBorders>
              <w:top w:val="none" w:sz="6" w:space="0" w:color="auto"/>
              <w:left w:val="none" w:sz="6" w:space="0" w:color="auto"/>
              <w:bottom w:val="none" w:sz="6" w:space="0" w:color="auto"/>
              <w:right w:val="none" w:sz="6" w:space="0" w:color="auto"/>
            </w:tcBorders>
          </w:tcPr>
          <w:p w14:paraId="4BC439C9" w14:textId="77777777" w:rsidR="00E93BDF" w:rsidRPr="00E93BDF" w:rsidRDefault="00E93BDF" w:rsidP="00E93BDF">
            <w:pPr>
              <w:kinsoku w:val="0"/>
              <w:overflowPunct w:val="0"/>
              <w:autoSpaceDE w:val="0"/>
              <w:autoSpaceDN w:val="0"/>
              <w:adjustRightInd w:val="0"/>
              <w:spacing w:after="0" w:line="209" w:lineRule="exact"/>
              <w:ind w:left="291"/>
              <w:rPr>
                <w:szCs w:val="20"/>
              </w:rPr>
            </w:pPr>
            <w:r w:rsidRPr="00E93BDF">
              <w:rPr>
                <w:szCs w:val="20"/>
              </w:rPr>
              <w:t>Warranty Tracking of Serialized Items</w:t>
            </w:r>
          </w:p>
        </w:tc>
        <w:tc>
          <w:tcPr>
            <w:tcW w:w="1041" w:type="dxa"/>
            <w:tcBorders>
              <w:top w:val="none" w:sz="6" w:space="0" w:color="auto"/>
              <w:left w:val="none" w:sz="6" w:space="0" w:color="auto"/>
              <w:bottom w:val="none" w:sz="6" w:space="0" w:color="auto"/>
              <w:right w:val="none" w:sz="6" w:space="0" w:color="auto"/>
            </w:tcBorders>
          </w:tcPr>
          <w:p w14:paraId="41E9AA43" w14:textId="77777777" w:rsidR="00E93BDF" w:rsidRPr="00E93BDF" w:rsidRDefault="00E93BDF" w:rsidP="00E93BDF">
            <w:pPr>
              <w:kinsoku w:val="0"/>
              <w:overflowPunct w:val="0"/>
              <w:autoSpaceDE w:val="0"/>
              <w:autoSpaceDN w:val="0"/>
              <w:adjustRightInd w:val="0"/>
              <w:spacing w:after="0" w:line="209" w:lineRule="exact"/>
              <w:ind w:left="33"/>
              <w:jc w:val="center"/>
              <w:rPr>
                <w:szCs w:val="20"/>
              </w:rPr>
            </w:pPr>
            <w:r w:rsidRPr="00E93BDF">
              <w:rPr>
                <w:szCs w:val="20"/>
              </w:rPr>
              <w:t>MAR 2016</w:t>
            </w:r>
          </w:p>
        </w:tc>
      </w:tr>
      <w:tr w:rsidR="00E93BDF" w:rsidRPr="00E93BDF" w14:paraId="72BAEE2A" w14:textId="77777777">
        <w:tblPrEx>
          <w:tblCellMar>
            <w:top w:w="0" w:type="dxa"/>
            <w:left w:w="0" w:type="dxa"/>
            <w:bottom w:w="0" w:type="dxa"/>
            <w:right w:w="0" w:type="dxa"/>
          </w:tblCellMar>
        </w:tblPrEx>
        <w:trPr>
          <w:trHeight w:val="229"/>
        </w:trPr>
        <w:tc>
          <w:tcPr>
            <w:tcW w:w="1458" w:type="dxa"/>
            <w:tcBorders>
              <w:top w:val="none" w:sz="6" w:space="0" w:color="auto"/>
              <w:left w:val="none" w:sz="6" w:space="0" w:color="auto"/>
              <w:bottom w:val="none" w:sz="6" w:space="0" w:color="auto"/>
              <w:right w:val="none" w:sz="6" w:space="0" w:color="auto"/>
            </w:tcBorders>
          </w:tcPr>
          <w:p w14:paraId="71999FDB" w14:textId="77777777" w:rsidR="00E93BDF" w:rsidRPr="00E93BDF" w:rsidRDefault="00E93BDF" w:rsidP="00E93BDF">
            <w:pPr>
              <w:kinsoku w:val="0"/>
              <w:overflowPunct w:val="0"/>
              <w:autoSpaceDE w:val="0"/>
              <w:autoSpaceDN w:val="0"/>
              <w:adjustRightInd w:val="0"/>
              <w:spacing w:after="0" w:line="209" w:lineRule="exact"/>
              <w:ind w:left="50"/>
              <w:rPr>
                <w:spacing w:val="-2"/>
                <w:szCs w:val="20"/>
              </w:rPr>
            </w:pPr>
            <w:r w:rsidRPr="00E93BDF">
              <w:rPr>
                <w:spacing w:val="-2"/>
                <w:szCs w:val="20"/>
              </w:rPr>
              <w:t>252.246-7008</w:t>
            </w:r>
          </w:p>
        </w:tc>
        <w:tc>
          <w:tcPr>
            <w:tcW w:w="5209" w:type="dxa"/>
            <w:tcBorders>
              <w:top w:val="none" w:sz="6" w:space="0" w:color="auto"/>
              <w:left w:val="none" w:sz="6" w:space="0" w:color="auto"/>
              <w:bottom w:val="none" w:sz="6" w:space="0" w:color="auto"/>
              <w:right w:val="none" w:sz="6" w:space="0" w:color="auto"/>
            </w:tcBorders>
          </w:tcPr>
          <w:p w14:paraId="2D96772A" w14:textId="77777777" w:rsidR="00E93BDF" w:rsidRPr="00E93BDF" w:rsidRDefault="00E93BDF" w:rsidP="00E93BDF">
            <w:pPr>
              <w:kinsoku w:val="0"/>
              <w:overflowPunct w:val="0"/>
              <w:autoSpaceDE w:val="0"/>
              <w:autoSpaceDN w:val="0"/>
              <w:adjustRightInd w:val="0"/>
              <w:spacing w:after="0" w:line="209" w:lineRule="exact"/>
              <w:ind w:left="291"/>
              <w:rPr>
                <w:szCs w:val="20"/>
              </w:rPr>
            </w:pPr>
            <w:r w:rsidRPr="00E93BDF">
              <w:rPr>
                <w:szCs w:val="20"/>
              </w:rPr>
              <w:t>Sources of Electronic Parts</w:t>
            </w:r>
          </w:p>
        </w:tc>
        <w:tc>
          <w:tcPr>
            <w:tcW w:w="1041" w:type="dxa"/>
            <w:tcBorders>
              <w:top w:val="none" w:sz="6" w:space="0" w:color="auto"/>
              <w:left w:val="none" w:sz="6" w:space="0" w:color="auto"/>
              <w:bottom w:val="none" w:sz="6" w:space="0" w:color="auto"/>
              <w:right w:val="none" w:sz="6" w:space="0" w:color="auto"/>
            </w:tcBorders>
          </w:tcPr>
          <w:p w14:paraId="00666199" w14:textId="77777777" w:rsidR="00E93BDF" w:rsidRPr="00E93BDF" w:rsidRDefault="00E93BDF" w:rsidP="00E93BDF">
            <w:pPr>
              <w:kinsoku w:val="0"/>
              <w:overflowPunct w:val="0"/>
              <w:autoSpaceDE w:val="0"/>
              <w:autoSpaceDN w:val="0"/>
              <w:adjustRightInd w:val="0"/>
              <w:spacing w:after="0" w:line="209" w:lineRule="exact"/>
              <w:ind w:right="53"/>
              <w:jc w:val="center"/>
              <w:rPr>
                <w:szCs w:val="20"/>
              </w:rPr>
            </w:pPr>
            <w:r w:rsidRPr="00E93BDF">
              <w:rPr>
                <w:szCs w:val="20"/>
              </w:rPr>
              <w:t>JAN 2023</w:t>
            </w:r>
          </w:p>
        </w:tc>
      </w:tr>
      <w:tr w:rsidR="00E93BDF" w:rsidRPr="00E93BDF" w14:paraId="5FC6572D" w14:textId="77777777">
        <w:tblPrEx>
          <w:tblCellMar>
            <w:top w:w="0" w:type="dxa"/>
            <w:left w:w="0" w:type="dxa"/>
            <w:bottom w:w="0" w:type="dxa"/>
            <w:right w:w="0" w:type="dxa"/>
          </w:tblCellMar>
        </w:tblPrEx>
        <w:trPr>
          <w:trHeight w:val="225"/>
        </w:trPr>
        <w:tc>
          <w:tcPr>
            <w:tcW w:w="1458" w:type="dxa"/>
            <w:tcBorders>
              <w:top w:val="none" w:sz="6" w:space="0" w:color="auto"/>
              <w:left w:val="none" w:sz="6" w:space="0" w:color="auto"/>
              <w:bottom w:val="none" w:sz="6" w:space="0" w:color="auto"/>
              <w:right w:val="none" w:sz="6" w:space="0" w:color="auto"/>
            </w:tcBorders>
          </w:tcPr>
          <w:p w14:paraId="084FBB52" w14:textId="77777777" w:rsidR="00E93BDF" w:rsidRPr="00E93BDF" w:rsidRDefault="00E93BDF" w:rsidP="00E93BDF">
            <w:pPr>
              <w:kinsoku w:val="0"/>
              <w:overflowPunct w:val="0"/>
              <w:autoSpaceDE w:val="0"/>
              <w:autoSpaceDN w:val="0"/>
              <w:adjustRightInd w:val="0"/>
              <w:spacing w:after="0" w:line="205" w:lineRule="exact"/>
              <w:ind w:left="50"/>
              <w:rPr>
                <w:spacing w:val="-2"/>
                <w:szCs w:val="20"/>
              </w:rPr>
            </w:pPr>
            <w:r w:rsidRPr="00E93BDF">
              <w:rPr>
                <w:spacing w:val="-2"/>
                <w:szCs w:val="20"/>
              </w:rPr>
              <w:t>252.247-7023</w:t>
            </w:r>
          </w:p>
        </w:tc>
        <w:tc>
          <w:tcPr>
            <w:tcW w:w="5209" w:type="dxa"/>
            <w:tcBorders>
              <w:top w:val="none" w:sz="6" w:space="0" w:color="auto"/>
              <w:left w:val="none" w:sz="6" w:space="0" w:color="auto"/>
              <w:bottom w:val="none" w:sz="6" w:space="0" w:color="auto"/>
              <w:right w:val="none" w:sz="6" w:space="0" w:color="auto"/>
            </w:tcBorders>
          </w:tcPr>
          <w:p w14:paraId="75D1F69A" w14:textId="77777777" w:rsidR="00E93BDF" w:rsidRPr="00E93BDF" w:rsidRDefault="00E93BDF" w:rsidP="00E93BDF">
            <w:pPr>
              <w:kinsoku w:val="0"/>
              <w:overflowPunct w:val="0"/>
              <w:autoSpaceDE w:val="0"/>
              <w:autoSpaceDN w:val="0"/>
              <w:adjustRightInd w:val="0"/>
              <w:spacing w:after="0" w:line="205" w:lineRule="exact"/>
              <w:ind w:left="291"/>
              <w:rPr>
                <w:szCs w:val="20"/>
              </w:rPr>
            </w:pPr>
            <w:r w:rsidRPr="00E93BDF">
              <w:rPr>
                <w:szCs w:val="20"/>
              </w:rPr>
              <w:t>Transportation of Supplies by Sea</w:t>
            </w:r>
          </w:p>
        </w:tc>
        <w:tc>
          <w:tcPr>
            <w:tcW w:w="1041" w:type="dxa"/>
            <w:tcBorders>
              <w:top w:val="none" w:sz="6" w:space="0" w:color="auto"/>
              <w:left w:val="none" w:sz="6" w:space="0" w:color="auto"/>
              <w:bottom w:val="none" w:sz="6" w:space="0" w:color="auto"/>
              <w:right w:val="none" w:sz="6" w:space="0" w:color="auto"/>
            </w:tcBorders>
          </w:tcPr>
          <w:p w14:paraId="12EE6C88" w14:textId="77777777" w:rsidR="00E93BDF" w:rsidRPr="00E93BDF" w:rsidRDefault="00E93BDF" w:rsidP="00E93BDF">
            <w:pPr>
              <w:kinsoku w:val="0"/>
              <w:overflowPunct w:val="0"/>
              <w:autoSpaceDE w:val="0"/>
              <w:autoSpaceDN w:val="0"/>
              <w:adjustRightInd w:val="0"/>
              <w:spacing w:after="0" w:line="205" w:lineRule="exact"/>
              <w:ind w:right="53"/>
              <w:jc w:val="center"/>
              <w:rPr>
                <w:szCs w:val="20"/>
              </w:rPr>
            </w:pPr>
            <w:r w:rsidRPr="00E93BDF">
              <w:rPr>
                <w:szCs w:val="20"/>
              </w:rPr>
              <w:t>JAN 2023</w:t>
            </w:r>
          </w:p>
        </w:tc>
      </w:tr>
    </w:tbl>
    <w:p w14:paraId="2A1381BF" w14:textId="77777777" w:rsidR="00E93BDF" w:rsidRDefault="00E93BDF" w:rsidP="008077F1">
      <w:pPr>
        <w:spacing w:after="0" w:line="240" w:lineRule="auto"/>
      </w:pPr>
    </w:p>
    <w:p w14:paraId="6618B145" w14:textId="77777777" w:rsidR="008077F1" w:rsidRDefault="008077F1" w:rsidP="008077F1">
      <w:pPr>
        <w:spacing w:after="0" w:line="240" w:lineRule="auto"/>
      </w:pPr>
    </w:p>
    <w:p w14:paraId="5C5584B9" w14:textId="77777777" w:rsidR="008077F1" w:rsidRPr="001C69DE"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bookmarkStart w:id="11" w:name="PD000024"/>
      <w:bookmarkEnd w:id="11"/>
      <w:r>
        <w:rPr>
          <w:szCs w:val="20"/>
        </w:rPr>
        <w:t xml:space="preserve">52.204-24  </w:t>
      </w:r>
      <w:r w:rsidRPr="001C69DE">
        <w:rPr>
          <w:caps/>
          <w:szCs w:val="20"/>
        </w:rPr>
        <w:t>Representation Regarding Certain Telecommunications and Video Surveillance Services or Equipment</w:t>
      </w:r>
      <w:r w:rsidRPr="001C69DE">
        <w:rPr>
          <w:szCs w:val="20"/>
        </w:rPr>
        <w:t xml:space="preserve"> (</w:t>
      </w:r>
      <w:r>
        <w:rPr>
          <w:szCs w:val="20"/>
        </w:rPr>
        <w:t>NOV 2021</w:t>
      </w:r>
      <w:r w:rsidRPr="001C69DE">
        <w:rPr>
          <w:szCs w:val="20"/>
        </w:rPr>
        <w:t>)</w:t>
      </w:r>
    </w:p>
    <w:p w14:paraId="57D1932F" w14:textId="77777777" w:rsidR="008077F1" w:rsidRPr="001C69DE"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p>
    <w:p w14:paraId="1E085415" w14:textId="77777777" w:rsidR="008077F1" w:rsidRPr="000620A2"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0620A2">
        <w:rPr>
          <w:szCs w:val="20"/>
        </w:rPr>
        <w:t xml:space="preserve">The Offeror shall not complete the representation at paragraph (d)(1) of this provision if the Offeror has represented that it </w:t>
      </w:r>
      <w:r>
        <w:rPr>
          <w:szCs w:val="20"/>
        </w:rPr>
        <w:t>"</w:t>
      </w:r>
      <w:r w:rsidRPr="000620A2">
        <w:rPr>
          <w:szCs w:val="20"/>
        </w:rPr>
        <w:t>does not provide covered telecommunications equipment or services as a part of its offered products or services to the Government in the performance of any contract, subcontract, or other contractual instrument</w:t>
      </w:r>
      <w:r>
        <w:rPr>
          <w:szCs w:val="20"/>
        </w:rPr>
        <w:t>"</w:t>
      </w:r>
      <w:r w:rsidRPr="000620A2">
        <w:rPr>
          <w:szCs w:val="20"/>
        </w:rPr>
        <w:t xml:space="preserve"> in paragraph (c)(1) in the provision at 52.204-26, Covered Telecommunications Equipment or Services--Representation, or in paragraph (v)(2)(i) of the provision at 52.212-3, Offeror Representations and Certifications-</w:t>
      </w:r>
      <w:r w:rsidRPr="007B1C50">
        <w:rPr>
          <w:szCs w:val="20"/>
        </w:rPr>
        <w:t>Commercial Products and Commercial Services</w:t>
      </w:r>
      <w:r w:rsidRPr="000620A2">
        <w:rPr>
          <w:szCs w:val="20"/>
        </w:rPr>
        <w:t xml:space="preserve">. The Offeror shall not complete the representation in paragraph (d)(2) of this provision if the Offeror has represented that it </w:t>
      </w:r>
      <w:r>
        <w:rPr>
          <w:szCs w:val="20"/>
        </w:rPr>
        <w:t>"</w:t>
      </w:r>
      <w:r w:rsidRPr="000620A2">
        <w:rPr>
          <w:szCs w:val="20"/>
        </w:rPr>
        <w:t>does not use covered telecommunications equipment or services, or any equipment, system, or service that uses covered telecommunications equipment or services</w:t>
      </w:r>
      <w:r>
        <w:rPr>
          <w:szCs w:val="20"/>
        </w:rPr>
        <w:t>"</w:t>
      </w:r>
      <w:r w:rsidRPr="000620A2">
        <w:rPr>
          <w:szCs w:val="20"/>
        </w:rPr>
        <w:t xml:space="preserve"> in paragraph (c)(2) of the provision at 52.204-26, or in paragraph (v)(2)(ii) of the provision at 52.212-3.</w:t>
      </w:r>
    </w:p>
    <w:p w14:paraId="408E7395" w14:textId="77777777" w:rsidR="008077F1"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p>
    <w:p w14:paraId="33F4FFAF" w14:textId="77777777" w:rsidR="008077F1" w:rsidRPr="00FF1BFA"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FF1BFA">
        <w:rPr>
          <w:szCs w:val="20"/>
        </w:rPr>
        <w:t>(a) Definitions. As used in this provision-</w:t>
      </w:r>
    </w:p>
    <w:p w14:paraId="5901AD45" w14:textId="77777777" w:rsidR="008077F1"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p>
    <w:p w14:paraId="306121F5" w14:textId="77777777" w:rsidR="008077F1" w:rsidRPr="00FF1BFA"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FF1BFA">
        <w:rPr>
          <w:szCs w:val="20"/>
        </w:rPr>
        <w:t>Backhaul, covered telecommunications equipment or services, critical technology, interconnection arrangements, reasonable inquiry, roaming, and substantial or essential component have the meanings provided in the clause 52.204-25, Prohibition on Contracting for Certain Telecommunications and Video Surveillance Services or Equipment.</w:t>
      </w:r>
    </w:p>
    <w:p w14:paraId="19609171" w14:textId="77777777" w:rsidR="008077F1"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p>
    <w:p w14:paraId="28B862EF" w14:textId="77777777" w:rsidR="008077F1" w:rsidRPr="00FF1BFA"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FF1BFA">
        <w:rPr>
          <w:szCs w:val="20"/>
        </w:rPr>
        <w:t xml:space="preserve">(b) Prohibition. </w:t>
      </w:r>
    </w:p>
    <w:p w14:paraId="44B83E38" w14:textId="77777777" w:rsidR="008077F1"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p>
    <w:p w14:paraId="6B37CA8D" w14:textId="77777777" w:rsidR="008077F1" w:rsidRPr="00FF1BFA"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FF1BFA">
        <w:rPr>
          <w:szCs w:val="20"/>
        </w:rPr>
        <w:t>(1) Section 889(a)(1)(A) of the John S. McCain National Defense Authorization Act for Fiscal Year 2019 (Pub. L. 115-232) prohibits the head of an executive agency on or after August 13, 2019, from procuring or obtaining, or extending or renewing a contract to procure or obtain, any equipment, system, or service that uses covered telecommunications equipment or services as a substantial or essential component of any system, or as critical technology as part of any system. Nothing in the prohibition shall be construed to--</w:t>
      </w:r>
    </w:p>
    <w:p w14:paraId="566265C1" w14:textId="77777777" w:rsidR="008077F1"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p>
    <w:p w14:paraId="17E6718F" w14:textId="77777777" w:rsidR="008077F1" w:rsidRPr="00FF1BFA"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FF1BFA">
        <w:rPr>
          <w:szCs w:val="20"/>
        </w:rPr>
        <w:t>(i) Prohibit the head of an executive agency from procuring with an entity to provide a service that connects to the facilities of a third-party, such as backhaul, roaming, or interconnection arrangements; or</w:t>
      </w:r>
    </w:p>
    <w:p w14:paraId="7E9F499F" w14:textId="77777777" w:rsidR="008077F1"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p>
    <w:p w14:paraId="3FD84E53" w14:textId="77777777" w:rsidR="008077F1" w:rsidRPr="00FF1BFA"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FF1BFA">
        <w:rPr>
          <w:szCs w:val="20"/>
        </w:rPr>
        <w:t>(ii) Cover telecommunications equipment that cannot route or redirect user data traffic or cannot permit visibility into any user data or packets that such equipment transmits or otherwise handles.</w:t>
      </w:r>
    </w:p>
    <w:p w14:paraId="68419FD7" w14:textId="77777777" w:rsidR="008077F1"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p>
    <w:p w14:paraId="389DE534" w14:textId="77777777" w:rsidR="008077F1" w:rsidRPr="00FF1BFA"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FF1BFA">
        <w:rPr>
          <w:szCs w:val="20"/>
        </w:rPr>
        <w:t>(2) Section 889(a)(1)(B) of the John S. McCain National Defense Authorization Act for Fiscal Year 2019 (Pub. L. 115-232) prohibits the head of an executive agency on or after August 13, 2020, from entering into a contract or extending or renewing a contract with an entity that uses any equipment, system, or service that uses covered telecommunications equipment or services as a substantial or essential component of any system, or as critical technology as part of any system. This prohibition applies to the use of covered telecommunications equipment or services, regardless of whether that use is in performance of work under a Federal contract. Nothing in the prohibition shall be construed to--</w:t>
      </w:r>
    </w:p>
    <w:p w14:paraId="1C6EDD86" w14:textId="77777777" w:rsidR="008077F1"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p>
    <w:p w14:paraId="64352B27" w14:textId="77777777" w:rsidR="008077F1" w:rsidRPr="00FF1BFA"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FF1BFA">
        <w:rPr>
          <w:szCs w:val="20"/>
        </w:rPr>
        <w:t>(i) Prohibit the head of an executive agency from procuring with an entity to provide a service that connects to the facilities of a third-party, such as backhaul, roaming, or interconnection arrangements; or</w:t>
      </w:r>
    </w:p>
    <w:p w14:paraId="66C57053" w14:textId="77777777" w:rsidR="008077F1"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p>
    <w:p w14:paraId="3F731557" w14:textId="77777777" w:rsidR="008077F1" w:rsidRPr="00FF1BFA"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FF1BFA">
        <w:rPr>
          <w:szCs w:val="20"/>
        </w:rPr>
        <w:t>(ii) Cover telecommunications equipment that cannot route or redirect user data traffic or cannot permit visibility into any user data or packets that such equipment transmits or otherwise handles.</w:t>
      </w:r>
    </w:p>
    <w:p w14:paraId="3D0687BE" w14:textId="77777777" w:rsidR="008077F1"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p>
    <w:p w14:paraId="3E925565" w14:textId="77777777" w:rsidR="008077F1" w:rsidRPr="00FF1BFA"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FF1BFA">
        <w:rPr>
          <w:szCs w:val="20"/>
        </w:rPr>
        <w:t>(c) Procedures. The Offeror shall review the list of excluded parties in the System for Award Management (SAM) (https://www.sam.gov) for entities excluded from receiving federal awards for "covered telecommunications equipment or services."</w:t>
      </w:r>
    </w:p>
    <w:p w14:paraId="0EE2E793" w14:textId="77777777" w:rsidR="008077F1"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p>
    <w:p w14:paraId="31DAAAC0" w14:textId="77777777" w:rsidR="008077F1" w:rsidRPr="00FF1BFA"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FF1BFA">
        <w:rPr>
          <w:szCs w:val="20"/>
        </w:rPr>
        <w:t>(d) Representations. The Offeror represents that--</w:t>
      </w:r>
    </w:p>
    <w:p w14:paraId="2CD55201" w14:textId="77777777" w:rsidR="008077F1"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p>
    <w:p w14:paraId="0EB7CA6E" w14:textId="77777777" w:rsidR="008077F1" w:rsidRPr="00FF1BFA"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FF1BFA">
        <w:rPr>
          <w:szCs w:val="20"/>
        </w:rPr>
        <w:t>(1) It [</w:t>
      </w:r>
      <w:r>
        <w:fldChar w:fldCharType="begin">
          <w:ffData>
            <w:name w:val="Text1"/>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r w:rsidRPr="00FF1BFA">
        <w:rPr>
          <w:szCs w:val="20"/>
        </w:rPr>
        <w:t xml:space="preserve">] will, </w:t>
      </w:r>
      <w:r>
        <w:rPr>
          <w:szCs w:val="20"/>
        </w:rPr>
        <w:t>[</w:t>
      </w:r>
      <w:r>
        <w:fldChar w:fldCharType="begin">
          <w:ffData>
            <w:name w:val="Text1"/>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r w:rsidRPr="00FF1BFA">
        <w:rPr>
          <w:szCs w:val="20"/>
        </w:rPr>
        <w:t>] will not provide covered telecommunications equipment or services to the Government in the performance of any contract, subcontract or other contractual instrument resulting from this solicitation. The Offeror shall provide the additional disclosure information required at paragraph (e)(1) of this section if the Offeror responds "will" in paragraph (d)(1) of this section; and</w:t>
      </w:r>
    </w:p>
    <w:p w14:paraId="3BDD9E2D" w14:textId="77777777" w:rsidR="008077F1"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p>
    <w:p w14:paraId="4009F160" w14:textId="77777777" w:rsidR="008077F1" w:rsidRPr="00FF1BFA"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FF1BFA">
        <w:rPr>
          <w:szCs w:val="20"/>
        </w:rPr>
        <w:t>(2) After conducting a reasonable inquiry, for purposes of this representation, the Offeror represents that--</w:t>
      </w:r>
    </w:p>
    <w:p w14:paraId="587DBF39" w14:textId="77777777" w:rsidR="008077F1"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p>
    <w:p w14:paraId="6B1DD541" w14:textId="77777777" w:rsidR="008077F1" w:rsidRPr="00FF1BFA"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FF1BFA">
        <w:rPr>
          <w:szCs w:val="20"/>
        </w:rPr>
        <w:t>It [</w:t>
      </w:r>
      <w:r>
        <w:fldChar w:fldCharType="begin">
          <w:ffData>
            <w:name w:val="Text1"/>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r w:rsidRPr="00FF1BFA">
        <w:rPr>
          <w:szCs w:val="20"/>
        </w:rPr>
        <w:t>] does, [</w:t>
      </w:r>
      <w:r>
        <w:fldChar w:fldCharType="begin">
          <w:ffData>
            <w:name w:val="Text1"/>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r w:rsidRPr="00FF1BFA">
        <w:rPr>
          <w:szCs w:val="20"/>
        </w:rPr>
        <w:t>] does not use covered telecommunications equipment or services, or use any equipment, system, or service that uses covered telecommunications equipment or services. The Offeror shall provide the additional disclosure information required at paragraph (e)(2) of this section if the Offeror responds "does" in paragraph (d)(2) of this section.</w:t>
      </w:r>
    </w:p>
    <w:p w14:paraId="728B1FDD" w14:textId="77777777" w:rsidR="008077F1"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p>
    <w:p w14:paraId="5E5247DC" w14:textId="77777777" w:rsidR="008077F1" w:rsidRPr="00FF1BFA"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FF1BFA">
        <w:rPr>
          <w:szCs w:val="20"/>
        </w:rPr>
        <w:t xml:space="preserve">(e) Disclosures. </w:t>
      </w:r>
    </w:p>
    <w:p w14:paraId="159BB664" w14:textId="77777777" w:rsidR="008077F1"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p>
    <w:p w14:paraId="11B0CA49" w14:textId="77777777" w:rsidR="008077F1" w:rsidRPr="00FF1BFA"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FF1BFA">
        <w:rPr>
          <w:szCs w:val="20"/>
        </w:rPr>
        <w:t>(1) Disclosure for the representation in paragraph (d)(1) of this provision. If the Offeror has responded "will" in the representation in paragraph (d)(1) of this provision, the Offeror shall provide the following information as part of the offer:</w:t>
      </w:r>
    </w:p>
    <w:p w14:paraId="464D0F96" w14:textId="77777777" w:rsidR="008077F1"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p>
    <w:p w14:paraId="155BC8C2" w14:textId="77777777" w:rsidR="008077F1" w:rsidRPr="00FF1BFA"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FF1BFA">
        <w:rPr>
          <w:szCs w:val="20"/>
        </w:rPr>
        <w:t>(i) For covered equipment--</w:t>
      </w:r>
    </w:p>
    <w:p w14:paraId="7D317717" w14:textId="77777777" w:rsidR="008077F1"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p>
    <w:p w14:paraId="6DB2AB88" w14:textId="77777777" w:rsidR="008077F1" w:rsidRPr="00FF1BFA"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FF1BFA">
        <w:rPr>
          <w:szCs w:val="20"/>
        </w:rPr>
        <w:t>(A) The entity that produced the covered telecommunications equipment (include entity name, unique entity identifier, CAGE code, and whether the entity was the original equipment manufacturer (OEM) or a distributor, if known);</w:t>
      </w:r>
    </w:p>
    <w:p w14:paraId="7A6B7C1C" w14:textId="77777777" w:rsidR="008077F1"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p>
    <w:p w14:paraId="08853A2F" w14:textId="77777777" w:rsidR="008077F1" w:rsidRPr="00FF1BFA"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FF1BFA">
        <w:rPr>
          <w:szCs w:val="20"/>
        </w:rPr>
        <w:t>(B) A description of all covered telecommunications equipment offered (include brand; model number, such as OEM number, manufacturer part number, or wholesaler number; and item description, as applicable); and</w:t>
      </w:r>
    </w:p>
    <w:p w14:paraId="7A15C1DC" w14:textId="77777777" w:rsidR="008077F1"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p>
    <w:p w14:paraId="2FBB1C3E" w14:textId="77777777" w:rsidR="008077F1" w:rsidRPr="00FF1BFA"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FF1BFA">
        <w:rPr>
          <w:szCs w:val="20"/>
        </w:rPr>
        <w:t>(C) Explanation of the proposed use of covered telecommunications equipment and any factors relevant to determining if such use would be permissible under the prohibition in paragraph (b)(1) of this provision.</w:t>
      </w:r>
    </w:p>
    <w:p w14:paraId="38375229" w14:textId="77777777" w:rsidR="008077F1"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p>
    <w:p w14:paraId="3D57CE5B" w14:textId="77777777" w:rsidR="008077F1" w:rsidRPr="00FF1BFA"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FF1BFA">
        <w:rPr>
          <w:szCs w:val="20"/>
        </w:rPr>
        <w:t>(ii) For covered services--</w:t>
      </w:r>
    </w:p>
    <w:p w14:paraId="6C943C44" w14:textId="77777777" w:rsidR="008077F1"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p>
    <w:p w14:paraId="0DD8FA49" w14:textId="77777777" w:rsidR="008077F1" w:rsidRPr="00FF1BFA"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FF1BFA">
        <w:rPr>
          <w:szCs w:val="20"/>
        </w:rPr>
        <w:t>(A) If the service is related to item maintenance: A description of all covered</w:t>
      </w:r>
      <w:r>
        <w:rPr>
          <w:szCs w:val="20"/>
        </w:rPr>
        <w:t xml:space="preserve"> </w:t>
      </w:r>
      <w:r w:rsidRPr="00FF1BFA">
        <w:rPr>
          <w:szCs w:val="20"/>
        </w:rPr>
        <w:t>telecommunications services offered (include on the item being maintained: Brand; model number, such as OEM number, manufacturer part number, or wholesaler number; and item description, as applicable); or</w:t>
      </w:r>
    </w:p>
    <w:p w14:paraId="5806867A" w14:textId="77777777" w:rsidR="008077F1"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p>
    <w:p w14:paraId="0D61ECDC" w14:textId="77777777" w:rsidR="008077F1" w:rsidRPr="00FF1BFA"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FF1BFA">
        <w:rPr>
          <w:szCs w:val="20"/>
        </w:rPr>
        <w:t>(B) If not associated with maintenance, the Product Service Code (PSC) of the service being provided; and explanation of the proposed use of covered telecommunications services and any factors relevant to determining if such use would be permissible under the prohibition in paragraph (b)(1) of this provision.</w:t>
      </w:r>
    </w:p>
    <w:p w14:paraId="00C8750A" w14:textId="77777777" w:rsidR="008077F1"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p>
    <w:p w14:paraId="253EAE31" w14:textId="77777777" w:rsidR="008077F1" w:rsidRPr="00FF1BFA"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FF1BFA">
        <w:rPr>
          <w:szCs w:val="20"/>
        </w:rPr>
        <w:t>(2) Disclosure for the representation in paragraph (d)(2) of this provision. If the Offeror has responded "does" in the representation in paragraph (d)(2) of this provision, the Offeror shall provide the following information as part of the offer:</w:t>
      </w:r>
    </w:p>
    <w:p w14:paraId="70AD520F" w14:textId="77777777" w:rsidR="008077F1"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p>
    <w:p w14:paraId="443200FF" w14:textId="77777777" w:rsidR="008077F1" w:rsidRPr="00FF1BFA"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FF1BFA">
        <w:rPr>
          <w:szCs w:val="20"/>
        </w:rPr>
        <w:t>(i) For covered equipment--</w:t>
      </w:r>
    </w:p>
    <w:p w14:paraId="4D5D1C50" w14:textId="77777777" w:rsidR="008077F1"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p>
    <w:p w14:paraId="08141590" w14:textId="77777777" w:rsidR="008077F1" w:rsidRPr="00FF1BFA"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FF1BFA">
        <w:rPr>
          <w:szCs w:val="20"/>
        </w:rPr>
        <w:t>(A) The entity that produced the covered telecommunications equipment (include entity name, unique entity identifier, CAGE code, and whether the entity was the OEM or a distributor, if known);</w:t>
      </w:r>
    </w:p>
    <w:p w14:paraId="058BE964" w14:textId="77777777" w:rsidR="008077F1"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p>
    <w:p w14:paraId="63855E05" w14:textId="77777777" w:rsidR="008077F1" w:rsidRPr="00FF1BFA"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FF1BFA">
        <w:rPr>
          <w:szCs w:val="20"/>
        </w:rPr>
        <w:t>(B) A description of all covered telecommunications equipment offered (include brand; model number, such as OEM number, manufacturer part number, or wholesaler number; and item description, as applicable); and</w:t>
      </w:r>
    </w:p>
    <w:p w14:paraId="0E74C49B" w14:textId="77777777" w:rsidR="008077F1"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p>
    <w:p w14:paraId="30A7192B" w14:textId="77777777" w:rsidR="008077F1" w:rsidRPr="00FF1BFA"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FF1BFA">
        <w:rPr>
          <w:szCs w:val="20"/>
        </w:rPr>
        <w:t>(C) Explanation of the proposed use of covered telecommunications equipment and any factors relevant to determining if such use would be permissible under the prohibition in paragraph (b)(2) of this provision.</w:t>
      </w:r>
    </w:p>
    <w:p w14:paraId="157D5C91" w14:textId="77777777" w:rsidR="008077F1"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p>
    <w:p w14:paraId="0554E745" w14:textId="77777777" w:rsidR="008077F1" w:rsidRPr="00FF1BFA"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FF1BFA">
        <w:rPr>
          <w:szCs w:val="20"/>
        </w:rPr>
        <w:t>(ii) For covered services--</w:t>
      </w:r>
    </w:p>
    <w:p w14:paraId="2538E536" w14:textId="77777777" w:rsidR="008077F1"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p>
    <w:p w14:paraId="12BE035D" w14:textId="77777777" w:rsidR="008077F1" w:rsidRPr="00FF1BFA"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FF1BFA">
        <w:rPr>
          <w:szCs w:val="20"/>
        </w:rPr>
        <w:t>(A) If the service is related to item maintenance: A description of all covered telecommunications services offered (include on the item being maintained: Brand; model number, such as OEM number, manufacturer part number, or wholesaler number; and item description, as applicable); or</w:t>
      </w:r>
    </w:p>
    <w:p w14:paraId="1E93C9D9" w14:textId="77777777" w:rsidR="008077F1"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p>
    <w:p w14:paraId="26B3531D" w14:textId="77777777" w:rsidR="008077F1" w:rsidRPr="00FF1BFA"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FF1BFA">
        <w:rPr>
          <w:szCs w:val="20"/>
        </w:rPr>
        <w:t>(B) If not associated with maintenance, the PSC of the service being provided; and explanation of the proposed use of covered telecommunications services and any factors relevant to determining if such use would be permissible under the prohibition in paragraph (b)(2) of this provision.</w:t>
      </w:r>
    </w:p>
    <w:p w14:paraId="48884BBD" w14:textId="77777777" w:rsidR="008077F1" w:rsidRPr="00FF1BFA"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p>
    <w:p w14:paraId="1888F593" w14:textId="31021D69" w:rsidR="008077F1" w:rsidRDefault="008077F1" w:rsidP="003B0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FF1BFA">
        <w:rPr>
          <w:szCs w:val="20"/>
        </w:rPr>
        <w:t>(End of provision)</w:t>
      </w:r>
    </w:p>
    <w:p w14:paraId="5941C8EA" w14:textId="77777777" w:rsidR="008077F1" w:rsidRDefault="008077F1" w:rsidP="008077F1">
      <w:pPr>
        <w:spacing w:after="0" w:line="240" w:lineRule="auto"/>
      </w:pPr>
    </w:p>
    <w:p w14:paraId="4BC5A1E8" w14:textId="77777777" w:rsidR="008077F1" w:rsidRDefault="008077F1" w:rsidP="008077F1">
      <w:pPr>
        <w:spacing w:after="0" w:line="240" w:lineRule="auto"/>
      </w:pPr>
    </w:p>
    <w:p w14:paraId="77E12682" w14:textId="77777777" w:rsidR="008077F1" w:rsidRPr="00516FAF"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aps/>
          <w:szCs w:val="20"/>
        </w:rPr>
      </w:pPr>
      <w:bookmarkStart w:id="12" w:name="PD000076"/>
      <w:bookmarkEnd w:id="12"/>
      <w:r>
        <w:rPr>
          <w:caps/>
          <w:szCs w:val="20"/>
        </w:rPr>
        <w:t xml:space="preserve">52.204-26  </w:t>
      </w:r>
      <w:r w:rsidRPr="00516FAF">
        <w:rPr>
          <w:caps/>
          <w:szCs w:val="20"/>
        </w:rPr>
        <w:t>Covered Telecommunications Equipment or Services--Representation (</w:t>
      </w:r>
      <w:r>
        <w:rPr>
          <w:caps/>
          <w:szCs w:val="20"/>
        </w:rPr>
        <w:t>OCT</w:t>
      </w:r>
      <w:r w:rsidRPr="00516FAF">
        <w:rPr>
          <w:caps/>
          <w:szCs w:val="20"/>
        </w:rPr>
        <w:t xml:space="preserve"> </w:t>
      </w:r>
    </w:p>
    <w:p w14:paraId="138F3247" w14:textId="77777777" w:rsidR="008077F1" w:rsidRPr="00AB6E56"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aps/>
          <w:szCs w:val="20"/>
        </w:rPr>
      </w:pPr>
      <w:r w:rsidRPr="00AB6E56">
        <w:rPr>
          <w:caps/>
          <w:szCs w:val="20"/>
        </w:rPr>
        <w:t>2020)</w:t>
      </w:r>
    </w:p>
    <w:p w14:paraId="77889ABE" w14:textId="77777777" w:rsidR="008077F1" w:rsidRPr="00AB6E56"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p>
    <w:p w14:paraId="4EA559C4" w14:textId="77777777" w:rsidR="008077F1" w:rsidRPr="00AB6E56"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AB6E56">
        <w:rPr>
          <w:szCs w:val="20"/>
        </w:rPr>
        <w:t xml:space="preserve">(a) Definitions. As used in this provision, “covered telecommunications equipment or services” and </w:t>
      </w:r>
      <w:r>
        <w:rPr>
          <w:szCs w:val="20"/>
        </w:rPr>
        <w:t>"</w:t>
      </w:r>
      <w:r w:rsidRPr="00AB6E56">
        <w:rPr>
          <w:szCs w:val="20"/>
        </w:rPr>
        <w:t>reasonable inquiry</w:t>
      </w:r>
      <w:r>
        <w:rPr>
          <w:szCs w:val="20"/>
        </w:rPr>
        <w:t>"</w:t>
      </w:r>
      <w:r w:rsidRPr="00AB6E56">
        <w:rPr>
          <w:szCs w:val="20"/>
        </w:rPr>
        <w:t xml:space="preserve"> have the meaning provided in the clause 52.204-25, Prohibition on Contracting for Certain Telecommunications and Video Surveillance Services or Equipment.</w:t>
      </w:r>
    </w:p>
    <w:p w14:paraId="3871A007" w14:textId="77777777" w:rsidR="008077F1"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516FAF">
        <w:rPr>
          <w:szCs w:val="20"/>
        </w:rPr>
        <w:t xml:space="preserve">    </w:t>
      </w:r>
    </w:p>
    <w:p w14:paraId="7A14EEA0" w14:textId="77777777" w:rsidR="008077F1"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516FAF">
        <w:rPr>
          <w:szCs w:val="20"/>
        </w:rPr>
        <w:t>(b) Procedures. The Offeror shall review the list of excluded parties in the System for Award Management (SAM) (</w:t>
      </w:r>
      <w:hyperlink r:id="rId15" w:history="1">
        <w:r w:rsidRPr="00516FAF">
          <w:rPr>
            <w:rStyle w:val="Hyperlink"/>
            <w:szCs w:val="20"/>
          </w:rPr>
          <w:t>https://www.sam.gov</w:t>
        </w:r>
      </w:hyperlink>
      <w:r w:rsidRPr="00516FAF">
        <w:rPr>
          <w:szCs w:val="20"/>
        </w:rPr>
        <w:t xml:space="preserve">) for entities excluded from receiving federal awards for </w:t>
      </w:r>
      <w:r>
        <w:rPr>
          <w:szCs w:val="20"/>
        </w:rPr>
        <w:t>“</w:t>
      </w:r>
      <w:r w:rsidRPr="00516FAF">
        <w:rPr>
          <w:szCs w:val="20"/>
        </w:rPr>
        <w:t>covered telecommunications equipment or services</w:t>
      </w:r>
      <w:r>
        <w:rPr>
          <w:szCs w:val="20"/>
        </w:rPr>
        <w:t>”</w:t>
      </w:r>
      <w:r w:rsidRPr="00516FAF">
        <w:rPr>
          <w:szCs w:val="20"/>
        </w:rPr>
        <w:t>.</w:t>
      </w:r>
    </w:p>
    <w:p w14:paraId="10137846" w14:textId="77777777" w:rsidR="008077F1"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p>
    <w:p w14:paraId="55F9CA8E" w14:textId="77777777" w:rsidR="008077F1"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AB6E56">
        <w:rPr>
          <w:szCs w:val="20"/>
        </w:rPr>
        <w:lastRenderedPageBreak/>
        <w:t xml:space="preserve">(c) Representations. </w:t>
      </w:r>
    </w:p>
    <w:p w14:paraId="6ADC7B1B" w14:textId="77777777" w:rsidR="008077F1"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p>
    <w:p w14:paraId="276BACA0" w14:textId="77777777" w:rsidR="008077F1" w:rsidRPr="00AB6E56"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AB6E56">
        <w:rPr>
          <w:szCs w:val="20"/>
        </w:rPr>
        <w:t>(1) The Offeror represents that it [</w:t>
      </w:r>
      <w:r>
        <w:fldChar w:fldCharType="begin">
          <w:ffData>
            <w:name w:val="Text1"/>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r w:rsidRPr="00AB6E56">
        <w:rPr>
          <w:szCs w:val="20"/>
        </w:rPr>
        <w:t xml:space="preserve"> ] does, [</w:t>
      </w:r>
      <w:r>
        <w:fldChar w:fldCharType="begin">
          <w:ffData>
            <w:name w:val="Text1"/>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r w:rsidRPr="00AB6E56">
        <w:rPr>
          <w:szCs w:val="20"/>
        </w:rPr>
        <w:t xml:space="preserve"> ] does not provide covered telecommunications equipment or services as a part of its offered products or services to the Government in the performance of any contract, subcontract, or other contractual instrument.</w:t>
      </w:r>
    </w:p>
    <w:p w14:paraId="68CA4CAA" w14:textId="77777777" w:rsidR="008077F1" w:rsidRPr="00AB6E56"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AB6E56">
        <w:rPr>
          <w:szCs w:val="20"/>
        </w:rPr>
        <w:t xml:space="preserve">    </w:t>
      </w:r>
    </w:p>
    <w:p w14:paraId="33EC0E18" w14:textId="77777777" w:rsidR="008077F1" w:rsidRPr="00AB6E56"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AB6E56">
        <w:rPr>
          <w:szCs w:val="20"/>
        </w:rPr>
        <w:t>(2) After conducting a reasonable inquiry for purposes of this representation, the offeror represents that it [</w:t>
      </w:r>
      <w:r>
        <w:fldChar w:fldCharType="begin">
          <w:ffData>
            <w:name w:val="Text1"/>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r w:rsidRPr="00AB6E56">
        <w:rPr>
          <w:szCs w:val="20"/>
        </w:rPr>
        <w:t xml:space="preserve"> ] does, [</w:t>
      </w:r>
      <w:r>
        <w:fldChar w:fldCharType="begin">
          <w:ffData>
            <w:name w:val="Text1"/>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r w:rsidRPr="00AB6E56">
        <w:rPr>
          <w:szCs w:val="20"/>
        </w:rPr>
        <w:t xml:space="preserve"> ] does not use covered telecommunications equipment or services, or any equipment, system, or service that uses covered telecommunications equipment or services.</w:t>
      </w:r>
    </w:p>
    <w:p w14:paraId="01E57D9F" w14:textId="77777777" w:rsidR="008077F1"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p>
    <w:p w14:paraId="12AFF7CC" w14:textId="5E51ABE6" w:rsidR="008077F1" w:rsidRDefault="008077F1" w:rsidP="003B0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516FAF">
        <w:rPr>
          <w:szCs w:val="20"/>
        </w:rPr>
        <w:t>(End of provision)</w:t>
      </w:r>
    </w:p>
    <w:p w14:paraId="03C1F8DF" w14:textId="77777777" w:rsidR="008077F1" w:rsidRDefault="008077F1" w:rsidP="008077F1">
      <w:pPr>
        <w:spacing w:after="0" w:line="240" w:lineRule="auto"/>
      </w:pPr>
    </w:p>
    <w:p w14:paraId="4375397C" w14:textId="77777777" w:rsidR="008077F1" w:rsidRDefault="008077F1" w:rsidP="008077F1">
      <w:pPr>
        <w:spacing w:after="0" w:line="240" w:lineRule="auto"/>
      </w:pPr>
    </w:p>
    <w:p w14:paraId="032B25EA" w14:textId="77777777" w:rsidR="008077F1" w:rsidRDefault="008077F1" w:rsidP="008077F1">
      <w:pPr>
        <w:spacing w:after="0" w:line="240" w:lineRule="auto"/>
        <w:rPr>
          <w:szCs w:val="20"/>
        </w:rPr>
      </w:pPr>
      <w:bookmarkStart w:id="13" w:name="PD000022"/>
      <w:bookmarkEnd w:id="13"/>
      <w:r>
        <w:rPr>
          <w:szCs w:val="20"/>
        </w:rPr>
        <w:t xml:space="preserve">52.212-3 </w:t>
      </w:r>
      <w:r>
        <w:rPr>
          <w:caps/>
          <w:szCs w:val="20"/>
        </w:rPr>
        <w:t>Offeror Representations and Certifications - Commercial Products and Commercial Services</w:t>
      </w:r>
      <w:r>
        <w:rPr>
          <w:szCs w:val="20"/>
        </w:rPr>
        <w:t xml:space="preserve">  (DEVIATION 2023-O0002)  (DEC 2022)  ALTERNATE I (OCT 2014)</w:t>
      </w:r>
    </w:p>
    <w:p w14:paraId="295A29A6" w14:textId="77777777" w:rsidR="008077F1" w:rsidRDefault="008077F1" w:rsidP="008077F1">
      <w:pPr>
        <w:spacing w:after="0" w:line="240" w:lineRule="auto"/>
        <w:rPr>
          <w:szCs w:val="20"/>
        </w:rPr>
      </w:pPr>
      <w:r>
        <w:rPr>
          <w:szCs w:val="20"/>
        </w:rPr>
        <w:t xml:space="preserve">The Offeror shall complete only paragraph (b) of this provision if the Offeror has completed the annual representations and certification electronically in the System for Award Management (SAM) accessed through https://www.sam.gov. If the Offeror has not completed the annual representations and certifications electronically, the Offeror shall complete only paragraphs (c) through (v) of this provision. </w:t>
      </w:r>
    </w:p>
    <w:p w14:paraId="02FC7C29" w14:textId="77777777" w:rsidR="008077F1" w:rsidRDefault="008077F1" w:rsidP="008077F1">
      <w:pPr>
        <w:spacing w:after="0" w:line="240" w:lineRule="auto"/>
        <w:rPr>
          <w:szCs w:val="20"/>
        </w:rPr>
      </w:pPr>
      <w:r>
        <w:rPr>
          <w:szCs w:val="20"/>
        </w:rPr>
        <w:t xml:space="preserve">(a) Definitions. As used in this provision - </w:t>
      </w:r>
    </w:p>
    <w:p w14:paraId="2B33D383" w14:textId="77777777" w:rsidR="008077F1" w:rsidRDefault="008077F1" w:rsidP="008077F1">
      <w:pPr>
        <w:spacing w:after="0" w:line="240" w:lineRule="auto"/>
        <w:rPr>
          <w:szCs w:val="20"/>
        </w:rPr>
      </w:pPr>
      <w:r>
        <w:rPr>
          <w:szCs w:val="20"/>
        </w:rPr>
        <w:t xml:space="preserve">Covered telecommunications equipment or services has the meaning provided in the clause 52.204-25, Prohibition on Contracting for Certain Telecommunications and Video Surveillance Services or Equipment. </w:t>
      </w:r>
    </w:p>
    <w:p w14:paraId="7E461F48" w14:textId="77777777" w:rsidR="008077F1" w:rsidRDefault="008077F1" w:rsidP="008077F1">
      <w:pPr>
        <w:spacing w:after="0" w:line="240" w:lineRule="auto"/>
        <w:rPr>
          <w:szCs w:val="20"/>
        </w:rPr>
      </w:pPr>
      <w:r>
        <w:rPr>
          <w:szCs w:val="20"/>
        </w:rPr>
        <w:t xml:space="preserve">Economically disadvantaged women-owned small business (EDWOSB) concern means a small business concern that is at least 51 percent directly and unconditionally owned by, and the management and daily business operations of which are controlled by, one or more women who are citizens of the United States and who are economically disadvantaged in accordance with 13 CFR part 127, and the concern is certified by SBA or an approved third-party certifier in accordance with 13 CFR 127.300. It automatically qualifies as a women-owned small business eligible under the WOSB Program. </w:t>
      </w:r>
    </w:p>
    <w:p w14:paraId="632B0411" w14:textId="77777777" w:rsidR="008077F1" w:rsidRDefault="008077F1" w:rsidP="008077F1">
      <w:pPr>
        <w:spacing w:after="0" w:line="240" w:lineRule="auto"/>
        <w:rPr>
          <w:szCs w:val="20"/>
        </w:rPr>
      </w:pPr>
      <w:r>
        <w:rPr>
          <w:szCs w:val="20"/>
        </w:rPr>
        <w:t xml:space="preserve">Forced or indentured child labor means all work or service - </w:t>
      </w:r>
    </w:p>
    <w:p w14:paraId="0447E436" w14:textId="77777777" w:rsidR="008077F1" w:rsidRDefault="008077F1" w:rsidP="008077F1">
      <w:pPr>
        <w:spacing w:after="0" w:line="240" w:lineRule="auto"/>
        <w:rPr>
          <w:szCs w:val="20"/>
        </w:rPr>
      </w:pPr>
      <w:r>
        <w:rPr>
          <w:szCs w:val="20"/>
        </w:rPr>
        <w:t xml:space="preserve">(1) Exacted from any person under the age of 18 under the menace of any penalty for its nonperformance and for which the worker does not offer himself voluntarily; or </w:t>
      </w:r>
    </w:p>
    <w:p w14:paraId="550A8B89" w14:textId="77777777" w:rsidR="008077F1" w:rsidRDefault="008077F1" w:rsidP="008077F1">
      <w:pPr>
        <w:spacing w:after="0" w:line="240" w:lineRule="auto"/>
        <w:rPr>
          <w:szCs w:val="20"/>
        </w:rPr>
      </w:pPr>
      <w:r>
        <w:rPr>
          <w:szCs w:val="20"/>
        </w:rPr>
        <w:t xml:space="preserve">(2) Performed by any person under the age of 18 pursuant to a contract the enforcement of which can be accomplished by process or penalties. </w:t>
      </w:r>
    </w:p>
    <w:p w14:paraId="1097EF26" w14:textId="77777777" w:rsidR="008077F1" w:rsidRDefault="008077F1" w:rsidP="008077F1">
      <w:pPr>
        <w:spacing w:after="0" w:line="240" w:lineRule="auto"/>
        <w:rPr>
          <w:szCs w:val="20"/>
        </w:rPr>
      </w:pPr>
      <w:r>
        <w:rPr>
          <w:szCs w:val="20"/>
        </w:rPr>
        <w:t xml:space="preserve">Highest-level owner means the entity that owns or controls an immediate owner of the offeror, or that owns or controls one or more entities that control an immediate owner of the offeror. No entity owns or exercises control of the highest level owner. </w:t>
      </w:r>
    </w:p>
    <w:p w14:paraId="2FBE3941" w14:textId="77777777" w:rsidR="008077F1" w:rsidRDefault="008077F1" w:rsidP="008077F1">
      <w:pPr>
        <w:spacing w:after="0" w:line="240" w:lineRule="auto"/>
        <w:rPr>
          <w:szCs w:val="20"/>
        </w:rPr>
      </w:pPr>
      <w:r>
        <w:rPr>
          <w:szCs w:val="20"/>
        </w:rPr>
        <w:t xml:space="preserve">Immediate owner means an entity, other than the offeror, that has direct control of the offeror. Indicators of control include, but are not limited to, one or more of the following: Ownership or interlocking management, identity of interests among family members, shared facilities and equipment, and the common use of employees. </w:t>
      </w:r>
    </w:p>
    <w:p w14:paraId="2FA75226" w14:textId="77777777" w:rsidR="008077F1" w:rsidRDefault="008077F1" w:rsidP="008077F1">
      <w:pPr>
        <w:spacing w:after="0" w:line="240" w:lineRule="auto"/>
        <w:rPr>
          <w:szCs w:val="20"/>
        </w:rPr>
      </w:pPr>
      <w:r>
        <w:rPr>
          <w:szCs w:val="20"/>
        </w:rPr>
        <w:t xml:space="preserve">Inverted domestic corporation means a foreign incorporated entity that meets the definition of an inverted domestic corporation under 6 U.S.C. 395(b), applied in accordance with the rules and definitions of 6 U.S.C. 395(c). </w:t>
      </w:r>
    </w:p>
    <w:p w14:paraId="410745FC" w14:textId="77777777" w:rsidR="008077F1" w:rsidRDefault="008077F1" w:rsidP="008077F1">
      <w:pPr>
        <w:spacing w:after="0" w:line="240" w:lineRule="auto"/>
        <w:rPr>
          <w:szCs w:val="20"/>
        </w:rPr>
      </w:pPr>
      <w:r>
        <w:rPr>
          <w:szCs w:val="20"/>
        </w:rPr>
        <w:t xml:space="preserve">Manufactured end product means any end product in product and service codes (PSCs) 1000-9999, except - </w:t>
      </w:r>
    </w:p>
    <w:p w14:paraId="4F14A7A4" w14:textId="77777777" w:rsidR="008077F1" w:rsidRDefault="008077F1" w:rsidP="008077F1">
      <w:pPr>
        <w:spacing w:after="0" w:line="240" w:lineRule="auto"/>
        <w:rPr>
          <w:szCs w:val="20"/>
        </w:rPr>
      </w:pPr>
      <w:r>
        <w:rPr>
          <w:szCs w:val="20"/>
        </w:rPr>
        <w:t xml:space="preserve">(1) PSC 5510, Lumber and Related Basic Wood Materials; </w:t>
      </w:r>
    </w:p>
    <w:p w14:paraId="66702946" w14:textId="77777777" w:rsidR="008077F1" w:rsidRDefault="008077F1" w:rsidP="008077F1">
      <w:pPr>
        <w:spacing w:after="0" w:line="240" w:lineRule="auto"/>
        <w:rPr>
          <w:szCs w:val="20"/>
        </w:rPr>
      </w:pPr>
      <w:r>
        <w:rPr>
          <w:szCs w:val="20"/>
        </w:rPr>
        <w:t xml:space="preserve">(2) Product or Service Group (PSG) 87, Agricultural Supplies; </w:t>
      </w:r>
    </w:p>
    <w:p w14:paraId="77EC5571" w14:textId="77777777" w:rsidR="008077F1" w:rsidRDefault="008077F1" w:rsidP="008077F1">
      <w:pPr>
        <w:spacing w:after="0" w:line="240" w:lineRule="auto"/>
        <w:rPr>
          <w:szCs w:val="20"/>
        </w:rPr>
      </w:pPr>
      <w:r>
        <w:rPr>
          <w:szCs w:val="20"/>
        </w:rPr>
        <w:t xml:space="preserve">(3) PSG 88, Live Animals; </w:t>
      </w:r>
    </w:p>
    <w:p w14:paraId="4096C949" w14:textId="77777777" w:rsidR="008077F1" w:rsidRDefault="008077F1" w:rsidP="008077F1">
      <w:pPr>
        <w:spacing w:after="0" w:line="240" w:lineRule="auto"/>
        <w:rPr>
          <w:szCs w:val="20"/>
        </w:rPr>
      </w:pPr>
      <w:r>
        <w:rPr>
          <w:szCs w:val="20"/>
        </w:rPr>
        <w:t xml:space="preserve">(4) PSG 89, Subsistence; </w:t>
      </w:r>
    </w:p>
    <w:p w14:paraId="73B4CB76" w14:textId="77777777" w:rsidR="008077F1" w:rsidRDefault="008077F1" w:rsidP="008077F1">
      <w:pPr>
        <w:spacing w:after="0" w:line="240" w:lineRule="auto"/>
        <w:rPr>
          <w:szCs w:val="20"/>
        </w:rPr>
      </w:pPr>
      <w:r>
        <w:rPr>
          <w:szCs w:val="20"/>
        </w:rPr>
        <w:t xml:space="preserve">(5) PSC 9410, Crude Grades of Plant Materials; </w:t>
      </w:r>
    </w:p>
    <w:p w14:paraId="79EE54D1" w14:textId="77777777" w:rsidR="008077F1" w:rsidRDefault="008077F1" w:rsidP="008077F1">
      <w:pPr>
        <w:spacing w:after="0" w:line="240" w:lineRule="auto"/>
        <w:rPr>
          <w:szCs w:val="20"/>
        </w:rPr>
      </w:pPr>
      <w:r>
        <w:rPr>
          <w:szCs w:val="20"/>
        </w:rPr>
        <w:t xml:space="preserve">(6) PSC 9430, Miscellaneous Crude Animal Products, Inedible; </w:t>
      </w:r>
    </w:p>
    <w:p w14:paraId="4738C5F2" w14:textId="77777777" w:rsidR="008077F1" w:rsidRDefault="008077F1" w:rsidP="008077F1">
      <w:pPr>
        <w:spacing w:after="0" w:line="240" w:lineRule="auto"/>
        <w:rPr>
          <w:szCs w:val="20"/>
        </w:rPr>
      </w:pPr>
      <w:r>
        <w:rPr>
          <w:szCs w:val="20"/>
        </w:rPr>
        <w:t xml:space="preserve">(7) PSC 9440, Miscellaneous Crude Agricultural and Forestry Products; </w:t>
      </w:r>
    </w:p>
    <w:p w14:paraId="680E9DAB" w14:textId="77777777" w:rsidR="008077F1" w:rsidRDefault="008077F1" w:rsidP="008077F1">
      <w:pPr>
        <w:spacing w:after="0" w:line="240" w:lineRule="auto"/>
        <w:rPr>
          <w:szCs w:val="20"/>
        </w:rPr>
      </w:pPr>
      <w:r>
        <w:rPr>
          <w:szCs w:val="20"/>
        </w:rPr>
        <w:t xml:space="preserve">(8) PSC 9610, Ores; </w:t>
      </w:r>
    </w:p>
    <w:p w14:paraId="13C39146" w14:textId="77777777" w:rsidR="008077F1" w:rsidRDefault="008077F1" w:rsidP="008077F1">
      <w:pPr>
        <w:spacing w:after="0" w:line="240" w:lineRule="auto"/>
        <w:rPr>
          <w:szCs w:val="20"/>
        </w:rPr>
      </w:pPr>
      <w:r>
        <w:rPr>
          <w:szCs w:val="20"/>
        </w:rPr>
        <w:t xml:space="preserve">(9) PSC 9620, Minerals, Natural and Synthetic; and </w:t>
      </w:r>
    </w:p>
    <w:p w14:paraId="50A8F056" w14:textId="77777777" w:rsidR="008077F1" w:rsidRDefault="008077F1" w:rsidP="008077F1">
      <w:pPr>
        <w:spacing w:after="0" w:line="240" w:lineRule="auto"/>
        <w:rPr>
          <w:szCs w:val="20"/>
        </w:rPr>
      </w:pPr>
      <w:r>
        <w:rPr>
          <w:szCs w:val="20"/>
        </w:rPr>
        <w:t xml:space="preserve">(10) PSC 9630, Additive Metal Materials. </w:t>
      </w:r>
    </w:p>
    <w:p w14:paraId="7C18FF23" w14:textId="77777777" w:rsidR="008077F1" w:rsidRDefault="008077F1" w:rsidP="008077F1">
      <w:pPr>
        <w:spacing w:after="0" w:line="240" w:lineRule="auto"/>
        <w:rPr>
          <w:szCs w:val="20"/>
        </w:rPr>
      </w:pPr>
      <w:r>
        <w:rPr>
          <w:szCs w:val="20"/>
        </w:rPr>
        <w:t xml:space="preserve">Place of manufacture means the place where an end product is assembled out of components, or otherwise made or processed from raw materials into the finished product that is to be provided to the Government. If a product is disassembled and reassembled, the place of reassembly is not the place of manufacture. </w:t>
      </w:r>
    </w:p>
    <w:p w14:paraId="6600D122" w14:textId="77777777" w:rsidR="008077F1" w:rsidRDefault="008077F1" w:rsidP="008077F1">
      <w:pPr>
        <w:spacing w:after="0" w:line="240" w:lineRule="auto"/>
        <w:rPr>
          <w:szCs w:val="20"/>
        </w:rPr>
      </w:pPr>
      <w:r>
        <w:rPr>
          <w:szCs w:val="20"/>
        </w:rPr>
        <w:t xml:space="preserve">Predecessor means an entity that is replaced by a successor and includes any predecessors of the predecessor. </w:t>
      </w:r>
    </w:p>
    <w:p w14:paraId="4863E316" w14:textId="77777777" w:rsidR="008077F1" w:rsidRDefault="008077F1" w:rsidP="008077F1">
      <w:pPr>
        <w:spacing w:after="0" w:line="240" w:lineRule="auto"/>
        <w:rPr>
          <w:szCs w:val="20"/>
        </w:rPr>
      </w:pPr>
      <w:r>
        <w:rPr>
          <w:szCs w:val="20"/>
        </w:rPr>
        <w:lastRenderedPageBreak/>
        <w:t xml:space="preserve">Reasonable inquiry has the meaning provided in the clause 52.204-25, Prohibition on Contracting for Certain Telecommunications and Video Surveillance Services or Equipment. </w:t>
      </w:r>
    </w:p>
    <w:p w14:paraId="3B0BA5C0" w14:textId="77777777" w:rsidR="008077F1" w:rsidRDefault="008077F1" w:rsidP="008077F1">
      <w:pPr>
        <w:spacing w:after="0" w:line="240" w:lineRule="auto"/>
        <w:rPr>
          <w:szCs w:val="20"/>
        </w:rPr>
      </w:pPr>
      <w:r>
        <w:rPr>
          <w:szCs w:val="20"/>
        </w:rPr>
        <w:t xml:space="preserve">Restricted business operations means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demonstrate - </w:t>
      </w:r>
    </w:p>
    <w:p w14:paraId="48E279A9" w14:textId="77777777" w:rsidR="008077F1" w:rsidRDefault="008077F1" w:rsidP="008077F1">
      <w:pPr>
        <w:spacing w:after="0" w:line="240" w:lineRule="auto"/>
        <w:rPr>
          <w:szCs w:val="20"/>
        </w:rPr>
      </w:pPr>
      <w:r>
        <w:rPr>
          <w:szCs w:val="20"/>
        </w:rPr>
        <w:t xml:space="preserve">(1) Are conducted under contract directly and exclusively with the regional government of southern Sudan; </w:t>
      </w:r>
    </w:p>
    <w:p w14:paraId="33622A1A" w14:textId="77777777" w:rsidR="008077F1" w:rsidRDefault="008077F1" w:rsidP="008077F1">
      <w:pPr>
        <w:spacing w:after="0" w:line="240" w:lineRule="auto"/>
        <w:rPr>
          <w:szCs w:val="20"/>
        </w:rPr>
      </w:pPr>
      <w:r>
        <w:rPr>
          <w:szCs w:val="20"/>
        </w:rPr>
        <w:t xml:space="preserve">(2) Are conducted pursuant to specific authorization from the Office of Foreign Assets Control in the Department of the Treasury, or are expressly exempted under Federal law from the requirement to be conducted under such authorization; </w:t>
      </w:r>
    </w:p>
    <w:p w14:paraId="57F5FBE3" w14:textId="77777777" w:rsidR="008077F1" w:rsidRDefault="008077F1" w:rsidP="008077F1">
      <w:pPr>
        <w:spacing w:after="0" w:line="240" w:lineRule="auto"/>
        <w:rPr>
          <w:szCs w:val="20"/>
        </w:rPr>
      </w:pPr>
      <w:r>
        <w:rPr>
          <w:szCs w:val="20"/>
        </w:rPr>
        <w:t xml:space="preserve">(3) Consist of providing goods or services to marginalized populations of Sudan; </w:t>
      </w:r>
    </w:p>
    <w:p w14:paraId="12CD2882" w14:textId="77777777" w:rsidR="008077F1" w:rsidRDefault="008077F1" w:rsidP="008077F1">
      <w:pPr>
        <w:spacing w:after="0" w:line="240" w:lineRule="auto"/>
        <w:rPr>
          <w:szCs w:val="20"/>
        </w:rPr>
      </w:pPr>
      <w:r>
        <w:rPr>
          <w:szCs w:val="20"/>
        </w:rPr>
        <w:t xml:space="preserve">(4) Consist of providing goods or services to an internationally recognized peacekeeping force or humanitarian organization; </w:t>
      </w:r>
    </w:p>
    <w:p w14:paraId="6397AC10" w14:textId="77777777" w:rsidR="008077F1" w:rsidRDefault="008077F1" w:rsidP="008077F1">
      <w:pPr>
        <w:spacing w:after="0" w:line="240" w:lineRule="auto"/>
        <w:rPr>
          <w:szCs w:val="20"/>
        </w:rPr>
      </w:pPr>
      <w:r>
        <w:rPr>
          <w:szCs w:val="20"/>
        </w:rPr>
        <w:t xml:space="preserve">(5) Consist of providing goods or services that are used only to promote health or education; or </w:t>
      </w:r>
    </w:p>
    <w:p w14:paraId="4CB0BB6D" w14:textId="77777777" w:rsidR="008077F1" w:rsidRDefault="008077F1" w:rsidP="008077F1">
      <w:pPr>
        <w:spacing w:after="0" w:line="240" w:lineRule="auto"/>
        <w:rPr>
          <w:szCs w:val="20"/>
        </w:rPr>
      </w:pPr>
      <w:r>
        <w:rPr>
          <w:szCs w:val="20"/>
        </w:rPr>
        <w:t xml:space="preserve">(6) Have been voluntarily suspended. </w:t>
      </w:r>
    </w:p>
    <w:p w14:paraId="331327BB" w14:textId="77777777" w:rsidR="008077F1" w:rsidRDefault="008077F1" w:rsidP="008077F1">
      <w:pPr>
        <w:spacing w:after="0" w:line="240" w:lineRule="auto"/>
        <w:rPr>
          <w:szCs w:val="20"/>
        </w:rPr>
      </w:pPr>
      <w:r>
        <w:rPr>
          <w:szCs w:val="20"/>
        </w:rPr>
        <w:t xml:space="preserve">Sensitive technology - </w:t>
      </w:r>
    </w:p>
    <w:p w14:paraId="00E7F054" w14:textId="77777777" w:rsidR="008077F1" w:rsidRDefault="008077F1" w:rsidP="008077F1">
      <w:pPr>
        <w:spacing w:after="0" w:line="240" w:lineRule="auto"/>
        <w:rPr>
          <w:szCs w:val="20"/>
        </w:rPr>
      </w:pPr>
      <w:r>
        <w:rPr>
          <w:szCs w:val="20"/>
        </w:rPr>
        <w:t xml:space="preserve">(1) Means hardware, software, telecommunications equipment, or any other technology that is to be used specifically - </w:t>
      </w:r>
    </w:p>
    <w:p w14:paraId="5CFB6D41" w14:textId="77777777" w:rsidR="008077F1" w:rsidRDefault="008077F1" w:rsidP="008077F1">
      <w:pPr>
        <w:spacing w:after="0" w:line="240" w:lineRule="auto"/>
        <w:rPr>
          <w:szCs w:val="20"/>
        </w:rPr>
      </w:pPr>
      <w:r>
        <w:rPr>
          <w:szCs w:val="20"/>
        </w:rPr>
        <w:t xml:space="preserve">(i) To restrict the free flow of unbiased information in Iran; or </w:t>
      </w:r>
    </w:p>
    <w:p w14:paraId="349B2CEF" w14:textId="77777777" w:rsidR="008077F1" w:rsidRDefault="008077F1" w:rsidP="008077F1">
      <w:pPr>
        <w:spacing w:after="0" w:line="240" w:lineRule="auto"/>
        <w:rPr>
          <w:szCs w:val="20"/>
        </w:rPr>
      </w:pPr>
      <w:r>
        <w:rPr>
          <w:szCs w:val="20"/>
        </w:rPr>
        <w:t xml:space="preserve">(ii) To disrupt, monitor, or otherwise restrict speech of the people of Iran; and </w:t>
      </w:r>
    </w:p>
    <w:p w14:paraId="4017955B" w14:textId="77777777" w:rsidR="008077F1" w:rsidRDefault="008077F1" w:rsidP="008077F1">
      <w:pPr>
        <w:spacing w:after="0" w:line="240" w:lineRule="auto"/>
        <w:rPr>
          <w:szCs w:val="20"/>
        </w:rPr>
      </w:pPr>
      <w:r>
        <w:rPr>
          <w:szCs w:val="20"/>
        </w:rPr>
        <w:t xml:space="preserve">(2) Does not include information or informational materials the export of which the President does not have the authority to regulate or prohibit pursuant to section 203(b)(3) of the International Emergency Economic Powers Act (50 U.S.C. 1702(b)(3)). </w:t>
      </w:r>
    </w:p>
    <w:p w14:paraId="63C9974D" w14:textId="77777777" w:rsidR="008077F1" w:rsidRDefault="008077F1" w:rsidP="008077F1">
      <w:pPr>
        <w:spacing w:after="0" w:line="240" w:lineRule="auto"/>
        <w:rPr>
          <w:szCs w:val="20"/>
        </w:rPr>
      </w:pPr>
      <w:r>
        <w:rPr>
          <w:szCs w:val="20"/>
        </w:rPr>
        <w:t xml:space="preserve">Service-disabled veteran-owned small business concern - </w:t>
      </w:r>
    </w:p>
    <w:p w14:paraId="47BE5D9B" w14:textId="77777777" w:rsidR="008077F1" w:rsidRDefault="008077F1" w:rsidP="008077F1">
      <w:pPr>
        <w:spacing w:after="0" w:line="240" w:lineRule="auto"/>
        <w:rPr>
          <w:szCs w:val="20"/>
        </w:rPr>
      </w:pPr>
      <w:r>
        <w:rPr>
          <w:szCs w:val="20"/>
        </w:rPr>
        <w:t xml:space="preserve">(1) Means a small business concern - </w:t>
      </w:r>
    </w:p>
    <w:p w14:paraId="6D19EE14" w14:textId="77777777" w:rsidR="008077F1" w:rsidRDefault="008077F1" w:rsidP="008077F1">
      <w:pPr>
        <w:spacing w:after="0" w:line="240" w:lineRule="auto"/>
        <w:rPr>
          <w:szCs w:val="20"/>
        </w:rPr>
      </w:pPr>
      <w:r>
        <w:rPr>
          <w:szCs w:val="20"/>
        </w:rPr>
        <w:t xml:space="preserve">(i) Not less than 51 percent of which is owned by one or more service - disabled veterans or, in the case of any publicly owned business, not less than 51 percent of the stock of which is owned by one or more service-disabled veterans; and </w:t>
      </w:r>
    </w:p>
    <w:p w14:paraId="16CF6F40" w14:textId="77777777" w:rsidR="008077F1" w:rsidRDefault="008077F1" w:rsidP="008077F1">
      <w:pPr>
        <w:spacing w:after="0" w:line="240" w:lineRule="auto"/>
        <w:rPr>
          <w:szCs w:val="20"/>
        </w:rPr>
      </w:pPr>
      <w:r>
        <w:rPr>
          <w:szCs w:val="20"/>
        </w:rPr>
        <w:t xml:space="preserve">(ii) The management and daily business operations of which are controlled by one or more service-disabled veterans or, in the case of a service-disabled veteran with permanent and severe disability, the spouse or permanent caregiver of such veteran. </w:t>
      </w:r>
    </w:p>
    <w:p w14:paraId="2EEBB900" w14:textId="77777777" w:rsidR="008077F1" w:rsidRDefault="008077F1" w:rsidP="008077F1">
      <w:pPr>
        <w:spacing w:after="0" w:line="240" w:lineRule="auto"/>
        <w:rPr>
          <w:szCs w:val="20"/>
        </w:rPr>
      </w:pPr>
      <w:r>
        <w:rPr>
          <w:szCs w:val="20"/>
        </w:rPr>
        <w:t xml:space="preserve">(2) Service-disabled veteran means a veteran, as defined in 38 U.S.C. 101(2), with a disability that is service-connected, as defined in 38 U.S.C. 101(16). </w:t>
      </w:r>
    </w:p>
    <w:p w14:paraId="24250B2B" w14:textId="77777777" w:rsidR="008077F1" w:rsidRDefault="008077F1" w:rsidP="008077F1">
      <w:pPr>
        <w:spacing w:after="0" w:line="240" w:lineRule="auto"/>
        <w:rPr>
          <w:szCs w:val="20"/>
        </w:rPr>
      </w:pPr>
      <w:r>
        <w:rPr>
          <w:szCs w:val="20"/>
        </w:rPr>
        <w:t xml:space="preserve">Small business concern – </w:t>
      </w:r>
    </w:p>
    <w:p w14:paraId="3C2A461D" w14:textId="77777777" w:rsidR="008077F1" w:rsidRDefault="008077F1" w:rsidP="008077F1">
      <w:pPr>
        <w:spacing w:after="0" w:line="240" w:lineRule="auto"/>
        <w:rPr>
          <w:szCs w:val="20"/>
        </w:rPr>
      </w:pPr>
      <w:r>
        <w:rPr>
          <w:szCs w:val="20"/>
        </w:rPr>
        <w:t xml:space="preserve">(1) Means a concern, including its affiliates, that is independently owned and operated, not dominant in its field of operation, and qualified as a small business under the criteria in 13 CFR part 121 and size standards in this solicitation. </w:t>
      </w:r>
    </w:p>
    <w:p w14:paraId="3CD0AA0A" w14:textId="77777777" w:rsidR="008077F1" w:rsidRDefault="008077F1" w:rsidP="008077F1">
      <w:pPr>
        <w:spacing w:after="0" w:line="240" w:lineRule="auto"/>
        <w:rPr>
          <w:szCs w:val="20"/>
        </w:rPr>
      </w:pPr>
      <w:r>
        <w:rPr>
          <w:szCs w:val="20"/>
        </w:rPr>
        <w:t xml:space="preserve">(2) Affiliates, as used in this definition, means business concerns, one of whom directly or indirectly controls or has the power to control the others, or a third party or parties control or have the power to control the others. In determining whether affiliation exists, consideration is given to all appropriate factors including common ownership, common management, and contractual relationships. SBA determines affiliation based on the factors set forth at 13 CFR 121.103. </w:t>
      </w:r>
    </w:p>
    <w:p w14:paraId="2C1823DE" w14:textId="77777777" w:rsidR="008077F1" w:rsidRDefault="008077F1" w:rsidP="008077F1">
      <w:pPr>
        <w:spacing w:after="0" w:line="240" w:lineRule="auto"/>
        <w:rPr>
          <w:szCs w:val="20"/>
        </w:rPr>
      </w:pPr>
      <w:r>
        <w:rPr>
          <w:szCs w:val="20"/>
        </w:rPr>
        <w:t xml:space="preserve">Small disadvantaged business concern, consistent with 13 CFR 124.1002, means a small business concern under the size standard applicable to the acquisition, that - </w:t>
      </w:r>
    </w:p>
    <w:p w14:paraId="3524B425" w14:textId="77777777" w:rsidR="008077F1" w:rsidRDefault="008077F1" w:rsidP="008077F1">
      <w:pPr>
        <w:spacing w:after="0" w:line="240" w:lineRule="auto"/>
        <w:rPr>
          <w:szCs w:val="20"/>
        </w:rPr>
      </w:pPr>
      <w:r>
        <w:rPr>
          <w:szCs w:val="20"/>
        </w:rPr>
        <w:t xml:space="preserve">(1) Is at least 51 percent unconditionally and directly owned (as defined at 13 CFR 124.105) by - </w:t>
      </w:r>
    </w:p>
    <w:p w14:paraId="5C1FC7A1" w14:textId="77777777" w:rsidR="008077F1" w:rsidRDefault="008077F1" w:rsidP="008077F1">
      <w:pPr>
        <w:spacing w:after="0" w:line="240" w:lineRule="auto"/>
        <w:rPr>
          <w:szCs w:val="20"/>
        </w:rPr>
      </w:pPr>
      <w:r>
        <w:rPr>
          <w:szCs w:val="20"/>
        </w:rPr>
        <w:t xml:space="preserve">(i) One or more socially disadvantaged (as defined at 13 CFR 124.103) and economically disadvantaged (as defined at 13 CFR 124.104) individuals who are citizens of the United States; and </w:t>
      </w:r>
    </w:p>
    <w:p w14:paraId="4A3A63AC" w14:textId="77777777" w:rsidR="008077F1" w:rsidRDefault="008077F1" w:rsidP="008077F1">
      <w:pPr>
        <w:spacing w:after="0" w:line="240" w:lineRule="auto"/>
        <w:rPr>
          <w:szCs w:val="20"/>
        </w:rPr>
      </w:pPr>
      <w:r>
        <w:rPr>
          <w:szCs w:val="20"/>
        </w:rPr>
        <w:t xml:space="preserve">(ii) Each individual claiming economic disadvantage has a net worth not exceeding $850,000  after taking into account the applicable exclusions set forth at 13 CFR 124.104(c)(2); and </w:t>
      </w:r>
    </w:p>
    <w:p w14:paraId="3D0EA4D0" w14:textId="77777777" w:rsidR="008077F1" w:rsidRDefault="008077F1" w:rsidP="008077F1">
      <w:pPr>
        <w:spacing w:after="0" w:line="240" w:lineRule="auto"/>
        <w:rPr>
          <w:szCs w:val="20"/>
        </w:rPr>
      </w:pPr>
      <w:r>
        <w:rPr>
          <w:szCs w:val="20"/>
        </w:rPr>
        <w:t xml:space="preserve">(2) The management and daily business operations of which are controlled (as defined at 13.CFR 124.106) by individuals, who meet the criteria in paragraphs (1)(i) and (ii) of this definition. </w:t>
      </w:r>
    </w:p>
    <w:p w14:paraId="75D5858B" w14:textId="77777777" w:rsidR="008077F1" w:rsidRDefault="008077F1" w:rsidP="008077F1">
      <w:pPr>
        <w:spacing w:after="0" w:line="240" w:lineRule="auto"/>
        <w:rPr>
          <w:szCs w:val="20"/>
        </w:rPr>
      </w:pPr>
      <w:r>
        <w:rPr>
          <w:szCs w:val="20"/>
        </w:rPr>
        <w:t xml:space="preserve">Subsidiary means an entity in which more than 50 percent of the entity is owned - </w:t>
      </w:r>
    </w:p>
    <w:p w14:paraId="1B71185D" w14:textId="77777777" w:rsidR="008077F1" w:rsidRDefault="008077F1" w:rsidP="008077F1">
      <w:pPr>
        <w:spacing w:after="0" w:line="240" w:lineRule="auto"/>
        <w:rPr>
          <w:szCs w:val="20"/>
        </w:rPr>
      </w:pPr>
      <w:r>
        <w:rPr>
          <w:szCs w:val="20"/>
        </w:rPr>
        <w:t xml:space="preserve">(1) Directly by a parent corporation; or </w:t>
      </w:r>
    </w:p>
    <w:p w14:paraId="5CC06CCB" w14:textId="77777777" w:rsidR="008077F1" w:rsidRDefault="008077F1" w:rsidP="008077F1">
      <w:pPr>
        <w:spacing w:after="0" w:line="240" w:lineRule="auto"/>
        <w:rPr>
          <w:szCs w:val="20"/>
        </w:rPr>
      </w:pPr>
      <w:r>
        <w:rPr>
          <w:szCs w:val="20"/>
        </w:rPr>
        <w:t xml:space="preserve">(2) Through another subsidiary of a parent corporation. </w:t>
      </w:r>
    </w:p>
    <w:p w14:paraId="5D1A8CBF" w14:textId="77777777" w:rsidR="008077F1" w:rsidRDefault="008077F1" w:rsidP="008077F1">
      <w:pPr>
        <w:spacing w:after="0" w:line="240" w:lineRule="auto"/>
        <w:rPr>
          <w:szCs w:val="20"/>
        </w:rPr>
      </w:pPr>
      <w:r>
        <w:rPr>
          <w:szCs w:val="20"/>
        </w:rPr>
        <w:lastRenderedPageBreak/>
        <w:t xml:space="preserve">Successor means an entity that has replaced a predecessor by acquiring the assets and carrying out the affairs of the predecessor under a new name (often through acquisition or merger). The term “successor” does not include new offices/divisions of the same company or a company that only changes its name. The extent of the responsibility of the successor for the liabilities of the predecessor may vary, depending on State law and specific circumstances. </w:t>
      </w:r>
    </w:p>
    <w:p w14:paraId="5E9675E5" w14:textId="77777777" w:rsidR="008077F1" w:rsidRDefault="008077F1" w:rsidP="008077F1">
      <w:pPr>
        <w:spacing w:after="0" w:line="240" w:lineRule="auto"/>
        <w:rPr>
          <w:szCs w:val="20"/>
        </w:rPr>
      </w:pPr>
      <w:r>
        <w:rPr>
          <w:szCs w:val="20"/>
        </w:rPr>
        <w:t xml:space="preserve">Veteran-owned small business concern means a small business concern - </w:t>
      </w:r>
    </w:p>
    <w:p w14:paraId="4D35AB5B" w14:textId="77777777" w:rsidR="008077F1" w:rsidRDefault="008077F1" w:rsidP="008077F1">
      <w:pPr>
        <w:spacing w:after="0" w:line="240" w:lineRule="auto"/>
        <w:rPr>
          <w:szCs w:val="20"/>
        </w:rPr>
      </w:pPr>
      <w:r>
        <w:rPr>
          <w:szCs w:val="20"/>
        </w:rPr>
        <w:t xml:space="preserve">(1) Not less than 51 percent of which is owned by one or more veterans (as defined at 38 U.S.C. 101(2)) or, in the case of any publicly owned business, not less than 51 percent of the stock of which is owned by one or more veterans; and </w:t>
      </w:r>
    </w:p>
    <w:p w14:paraId="1EFBA1BF" w14:textId="77777777" w:rsidR="008077F1" w:rsidRDefault="008077F1" w:rsidP="008077F1">
      <w:pPr>
        <w:spacing w:after="0" w:line="240" w:lineRule="auto"/>
        <w:rPr>
          <w:szCs w:val="20"/>
        </w:rPr>
      </w:pPr>
      <w:r>
        <w:rPr>
          <w:szCs w:val="20"/>
        </w:rPr>
        <w:t xml:space="preserve">(2) The management and daily business operations of which are controlled by one or more veterans. </w:t>
      </w:r>
    </w:p>
    <w:p w14:paraId="3678CE24" w14:textId="77777777" w:rsidR="008077F1" w:rsidRDefault="008077F1" w:rsidP="008077F1">
      <w:pPr>
        <w:spacing w:after="0" w:line="240" w:lineRule="auto"/>
        <w:rPr>
          <w:szCs w:val="20"/>
        </w:rPr>
      </w:pPr>
      <w:r>
        <w:rPr>
          <w:szCs w:val="20"/>
        </w:rPr>
        <w:t xml:space="preserve">Women-owned business concern means a concern which is at least 51 percent owned by one or more women; or in the case of any publicly owned business, at least 51 percent of its stock is owned by one or more women; and whose management and daily business operations are controlled by one or more women. </w:t>
      </w:r>
    </w:p>
    <w:p w14:paraId="538905EE" w14:textId="77777777" w:rsidR="008077F1" w:rsidRDefault="008077F1" w:rsidP="008077F1">
      <w:pPr>
        <w:spacing w:after="0" w:line="240" w:lineRule="auto"/>
        <w:rPr>
          <w:szCs w:val="20"/>
        </w:rPr>
      </w:pPr>
      <w:r>
        <w:rPr>
          <w:szCs w:val="20"/>
        </w:rPr>
        <w:t xml:space="preserve">Women-owned small business concern means a small business concern - </w:t>
      </w:r>
    </w:p>
    <w:p w14:paraId="4AB566E8" w14:textId="77777777" w:rsidR="008077F1" w:rsidRDefault="008077F1" w:rsidP="008077F1">
      <w:pPr>
        <w:spacing w:after="0" w:line="240" w:lineRule="auto"/>
        <w:rPr>
          <w:szCs w:val="20"/>
        </w:rPr>
      </w:pPr>
      <w:r>
        <w:rPr>
          <w:szCs w:val="20"/>
        </w:rPr>
        <w:t xml:space="preserve">(1) That is at least 51 percent owned by one or more women; or, in the case of any publicly owned business, at least 51 percent of the stock of which is owned by one or more women; and </w:t>
      </w:r>
    </w:p>
    <w:p w14:paraId="2C39BE41" w14:textId="77777777" w:rsidR="008077F1" w:rsidRDefault="008077F1" w:rsidP="008077F1">
      <w:pPr>
        <w:spacing w:after="0" w:line="240" w:lineRule="auto"/>
        <w:rPr>
          <w:szCs w:val="20"/>
        </w:rPr>
      </w:pPr>
      <w:r>
        <w:rPr>
          <w:szCs w:val="20"/>
        </w:rPr>
        <w:t xml:space="preserve">(2) Whose management and daily business operations are controlled by one or more women. </w:t>
      </w:r>
    </w:p>
    <w:p w14:paraId="3E4493A3" w14:textId="77777777" w:rsidR="008077F1" w:rsidRDefault="008077F1" w:rsidP="008077F1">
      <w:pPr>
        <w:spacing w:after="0" w:line="240" w:lineRule="auto"/>
        <w:rPr>
          <w:szCs w:val="20"/>
        </w:rPr>
      </w:pPr>
      <w:r>
        <w:rPr>
          <w:szCs w:val="20"/>
        </w:rPr>
        <w:t xml:space="preserve">Women-owned small business (WOSB) concern eligible under the WOSB Program (in accordance with 13 CFR part 127), means a small business concern that is at least 51 percent directly and unconditionally owned by, and the management and daily business operations of which are controlled by, one or more women who are citizens of the United States, and the concern is certified by SBA or an approved third-party certifier in accordance with 13 CFR 127.300. </w:t>
      </w:r>
    </w:p>
    <w:p w14:paraId="67E0ADC1" w14:textId="77777777" w:rsidR="008077F1" w:rsidRDefault="008077F1" w:rsidP="008077F1">
      <w:pPr>
        <w:spacing w:after="0" w:line="240" w:lineRule="auto"/>
        <w:rPr>
          <w:szCs w:val="20"/>
        </w:rPr>
      </w:pPr>
      <w:r>
        <w:rPr>
          <w:szCs w:val="20"/>
        </w:rPr>
        <w:t xml:space="preserve">(b)(1) Annual Representations and Certifications. Any changes provided by the Offeror in paragraph (b)(2) of this provision do not automatically change the representations and certifications in SAM. </w:t>
      </w:r>
    </w:p>
    <w:p w14:paraId="3176A147" w14:textId="77777777" w:rsidR="008077F1" w:rsidRDefault="008077F1" w:rsidP="008077F1">
      <w:pPr>
        <w:spacing w:after="0" w:line="240" w:lineRule="auto"/>
        <w:rPr>
          <w:szCs w:val="20"/>
        </w:rPr>
      </w:pPr>
      <w:r>
        <w:rPr>
          <w:szCs w:val="20"/>
        </w:rPr>
        <w:t xml:space="preserve">(2) The offeror has completed the annual representations and certifications electronically in SAM accessed through http://www.sam.gov. After reviewing SAM information, the Offeror verifies by submission of this offer that the representations and certifications currently posted electronically at FAR 52.212-3, Offeror Representations and Certifications - Commercial Products and Commercial Services, have been entered or updated in the last 12 months, are current, accurate, complete, and applicable to this solicitation (including the business size standard(s) applicable to the NAICS code(s) referenced for this solicitation), at the time this offer is submitted and are incorporated in this offer by reference (see FAR 4.1201), except for paragraphs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xml:space="preserve">. </w:t>
      </w:r>
    </w:p>
    <w:p w14:paraId="2F15E44E" w14:textId="77777777" w:rsidR="008077F1" w:rsidRDefault="008077F1" w:rsidP="008077F1">
      <w:pPr>
        <w:spacing w:after="0" w:line="240" w:lineRule="auto"/>
        <w:rPr>
          <w:szCs w:val="20"/>
        </w:rPr>
      </w:pPr>
      <w:r>
        <w:rPr>
          <w:szCs w:val="20"/>
        </w:rPr>
        <w:t xml:space="preserve">[Offeror to identify the applicable paragraphs at (c) through (v) of this provision that the offeror has completed for the purposes of this solicitation only, if any. </w:t>
      </w:r>
    </w:p>
    <w:p w14:paraId="75E4510F" w14:textId="77777777" w:rsidR="008077F1" w:rsidRDefault="008077F1" w:rsidP="008077F1">
      <w:pPr>
        <w:spacing w:after="0" w:line="240" w:lineRule="auto"/>
        <w:rPr>
          <w:szCs w:val="20"/>
        </w:rPr>
      </w:pPr>
      <w:r>
        <w:rPr>
          <w:szCs w:val="20"/>
        </w:rPr>
        <w:t xml:space="preserve">These amended representation(s) and/or certification(s) are also incorporated in this offer and are current, accurate, and complete as of the date of this offer. </w:t>
      </w:r>
    </w:p>
    <w:p w14:paraId="5306ACA7" w14:textId="77777777" w:rsidR="008077F1" w:rsidRDefault="008077F1" w:rsidP="008077F1">
      <w:pPr>
        <w:spacing w:after="0" w:line="240" w:lineRule="auto"/>
        <w:rPr>
          <w:szCs w:val="20"/>
        </w:rPr>
      </w:pPr>
      <w:r>
        <w:rPr>
          <w:szCs w:val="20"/>
        </w:rPr>
        <w:t xml:space="preserve">Any changes provided by the offeror are applicable to this solicitation only, and do not result in an update to the representations and certifications posted electronically on SAM.] </w:t>
      </w:r>
    </w:p>
    <w:p w14:paraId="421A546A" w14:textId="77777777" w:rsidR="008077F1" w:rsidRDefault="008077F1" w:rsidP="008077F1">
      <w:pPr>
        <w:spacing w:after="0" w:line="240" w:lineRule="auto"/>
        <w:rPr>
          <w:szCs w:val="20"/>
        </w:rPr>
      </w:pPr>
      <w:r>
        <w:rPr>
          <w:szCs w:val="20"/>
        </w:rPr>
        <w:t xml:space="preserve">(c) Offerors must complete the following representations when the resulting contract is for supplies to be delivered or services to be performed in the United States or its outlying areas, or when the contracting officer has applied part 19 in accordance with 19.000(b)(1)(ii). Check all that apply. </w:t>
      </w:r>
    </w:p>
    <w:p w14:paraId="072546DF" w14:textId="77777777" w:rsidR="008077F1" w:rsidRDefault="008077F1" w:rsidP="008077F1">
      <w:pPr>
        <w:spacing w:after="0" w:line="240" w:lineRule="auto"/>
        <w:rPr>
          <w:szCs w:val="20"/>
        </w:rPr>
      </w:pPr>
      <w:r>
        <w:rPr>
          <w:szCs w:val="20"/>
        </w:rPr>
        <w:t xml:space="preserve">(1) Small business concern. The offeror represents as part of its offer that - </w:t>
      </w:r>
    </w:p>
    <w:p w14:paraId="3C1C7CC1" w14:textId="77777777" w:rsidR="008077F1" w:rsidRDefault="008077F1" w:rsidP="008077F1">
      <w:pPr>
        <w:spacing w:after="0" w:line="240" w:lineRule="auto"/>
        <w:rPr>
          <w:szCs w:val="20"/>
        </w:rPr>
      </w:pPr>
      <w:r>
        <w:rPr>
          <w:szCs w:val="20"/>
        </w:rPr>
        <w:t xml:space="preserve">(i) It </w:t>
      </w:r>
      <w:r>
        <w:rPr>
          <w:color w:val="000000"/>
          <w:szCs w:val="20"/>
        </w:rPr>
        <w:t>[</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color w:val="000000"/>
          <w:szCs w:val="20"/>
        </w:rPr>
        <w:t xml:space="preserve">] </w:t>
      </w:r>
      <w:r>
        <w:rPr>
          <w:szCs w:val="20"/>
        </w:rPr>
        <w:t xml:space="preserve"> is, </w:t>
      </w:r>
      <w:r>
        <w:rPr>
          <w:color w:val="000000"/>
          <w:szCs w:val="20"/>
        </w:rPr>
        <w:t>[</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color w:val="000000"/>
          <w:szCs w:val="20"/>
        </w:rPr>
        <w:t xml:space="preserve">] </w:t>
      </w:r>
      <w:r>
        <w:rPr>
          <w:szCs w:val="20"/>
        </w:rPr>
        <w:t xml:space="preserve"> is not a small business concern; or </w:t>
      </w:r>
    </w:p>
    <w:p w14:paraId="2BEAC43E" w14:textId="77777777" w:rsidR="008077F1" w:rsidRDefault="008077F1" w:rsidP="008077F1">
      <w:pPr>
        <w:spacing w:after="0" w:line="240" w:lineRule="auto"/>
        <w:rPr>
          <w:szCs w:val="20"/>
        </w:rPr>
      </w:pPr>
      <w:r>
        <w:rPr>
          <w:szCs w:val="20"/>
        </w:rPr>
        <w:t xml:space="preserve">(ii) It </w:t>
      </w:r>
      <w:r>
        <w:rPr>
          <w:color w:val="000000"/>
          <w:szCs w:val="20"/>
        </w:rPr>
        <w:t>[</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color w:val="000000"/>
          <w:szCs w:val="20"/>
        </w:rPr>
        <w:t xml:space="preserve">] </w:t>
      </w:r>
      <w:r>
        <w:rPr>
          <w:szCs w:val="20"/>
        </w:rPr>
        <w:t xml:space="preserve"> is, </w:t>
      </w:r>
      <w:r>
        <w:rPr>
          <w:color w:val="000000"/>
          <w:szCs w:val="20"/>
        </w:rPr>
        <w:t>[</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color w:val="000000"/>
          <w:szCs w:val="20"/>
        </w:rPr>
        <w:t xml:space="preserve">] </w:t>
      </w:r>
      <w:r>
        <w:rPr>
          <w:szCs w:val="20"/>
        </w:rPr>
        <w:t xml:space="preserve"> is not a small business joint venture that complies with the requirements of 13 CFR 121.103(h) and 13 CFR 125.8(a) and (b). [The offeror shall enter the name and unique entity identifier of each party to the joint venture: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xml:space="preserve">.] </w:t>
      </w:r>
    </w:p>
    <w:p w14:paraId="687746FA" w14:textId="77777777" w:rsidR="008077F1" w:rsidRDefault="008077F1" w:rsidP="008077F1">
      <w:pPr>
        <w:spacing w:after="0" w:line="240" w:lineRule="auto"/>
        <w:rPr>
          <w:szCs w:val="20"/>
        </w:rPr>
      </w:pPr>
      <w:r>
        <w:rPr>
          <w:szCs w:val="20"/>
        </w:rPr>
        <w:t>(2) Veteran-owned small business concern. [Complete only if the offeror represented itself as a small business concern in paragraph (c)(1) of this provision.] The offeror represents as part of its offer that it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is,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xml:space="preserve">]  is not a veteran-owned small business concern. </w:t>
      </w:r>
    </w:p>
    <w:p w14:paraId="42EAD776" w14:textId="77777777" w:rsidR="008077F1" w:rsidRDefault="008077F1" w:rsidP="008077F1">
      <w:pPr>
        <w:spacing w:after="0" w:line="240" w:lineRule="auto"/>
        <w:rPr>
          <w:szCs w:val="20"/>
        </w:rPr>
      </w:pPr>
      <w:r>
        <w:rPr>
          <w:szCs w:val="20"/>
        </w:rPr>
        <w:t xml:space="preserve">(3) Service-disabled veteran-owned small business concern. [Complete only if the offeror represented itself as a veteran-owned small business concern in paragraph (c)(2) of this provision.] The offeror represents as part of its offer that - </w:t>
      </w:r>
    </w:p>
    <w:p w14:paraId="4658A042" w14:textId="77777777" w:rsidR="008077F1" w:rsidRDefault="008077F1" w:rsidP="008077F1">
      <w:pPr>
        <w:spacing w:after="0" w:line="240" w:lineRule="auto"/>
        <w:rPr>
          <w:szCs w:val="20"/>
        </w:rPr>
      </w:pPr>
      <w:r>
        <w:rPr>
          <w:szCs w:val="20"/>
        </w:rPr>
        <w:t>(i) It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is,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xml:space="preserve">] is not a service-disabled veteran-owned small business concern; or </w:t>
      </w:r>
    </w:p>
    <w:p w14:paraId="5108EE60" w14:textId="77777777" w:rsidR="008077F1" w:rsidRDefault="008077F1" w:rsidP="008077F1">
      <w:pPr>
        <w:spacing w:after="0" w:line="240" w:lineRule="auto"/>
        <w:rPr>
          <w:szCs w:val="20"/>
        </w:rPr>
      </w:pPr>
      <w:r>
        <w:rPr>
          <w:szCs w:val="20"/>
        </w:rPr>
        <w:t>(ii) It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is,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xml:space="preserve">] is not a joint venture that complies with the requirements of 13 CFR 125.18(b)(1) and (2). [The offeror shall enter the name and unique entity identifier of each party to the joint venture: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xml:space="preserve">.] Each service-disabled veteran-owned small business concern participating in the joint venture shall provide representation of its service-disabled veteran-owned small business concern status. </w:t>
      </w:r>
    </w:p>
    <w:p w14:paraId="5EADB004" w14:textId="77777777" w:rsidR="008077F1" w:rsidRDefault="008077F1" w:rsidP="008077F1">
      <w:pPr>
        <w:spacing w:after="0" w:line="240" w:lineRule="auto"/>
        <w:rPr>
          <w:szCs w:val="20"/>
        </w:rPr>
      </w:pPr>
      <w:r>
        <w:rPr>
          <w:szCs w:val="20"/>
        </w:rPr>
        <w:lastRenderedPageBreak/>
        <w:t>(4) Small disadvantaged business concern. [Complete only if the offeror represented itself as a small business concern in paragraph (c)(1) of this provision.] The offeror represents that it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is,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xml:space="preserve">] is not a small disadvantaged business concern as defined in 13 CFR 124.1002. </w:t>
      </w:r>
    </w:p>
    <w:p w14:paraId="48466CCF" w14:textId="77777777" w:rsidR="008077F1" w:rsidRDefault="008077F1" w:rsidP="008077F1">
      <w:pPr>
        <w:spacing w:after="0" w:line="240" w:lineRule="auto"/>
        <w:rPr>
          <w:szCs w:val="20"/>
        </w:rPr>
      </w:pPr>
      <w:r>
        <w:rPr>
          <w:szCs w:val="20"/>
        </w:rPr>
        <w:t>(5) Women-owned small business concern. [Complete only if the offeror represented itself as a small business concern in paragraph (c)(1) of this provision.] The offeror represents that it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is,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xml:space="preserve">] is not a women-owned small business concern. </w:t>
      </w:r>
    </w:p>
    <w:p w14:paraId="50C9157E" w14:textId="77777777" w:rsidR="008077F1" w:rsidRDefault="008077F1" w:rsidP="008077F1">
      <w:pPr>
        <w:spacing w:after="0" w:line="240" w:lineRule="auto"/>
        <w:rPr>
          <w:szCs w:val="20"/>
        </w:rPr>
      </w:pPr>
      <w:r>
        <w:rPr>
          <w:szCs w:val="20"/>
        </w:rPr>
        <w:t>(6) WOSB joint venture eligible under the WOSB Program. The offeror represents that it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is,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xml:space="preserve">] is not a joint venture that complies with the requirements of 13 CFR 127.506(a) through (c). [The offeror shall enter the name and unique entity identifier of each party to the joint venture: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xml:space="preserve">.] </w:t>
      </w:r>
    </w:p>
    <w:p w14:paraId="4D4A69E0" w14:textId="77777777" w:rsidR="008077F1" w:rsidRDefault="008077F1" w:rsidP="008077F1">
      <w:pPr>
        <w:spacing w:after="0" w:line="240" w:lineRule="auto"/>
        <w:rPr>
          <w:szCs w:val="20"/>
        </w:rPr>
      </w:pPr>
      <w:r>
        <w:rPr>
          <w:szCs w:val="20"/>
        </w:rPr>
        <w:t>(7) Economically disadvantaged women-owned small business (EDWOSB) joint venture. The offeror represents that it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is,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xml:space="preserve">] is not a joint venture that complies with the requirements of 13 CFR 127.506(a) through (c). [The offeror shall enter the name and unique entity identifier of each party to the joint venture: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xml:space="preserve">.] </w:t>
      </w:r>
    </w:p>
    <w:p w14:paraId="3ACC8DD1" w14:textId="77777777" w:rsidR="008077F1" w:rsidRDefault="008077F1" w:rsidP="008077F1">
      <w:pPr>
        <w:spacing w:after="0" w:line="240" w:lineRule="auto"/>
        <w:rPr>
          <w:szCs w:val="20"/>
        </w:rPr>
      </w:pPr>
      <w:r>
        <w:rPr>
          <w:szCs w:val="20"/>
        </w:rPr>
        <w:t>Note to paragraphs (c)(8) and (9):</w:t>
      </w:r>
    </w:p>
    <w:p w14:paraId="546963CA" w14:textId="77777777" w:rsidR="008077F1" w:rsidRDefault="008077F1" w:rsidP="008077F1">
      <w:pPr>
        <w:spacing w:after="0" w:line="240" w:lineRule="auto"/>
        <w:rPr>
          <w:szCs w:val="20"/>
        </w:rPr>
      </w:pPr>
      <w:r>
        <w:rPr>
          <w:szCs w:val="20"/>
        </w:rPr>
        <w:t>Complete paragraphs (c)(8) and (9) only if this solicitation is expected to exceed the simplified acquisition threshold.</w:t>
      </w:r>
    </w:p>
    <w:p w14:paraId="6A26268E" w14:textId="77777777" w:rsidR="008077F1" w:rsidRDefault="008077F1" w:rsidP="008077F1">
      <w:pPr>
        <w:spacing w:after="0" w:line="240" w:lineRule="auto"/>
        <w:rPr>
          <w:szCs w:val="20"/>
        </w:rPr>
      </w:pPr>
      <w:r>
        <w:rPr>
          <w:szCs w:val="20"/>
        </w:rPr>
        <w:t>(8) Women-owned business concern (other than small business concern). [Complete only if the offeror is a women-owned business concern and did not represent itself as a small business concern in paragraph (c)(1) of this provision.] The offeror represents that it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xml:space="preserve">] is, a women-owned business concern. </w:t>
      </w:r>
    </w:p>
    <w:p w14:paraId="54A1FE2F" w14:textId="77777777" w:rsidR="008077F1" w:rsidRDefault="008077F1" w:rsidP="008077F1">
      <w:pPr>
        <w:spacing w:after="0" w:line="240" w:lineRule="auto"/>
        <w:rPr>
          <w:szCs w:val="20"/>
        </w:rPr>
      </w:pPr>
      <w:r>
        <w:rPr>
          <w:szCs w:val="20"/>
        </w:rPr>
        <w:t xml:space="preserve">(9) Tie bid priority for labor surplus area concerns. If this is an invitation for bid, small business offerors may identify the labor surplus areas in which costs to be incurred on account of manufacturing or production (by offeror or first-tier subcontractors) amount to more than 50 percent of the contract price: </w:t>
      </w:r>
    </w:p>
    <w:p w14:paraId="65A140CA" w14:textId="77777777" w:rsidR="008077F1" w:rsidRDefault="008077F1" w:rsidP="008077F1">
      <w:pPr>
        <w:spacing w:after="0" w:line="240" w:lineRule="auto"/>
        <w:rPr>
          <w:szCs w:val="20"/>
        </w:rPr>
      </w:pPr>
      <w:r>
        <w:rPr>
          <w:szCs w:val="20"/>
        </w:rPr>
        <w:t xml:space="preserve">(10) HUBZone small business concern. [Complete only if the offeror represented itself as a small business concern in paragraph (c)(1) of this provision.] The offeror represents, as part of its offer, that - </w:t>
      </w:r>
    </w:p>
    <w:p w14:paraId="763F7EEA" w14:textId="77777777" w:rsidR="008077F1" w:rsidRDefault="008077F1" w:rsidP="008077F1">
      <w:pPr>
        <w:spacing w:after="0" w:line="240" w:lineRule="auto"/>
        <w:rPr>
          <w:szCs w:val="20"/>
        </w:rPr>
      </w:pPr>
      <w:r>
        <w:rPr>
          <w:szCs w:val="20"/>
        </w:rPr>
        <w:t>(i) It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is,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xml:space="preserve">] is not a HUBZone small business concern listed, on the date of this representation, as having been certified by SBA as a HUBZone small business concern in the Dynamic Small Business Search and SAM, and will attempt to maintain an employment rate of HUBZone residents of 35 percent of its employees during performance of a HUBZone contract (see 13 CFR 126.200(e)(1)); and </w:t>
      </w:r>
    </w:p>
    <w:p w14:paraId="7CF4C8AC" w14:textId="77777777" w:rsidR="008077F1" w:rsidRDefault="008077F1" w:rsidP="008077F1">
      <w:pPr>
        <w:spacing w:after="0" w:line="240" w:lineRule="auto"/>
        <w:rPr>
          <w:szCs w:val="20"/>
        </w:rPr>
      </w:pPr>
      <w:r>
        <w:rPr>
          <w:szCs w:val="20"/>
        </w:rPr>
        <w:t>(ii) It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is,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xml:space="preserve">] is not a HUBZone joint venture that complies with the requirements of 13 CFR 126.616(a) through (c). [The offeror shall enter the name and unique entity identifier of each party to the joint venture: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xml:space="preserve">.] Each HUBZone small business concern participating in the HUBZone joint venture shall provide representation of its HUBZone status. </w:t>
      </w:r>
    </w:p>
    <w:p w14:paraId="55C35D74" w14:textId="77777777" w:rsidR="008077F1" w:rsidRPr="00885C61" w:rsidRDefault="008077F1" w:rsidP="008077F1">
      <w:pPr>
        <w:spacing w:after="0" w:line="240" w:lineRule="auto"/>
        <w:rPr>
          <w:szCs w:val="20"/>
        </w:rPr>
      </w:pPr>
      <w:r w:rsidRPr="00885C61">
        <w:rPr>
          <w:szCs w:val="20"/>
        </w:rPr>
        <w:t xml:space="preserve">(11) (Complete if the offeror has represented itself as disadvantaged in paragraph (c)(4) of this provision.) </w:t>
      </w:r>
    </w:p>
    <w:p w14:paraId="42E5056E" w14:textId="77777777" w:rsidR="008077F1" w:rsidRPr="00885C61" w:rsidRDefault="008077F1" w:rsidP="008077F1">
      <w:pPr>
        <w:spacing w:after="0" w:line="240" w:lineRule="auto"/>
        <w:rPr>
          <w:szCs w:val="20"/>
        </w:rPr>
      </w:pPr>
      <w:r>
        <w:rPr>
          <w:szCs w:val="20"/>
        </w:rPr>
        <w:t>[</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w:t>
      </w:r>
      <w:r w:rsidRPr="00885C61">
        <w:rPr>
          <w:szCs w:val="20"/>
        </w:rPr>
        <w:t xml:space="preserve"> Black American. </w:t>
      </w:r>
    </w:p>
    <w:p w14:paraId="670E2214" w14:textId="77777777" w:rsidR="008077F1" w:rsidRPr="00885C61" w:rsidRDefault="008077F1" w:rsidP="008077F1">
      <w:pPr>
        <w:spacing w:after="0" w:line="240" w:lineRule="auto"/>
        <w:rPr>
          <w:szCs w:val="20"/>
        </w:rPr>
      </w:pPr>
      <w:r>
        <w:rPr>
          <w:szCs w:val="20"/>
        </w:rPr>
        <w:t>[</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w:t>
      </w:r>
      <w:r w:rsidRPr="00885C61">
        <w:rPr>
          <w:szCs w:val="20"/>
        </w:rPr>
        <w:t xml:space="preserve"> Hispanic American. </w:t>
      </w:r>
    </w:p>
    <w:p w14:paraId="243E404B" w14:textId="77777777" w:rsidR="008077F1" w:rsidRPr="00885C61" w:rsidRDefault="008077F1" w:rsidP="008077F1">
      <w:pPr>
        <w:spacing w:after="0" w:line="240" w:lineRule="auto"/>
        <w:rPr>
          <w:szCs w:val="20"/>
        </w:rPr>
      </w:pPr>
      <w:r>
        <w:rPr>
          <w:szCs w:val="20"/>
        </w:rPr>
        <w:t>[</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w:t>
      </w:r>
      <w:r w:rsidRPr="00885C61">
        <w:rPr>
          <w:szCs w:val="20"/>
        </w:rPr>
        <w:t xml:space="preserve"> Native American (American Indians, Eskimos, Aleuts, or Native Hawaiians). </w:t>
      </w:r>
    </w:p>
    <w:p w14:paraId="03354DB9" w14:textId="77777777" w:rsidR="008077F1" w:rsidRPr="00885C61" w:rsidRDefault="008077F1" w:rsidP="008077F1">
      <w:pPr>
        <w:spacing w:after="0" w:line="240" w:lineRule="auto"/>
        <w:rPr>
          <w:szCs w:val="20"/>
        </w:rPr>
      </w:pPr>
      <w:r>
        <w:rPr>
          <w:szCs w:val="20"/>
        </w:rPr>
        <w:t>[</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xml:space="preserve">] </w:t>
      </w:r>
      <w:r w:rsidRPr="00885C61">
        <w:rPr>
          <w:szCs w:val="20"/>
        </w:rPr>
        <w:t xml:space="preserve">Asian-Pacific American (persons with origins from Burma, Thailand, Malaysia, Indonesia, Singapore, Brunei, Japan, China, Taiwan, Laos, Cambodia (Kampuchea), Vietnam, Korea, The Philippines, Republic of Palau, Republic of the Marshall Islands, Federated States of Micronesia, the Commonwealth of the Northern Mariana Islands, Guam, Samoa, Macao, Hong Kong, Fiji, Tonga, Kiribati, Tuvalu, or Nauru). </w:t>
      </w:r>
    </w:p>
    <w:p w14:paraId="2EF368D5" w14:textId="77777777" w:rsidR="008077F1" w:rsidRPr="00885C61" w:rsidRDefault="008077F1" w:rsidP="008077F1">
      <w:pPr>
        <w:spacing w:after="0" w:line="240" w:lineRule="auto"/>
        <w:rPr>
          <w:szCs w:val="20"/>
        </w:rPr>
      </w:pPr>
      <w:r>
        <w:rPr>
          <w:szCs w:val="20"/>
        </w:rPr>
        <w:t>[</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w:t>
      </w:r>
      <w:r w:rsidRPr="00885C61">
        <w:rPr>
          <w:szCs w:val="20"/>
        </w:rPr>
        <w:t xml:space="preserve"> Subcontinent Asian (Asian-Indian) American (persons with origins from India, Pakistan, Bangladesh, Sri Lanka, Bhutan, the Maldives Islands, or Nepal). </w:t>
      </w:r>
    </w:p>
    <w:p w14:paraId="4B0976D1" w14:textId="77777777" w:rsidR="008077F1" w:rsidRDefault="008077F1" w:rsidP="008077F1">
      <w:pPr>
        <w:spacing w:after="0" w:line="240" w:lineRule="auto"/>
        <w:rPr>
          <w:szCs w:val="20"/>
        </w:rPr>
      </w:pPr>
      <w:r>
        <w:rPr>
          <w:szCs w:val="20"/>
        </w:rPr>
        <w:t>[</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w:t>
      </w:r>
      <w:r w:rsidRPr="00885C61">
        <w:rPr>
          <w:szCs w:val="20"/>
        </w:rPr>
        <w:t xml:space="preserve"> Individual/concern, other than one of the preceding.</w:t>
      </w:r>
    </w:p>
    <w:p w14:paraId="45200CB0" w14:textId="77777777" w:rsidR="008077F1" w:rsidRDefault="008077F1" w:rsidP="008077F1">
      <w:pPr>
        <w:spacing w:after="0" w:line="240" w:lineRule="auto"/>
        <w:rPr>
          <w:szCs w:val="20"/>
        </w:rPr>
      </w:pPr>
      <w:r>
        <w:rPr>
          <w:szCs w:val="20"/>
        </w:rPr>
        <w:t xml:space="preserve">(d) Representations required to implement provisions of Executive Order 11246 - </w:t>
      </w:r>
    </w:p>
    <w:p w14:paraId="799390D4" w14:textId="77777777" w:rsidR="008077F1" w:rsidRDefault="008077F1" w:rsidP="008077F1">
      <w:pPr>
        <w:spacing w:after="0" w:line="240" w:lineRule="auto"/>
        <w:rPr>
          <w:szCs w:val="20"/>
        </w:rPr>
      </w:pPr>
      <w:r>
        <w:rPr>
          <w:szCs w:val="20"/>
        </w:rPr>
        <w:t xml:space="preserve">(1) Previous contracts and compliance. The offeror represents that - </w:t>
      </w:r>
    </w:p>
    <w:p w14:paraId="2D280D80" w14:textId="77777777" w:rsidR="008077F1" w:rsidRDefault="008077F1" w:rsidP="008077F1">
      <w:pPr>
        <w:spacing w:after="0" w:line="240" w:lineRule="auto"/>
        <w:rPr>
          <w:szCs w:val="20"/>
        </w:rPr>
      </w:pPr>
      <w:r>
        <w:rPr>
          <w:szCs w:val="20"/>
        </w:rPr>
        <w:t>(i) It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has,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xml:space="preserve">] has not participated in a previous contract or subcontract subject to the Equal Opportunity clause of this solicitation; and </w:t>
      </w:r>
    </w:p>
    <w:p w14:paraId="749AC455" w14:textId="77777777" w:rsidR="008077F1" w:rsidRDefault="008077F1" w:rsidP="008077F1">
      <w:pPr>
        <w:spacing w:after="0" w:line="240" w:lineRule="auto"/>
        <w:rPr>
          <w:szCs w:val="20"/>
        </w:rPr>
      </w:pPr>
      <w:r>
        <w:rPr>
          <w:szCs w:val="20"/>
        </w:rPr>
        <w:t>(ii) It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has,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xml:space="preserve">] has not filed all required compliance reports. </w:t>
      </w:r>
    </w:p>
    <w:p w14:paraId="706AF31A" w14:textId="77777777" w:rsidR="008077F1" w:rsidRDefault="008077F1" w:rsidP="008077F1">
      <w:pPr>
        <w:spacing w:after="0" w:line="240" w:lineRule="auto"/>
        <w:rPr>
          <w:szCs w:val="20"/>
        </w:rPr>
      </w:pPr>
      <w:r>
        <w:rPr>
          <w:szCs w:val="20"/>
        </w:rPr>
        <w:t xml:space="preserve">(2) Affirmative Action Compliance. The offeror represents that - </w:t>
      </w:r>
    </w:p>
    <w:p w14:paraId="51FD20F5" w14:textId="77777777" w:rsidR="008077F1" w:rsidRDefault="008077F1" w:rsidP="008077F1">
      <w:pPr>
        <w:spacing w:after="0" w:line="240" w:lineRule="auto"/>
        <w:rPr>
          <w:szCs w:val="20"/>
        </w:rPr>
      </w:pPr>
      <w:r>
        <w:rPr>
          <w:szCs w:val="20"/>
        </w:rPr>
        <w:t>(i) It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has developed and has on file,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xml:space="preserve">] has not developed and does not have on file, at each establishment, affirmative action programs required by rules and regulations of the Secretary of Labor (41 CFR parts 60-1 and 60-2), or </w:t>
      </w:r>
    </w:p>
    <w:p w14:paraId="76E64239" w14:textId="77777777" w:rsidR="008077F1" w:rsidRDefault="008077F1" w:rsidP="008077F1">
      <w:pPr>
        <w:spacing w:after="0" w:line="240" w:lineRule="auto"/>
        <w:rPr>
          <w:szCs w:val="20"/>
        </w:rPr>
      </w:pPr>
      <w:r>
        <w:rPr>
          <w:szCs w:val="20"/>
        </w:rPr>
        <w:t>(ii) It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xml:space="preserve">] has not previously had contracts subject to the written affirmative action programs requirement of the rules and regulations of the Secretary of Labor. </w:t>
      </w:r>
    </w:p>
    <w:p w14:paraId="7A878222" w14:textId="77777777" w:rsidR="008077F1" w:rsidRDefault="008077F1" w:rsidP="008077F1">
      <w:pPr>
        <w:spacing w:after="0" w:line="240" w:lineRule="auto"/>
        <w:rPr>
          <w:szCs w:val="20"/>
        </w:rPr>
      </w:pPr>
      <w:r>
        <w:rPr>
          <w:szCs w:val="20"/>
        </w:rPr>
        <w:t xml:space="preserve">(e) Certification Regarding Payments to Influence Federal Transactions (31 U.S.C. 1352). (Applies only if the contract is expected to exceed $150,000.) By submission of its offer, the offeror certifies to the best of its knowledge and belief that no Federal appropriated funds have been paid or will be paid to any person for influencing or </w:t>
      </w:r>
      <w:r>
        <w:rPr>
          <w:szCs w:val="20"/>
        </w:rPr>
        <w:lastRenderedPageBreak/>
        <w:t xml:space="preserve">attempting to influence an officer or employee of any agency, a Member of Congress, an officer or employee of Congress or an employee of a Member of Congress on his or her behalf in connection with the award of any resultant contract. If any registrants under the Lobbying Disclosure Act of 1995 have made a lobbying contact on behalf of the offeror with respect to this contract, the offeror shall complete and submit, with its offer, OMB Standard Form LLL, Disclosure of Lobbying Activities, to provide the name of the registrants. The offeror need not report regularly employed officers or employees of the offeror to whom payments of reasonable compensation were made. </w:t>
      </w:r>
    </w:p>
    <w:p w14:paraId="3B985540" w14:textId="77777777" w:rsidR="008077F1" w:rsidRDefault="008077F1" w:rsidP="008077F1">
      <w:pPr>
        <w:spacing w:after="0" w:line="240" w:lineRule="auto"/>
        <w:rPr>
          <w:szCs w:val="20"/>
        </w:rPr>
      </w:pPr>
      <w:r>
        <w:rPr>
          <w:szCs w:val="20"/>
        </w:rPr>
        <w:t xml:space="preserve">(f) Buy American Certificate. (Applies only if the clause at Federal Acquisition Regulation (FAR) 52.225-1, Buy American - Supplies, is included in this solicitation.) </w:t>
      </w:r>
    </w:p>
    <w:p w14:paraId="5E0B5EAD" w14:textId="77777777" w:rsidR="008077F1" w:rsidRDefault="008077F1" w:rsidP="008077F1">
      <w:pPr>
        <w:spacing w:after="0" w:line="240" w:lineRule="auto"/>
        <w:rPr>
          <w:szCs w:val="20"/>
        </w:rPr>
      </w:pPr>
      <w:r>
        <w:rPr>
          <w:szCs w:val="20"/>
        </w:rPr>
        <w:t xml:space="preserve">(1)(i) The Offeror certifies that each end product, except those listed in paragraph (f)(2) of this provision, is a domestic end product and that each domestic end product listed in paragraph (f)(3) of this provision contains a critical component. </w:t>
      </w:r>
    </w:p>
    <w:p w14:paraId="753BF84C" w14:textId="77777777" w:rsidR="008077F1" w:rsidRDefault="008077F1" w:rsidP="008077F1">
      <w:pPr>
        <w:spacing w:after="0" w:line="240" w:lineRule="auto"/>
        <w:rPr>
          <w:szCs w:val="20"/>
        </w:rPr>
      </w:pPr>
      <w:r>
        <w:rPr>
          <w:szCs w:val="20"/>
        </w:rPr>
        <w:t xml:space="preserve">(ii) The Offeror shall list as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 </w:t>
      </w:r>
    </w:p>
    <w:p w14:paraId="18B17991" w14:textId="77777777" w:rsidR="008077F1" w:rsidRDefault="008077F1" w:rsidP="008077F1">
      <w:pPr>
        <w:spacing w:after="0" w:line="240" w:lineRule="auto"/>
        <w:rPr>
          <w:szCs w:val="20"/>
        </w:rPr>
      </w:pPr>
      <w:r>
        <w:rPr>
          <w:szCs w:val="20"/>
        </w:rPr>
        <w:t xml:space="preserve">(iii) The Offeror shall separately list the line item numbers of domestic end products that contain a critical component (see FAR 25.105). </w:t>
      </w:r>
    </w:p>
    <w:p w14:paraId="6B917030" w14:textId="77777777" w:rsidR="008077F1" w:rsidRDefault="008077F1" w:rsidP="008077F1">
      <w:pPr>
        <w:spacing w:after="0" w:line="240" w:lineRule="auto"/>
        <w:rPr>
          <w:szCs w:val="20"/>
        </w:rPr>
      </w:pPr>
      <w:r>
        <w:rPr>
          <w:szCs w:val="20"/>
        </w:rPr>
        <w:t xml:space="preserve">(iv) The terms “commercially available off-the-shelf (COTS) item,” “critical component,” “domestic end product,” “end product,” “foreign end product,” and “United States” are defined in the clause of this solicitation entitled “Buy American-Supplies.” </w:t>
      </w:r>
    </w:p>
    <w:p w14:paraId="4589CA56" w14:textId="77777777" w:rsidR="008077F1" w:rsidRDefault="008077F1" w:rsidP="008077F1">
      <w:pPr>
        <w:spacing w:after="0" w:line="240" w:lineRule="auto"/>
        <w:rPr>
          <w:szCs w:val="20"/>
        </w:rPr>
      </w:pPr>
      <w:r>
        <w:rPr>
          <w:szCs w:val="20"/>
        </w:rPr>
        <w:t xml:space="preserve">(2) Foreign End Products: </w:t>
      </w:r>
    </w:p>
    <w:tbl>
      <w:tblPr>
        <w:tblW w:w="0" w:type="auto"/>
        <w:tblCellSpacing w:w="0"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1349"/>
        <w:gridCol w:w="1665"/>
        <w:gridCol w:w="1764"/>
      </w:tblGrid>
      <w:tr w:rsidR="008077F1" w14:paraId="38C8DDD5" w14:textId="77777777" w:rsidTr="00885C61">
        <w:trPr>
          <w:tblCellSpacing w:w="0" w:type="dxa"/>
        </w:trPr>
        <w:tc>
          <w:tcPr>
            <w:tcW w:w="0" w:type="auto"/>
            <w:tcBorders>
              <w:top w:val="outset" w:sz="6" w:space="0" w:color="auto"/>
              <w:left w:val="nil"/>
              <w:bottom w:val="outset" w:sz="6" w:space="0" w:color="auto"/>
              <w:right w:val="outset" w:sz="6" w:space="0" w:color="auto"/>
            </w:tcBorders>
            <w:shd w:val="clear" w:color="auto" w:fill="CCCCCC"/>
            <w:vAlign w:val="center"/>
            <w:hideMark/>
          </w:tcPr>
          <w:p w14:paraId="52242A78" w14:textId="77777777" w:rsidR="008077F1" w:rsidRDefault="008077F1" w:rsidP="008077F1">
            <w:pPr>
              <w:autoSpaceDN w:val="0"/>
              <w:spacing w:after="0" w:line="240" w:lineRule="auto"/>
              <w:jc w:val="center"/>
              <w:rPr>
                <w:b/>
                <w:bCs/>
                <w:szCs w:val="20"/>
              </w:rPr>
            </w:pPr>
            <w:r>
              <w:rPr>
                <w:b/>
                <w:bCs/>
                <w:szCs w:val="20"/>
              </w:rPr>
              <w:t>Line Item No.</w:t>
            </w:r>
          </w:p>
        </w:tc>
        <w:tc>
          <w:tcPr>
            <w:tcW w:w="0" w:type="auto"/>
            <w:tcBorders>
              <w:top w:val="outset" w:sz="6" w:space="0" w:color="auto"/>
              <w:left w:val="outset" w:sz="6" w:space="0" w:color="auto"/>
              <w:bottom w:val="outset" w:sz="6" w:space="0" w:color="auto"/>
              <w:right w:val="nil"/>
            </w:tcBorders>
            <w:shd w:val="clear" w:color="auto" w:fill="CCCCCC"/>
            <w:vAlign w:val="center"/>
            <w:hideMark/>
          </w:tcPr>
          <w:p w14:paraId="507E26A4" w14:textId="77777777" w:rsidR="008077F1" w:rsidRDefault="008077F1" w:rsidP="008077F1">
            <w:pPr>
              <w:autoSpaceDN w:val="0"/>
              <w:spacing w:after="0" w:line="240" w:lineRule="auto"/>
              <w:jc w:val="center"/>
              <w:rPr>
                <w:b/>
                <w:bCs/>
                <w:szCs w:val="20"/>
              </w:rPr>
            </w:pPr>
            <w:r>
              <w:rPr>
                <w:b/>
                <w:bCs/>
                <w:szCs w:val="20"/>
              </w:rPr>
              <w:t>Country of origin</w:t>
            </w:r>
          </w:p>
        </w:tc>
        <w:tc>
          <w:tcPr>
            <w:tcW w:w="1764" w:type="dxa"/>
            <w:tcBorders>
              <w:top w:val="outset" w:sz="6" w:space="0" w:color="auto"/>
              <w:left w:val="outset" w:sz="6" w:space="0" w:color="auto"/>
              <w:bottom w:val="outset" w:sz="6" w:space="0" w:color="auto"/>
              <w:right w:val="nil"/>
            </w:tcBorders>
            <w:shd w:val="clear" w:color="auto" w:fill="CCCCCC"/>
            <w:vAlign w:val="center"/>
            <w:hideMark/>
          </w:tcPr>
          <w:p w14:paraId="129D54BF" w14:textId="77777777" w:rsidR="008077F1" w:rsidRDefault="008077F1" w:rsidP="008077F1">
            <w:pPr>
              <w:autoSpaceDN w:val="0"/>
              <w:spacing w:after="0" w:line="240" w:lineRule="auto"/>
              <w:jc w:val="center"/>
              <w:rPr>
                <w:b/>
                <w:bCs/>
                <w:szCs w:val="20"/>
              </w:rPr>
            </w:pPr>
            <w:r>
              <w:rPr>
                <w:b/>
                <w:bCs/>
                <w:szCs w:val="20"/>
              </w:rPr>
              <w:t>Exceeds 55% domestic content (yes/no)</w:t>
            </w:r>
          </w:p>
        </w:tc>
      </w:tr>
      <w:tr w:rsidR="008077F1" w14:paraId="354CE171" w14:textId="77777777" w:rsidTr="00885C61">
        <w:trPr>
          <w:tblCellSpacing w:w="0" w:type="dxa"/>
        </w:trPr>
        <w:tc>
          <w:tcPr>
            <w:tcW w:w="0" w:type="auto"/>
            <w:tcBorders>
              <w:top w:val="outset" w:sz="6" w:space="0" w:color="auto"/>
              <w:left w:val="nil"/>
              <w:bottom w:val="outset" w:sz="6" w:space="0" w:color="auto"/>
              <w:right w:val="outset" w:sz="6" w:space="0" w:color="auto"/>
            </w:tcBorders>
            <w:vAlign w:val="center"/>
            <w:hideMark/>
          </w:tcPr>
          <w:p w14:paraId="0CF301EF" w14:textId="77777777" w:rsidR="008077F1" w:rsidRDefault="008077F1" w:rsidP="008077F1">
            <w:pPr>
              <w:autoSpaceDN w:val="0"/>
              <w:spacing w:after="0" w:line="240" w:lineRule="auto"/>
              <w:rPr>
                <w:szCs w:val="20"/>
              </w:rPr>
            </w:pP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w:t>
            </w:r>
            <w:r>
              <w:rPr>
                <w:szCs w:val="20"/>
              </w:rPr>
              <w:t xml:space="preserve">___ </w:t>
            </w:r>
            <w:r>
              <w:rPr>
                <w:noProof/>
                <w:szCs w:val="20"/>
              </w:rPr>
              <w:t xml:space="preserve"> </w:t>
            </w:r>
            <w:r>
              <w:rPr>
                <w:szCs w:val="20"/>
              </w:rPr>
              <w:fldChar w:fldCharType="end"/>
            </w:r>
          </w:p>
        </w:tc>
        <w:tc>
          <w:tcPr>
            <w:tcW w:w="0" w:type="auto"/>
            <w:tcBorders>
              <w:top w:val="outset" w:sz="6" w:space="0" w:color="auto"/>
              <w:left w:val="outset" w:sz="6" w:space="0" w:color="auto"/>
              <w:bottom w:val="outset" w:sz="6" w:space="0" w:color="auto"/>
              <w:right w:val="nil"/>
            </w:tcBorders>
            <w:vAlign w:val="center"/>
            <w:hideMark/>
          </w:tcPr>
          <w:p w14:paraId="619DE139" w14:textId="77777777" w:rsidR="008077F1" w:rsidRDefault="008077F1" w:rsidP="008077F1">
            <w:pPr>
              <w:autoSpaceDN w:val="0"/>
              <w:spacing w:after="0" w:line="240" w:lineRule="auto"/>
              <w:rPr>
                <w:szCs w:val="20"/>
              </w:rPr>
            </w:pP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w:t>
            </w:r>
            <w:r>
              <w:rPr>
                <w:szCs w:val="20"/>
              </w:rPr>
              <w:t xml:space="preserve">___ </w:t>
            </w:r>
            <w:r>
              <w:rPr>
                <w:noProof/>
                <w:szCs w:val="20"/>
              </w:rPr>
              <w:t xml:space="preserve"> </w:t>
            </w:r>
            <w:r>
              <w:rPr>
                <w:szCs w:val="20"/>
              </w:rPr>
              <w:fldChar w:fldCharType="end"/>
            </w:r>
          </w:p>
        </w:tc>
        <w:tc>
          <w:tcPr>
            <w:tcW w:w="1764" w:type="dxa"/>
            <w:tcBorders>
              <w:top w:val="outset" w:sz="6" w:space="0" w:color="auto"/>
              <w:left w:val="outset" w:sz="6" w:space="0" w:color="auto"/>
              <w:bottom w:val="outset" w:sz="6" w:space="0" w:color="auto"/>
              <w:right w:val="nil"/>
            </w:tcBorders>
            <w:vAlign w:val="center"/>
            <w:hideMark/>
          </w:tcPr>
          <w:p w14:paraId="00D638C7" w14:textId="77777777" w:rsidR="008077F1" w:rsidRDefault="008077F1" w:rsidP="008077F1">
            <w:pPr>
              <w:autoSpaceDN w:val="0"/>
              <w:spacing w:after="0" w:line="240" w:lineRule="auto"/>
              <w:rPr>
                <w:szCs w:val="20"/>
              </w:rPr>
            </w:pP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w:t>
            </w:r>
            <w:r>
              <w:rPr>
                <w:szCs w:val="20"/>
              </w:rPr>
              <w:t xml:space="preserve">___ </w:t>
            </w:r>
            <w:r>
              <w:rPr>
                <w:noProof/>
                <w:szCs w:val="20"/>
              </w:rPr>
              <w:t xml:space="preserve"> </w:t>
            </w:r>
            <w:r>
              <w:rPr>
                <w:szCs w:val="20"/>
              </w:rPr>
              <w:fldChar w:fldCharType="end"/>
            </w:r>
          </w:p>
        </w:tc>
      </w:tr>
      <w:tr w:rsidR="008077F1" w14:paraId="086FE6E5" w14:textId="77777777" w:rsidTr="00885C61">
        <w:trPr>
          <w:tblCellSpacing w:w="0" w:type="dxa"/>
        </w:trPr>
        <w:tc>
          <w:tcPr>
            <w:tcW w:w="0" w:type="auto"/>
            <w:tcBorders>
              <w:top w:val="outset" w:sz="6" w:space="0" w:color="auto"/>
              <w:left w:val="nil"/>
              <w:bottom w:val="outset" w:sz="6" w:space="0" w:color="auto"/>
              <w:right w:val="outset" w:sz="6" w:space="0" w:color="auto"/>
            </w:tcBorders>
            <w:vAlign w:val="center"/>
            <w:hideMark/>
          </w:tcPr>
          <w:p w14:paraId="617179E7" w14:textId="77777777" w:rsidR="008077F1" w:rsidRDefault="008077F1" w:rsidP="008077F1">
            <w:pPr>
              <w:autoSpaceDN w:val="0"/>
              <w:spacing w:after="0" w:line="240" w:lineRule="auto"/>
              <w:rPr>
                <w:szCs w:val="20"/>
              </w:rPr>
            </w:pP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w:t>
            </w:r>
            <w:r>
              <w:rPr>
                <w:szCs w:val="20"/>
              </w:rPr>
              <w:t xml:space="preserve">___ </w:t>
            </w:r>
            <w:r>
              <w:rPr>
                <w:noProof/>
                <w:szCs w:val="20"/>
              </w:rPr>
              <w:t xml:space="preserve"> </w:t>
            </w:r>
            <w:r>
              <w:rPr>
                <w:szCs w:val="20"/>
              </w:rPr>
              <w:fldChar w:fldCharType="end"/>
            </w:r>
          </w:p>
        </w:tc>
        <w:tc>
          <w:tcPr>
            <w:tcW w:w="0" w:type="auto"/>
            <w:tcBorders>
              <w:top w:val="outset" w:sz="6" w:space="0" w:color="auto"/>
              <w:left w:val="outset" w:sz="6" w:space="0" w:color="auto"/>
              <w:bottom w:val="outset" w:sz="6" w:space="0" w:color="auto"/>
              <w:right w:val="nil"/>
            </w:tcBorders>
            <w:vAlign w:val="center"/>
            <w:hideMark/>
          </w:tcPr>
          <w:p w14:paraId="595E6DB1" w14:textId="77777777" w:rsidR="008077F1" w:rsidRDefault="008077F1" w:rsidP="008077F1">
            <w:pPr>
              <w:autoSpaceDN w:val="0"/>
              <w:spacing w:after="0" w:line="240" w:lineRule="auto"/>
              <w:rPr>
                <w:szCs w:val="20"/>
              </w:rPr>
            </w:pP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w:t>
            </w:r>
            <w:r>
              <w:rPr>
                <w:szCs w:val="20"/>
              </w:rPr>
              <w:t xml:space="preserve">___ </w:t>
            </w:r>
            <w:r>
              <w:rPr>
                <w:noProof/>
                <w:szCs w:val="20"/>
              </w:rPr>
              <w:t xml:space="preserve"> </w:t>
            </w:r>
            <w:r>
              <w:rPr>
                <w:szCs w:val="20"/>
              </w:rPr>
              <w:fldChar w:fldCharType="end"/>
            </w:r>
          </w:p>
        </w:tc>
        <w:tc>
          <w:tcPr>
            <w:tcW w:w="1764" w:type="dxa"/>
            <w:tcBorders>
              <w:top w:val="outset" w:sz="6" w:space="0" w:color="auto"/>
              <w:left w:val="outset" w:sz="6" w:space="0" w:color="auto"/>
              <w:bottom w:val="outset" w:sz="6" w:space="0" w:color="auto"/>
              <w:right w:val="nil"/>
            </w:tcBorders>
            <w:vAlign w:val="center"/>
            <w:hideMark/>
          </w:tcPr>
          <w:p w14:paraId="16A30E7F" w14:textId="77777777" w:rsidR="008077F1" w:rsidRDefault="008077F1" w:rsidP="008077F1">
            <w:pPr>
              <w:autoSpaceDN w:val="0"/>
              <w:spacing w:after="0" w:line="240" w:lineRule="auto"/>
              <w:rPr>
                <w:szCs w:val="20"/>
              </w:rPr>
            </w:pP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w:t>
            </w:r>
            <w:r>
              <w:rPr>
                <w:szCs w:val="20"/>
              </w:rPr>
              <w:t xml:space="preserve">___ </w:t>
            </w:r>
            <w:r>
              <w:rPr>
                <w:noProof/>
                <w:szCs w:val="20"/>
              </w:rPr>
              <w:t xml:space="preserve"> </w:t>
            </w:r>
            <w:r>
              <w:rPr>
                <w:szCs w:val="20"/>
              </w:rPr>
              <w:fldChar w:fldCharType="end"/>
            </w:r>
          </w:p>
        </w:tc>
      </w:tr>
      <w:tr w:rsidR="008077F1" w14:paraId="158387AC" w14:textId="77777777" w:rsidTr="00885C61">
        <w:trPr>
          <w:tblCellSpacing w:w="0" w:type="dxa"/>
        </w:trPr>
        <w:tc>
          <w:tcPr>
            <w:tcW w:w="0" w:type="auto"/>
            <w:tcBorders>
              <w:top w:val="outset" w:sz="6" w:space="0" w:color="auto"/>
              <w:left w:val="nil"/>
              <w:bottom w:val="outset" w:sz="6" w:space="0" w:color="auto"/>
              <w:right w:val="outset" w:sz="6" w:space="0" w:color="auto"/>
            </w:tcBorders>
            <w:vAlign w:val="center"/>
            <w:hideMark/>
          </w:tcPr>
          <w:p w14:paraId="47F9A0FA" w14:textId="77777777" w:rsidR="008077F1" w:rsidRDefault="008077F1" w:rsidP="008077F1">
            <w:pPr>
              <w:autoSpaceDN w:val="0"/>
              <w:spacing w:after="0" w:line="240" w:lineRule="auto"/>
              <w:rPr>
                <w:szCs w:val="20"/>
              </w:rPr>
            </w:pP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w:t>
            </w:r>
            <w:r>
              <w:rPr>
                <w:szCs w:val="20"/>
              </w:rPr>
              <w:t xml:space="preserve">___ </w:t>
            </w:r>
            <w:r>
              <w:rPr>
                <w:noProof/>
                <w:szCs w:val="20"/>
              </w:rPr>
              <w:t xml:space="preserve"> </w:t>
            </w:r>
            <w:r>
              <w:rPr>
                <w:szCs w:val="20"/>
              </w:rPr>
              <w:fldChar w:fldCharType="end"/>
            </w:r>
          </w:p>
        </w:tc>
        <w:tc>
          <w:tcPr>
            <w:tcW w:w="0" w:type="auto"/>
            <w:tcBorders>
              <w:top w:val="outset" w:sz="6" w:space="0" w:color="auto"/>
              <w:left w:val="outset" w:sz="6" w:space="0" w:color="auto"/>
              <w:bottom w:val="outset" w:sz="6" w:space="0" w:color="auto"/>
              <w:right w:val="nil"/>
            </w:tcBorders>
            <w:vAlign w:val="center"/>
            <w:hideMark/>
          </w:tcPr>
          <w:p w14:paraId="4EA18317" w14:textId="77777777" w:rsidR="008077F1" w:rsidRDefault="008077F1" w:rsidP="008077F1">
            <w:pPr>
              <w:autoSpaceDN w:val="0"/>
              <w:spacing w:after="0" w:line="240" w:lineRule="auto"/>
              <w:rPr>
                <w:szCs w:val="20"/>
              </w:rPr>
            </w:pP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w:t>
            </w:r>
            <w:r>
              <w:rPr>
                <w:szCs w:val="20"/>
              </w:rPr>
              <w:t xml:space="preserve">___ </w:t>
            </w:r>
            <w:r>
              <w:rPr>
                <w:noProof/>
                <w:szCs w:val="20"/>
              </w:rPr>
              <w:t xml:space="preserve"> </w:t>
            </w:r>
            <w:r>
              <w:rPr>
                <w:szCs w:val="20"/>
              </w:rPr>
              <w:fldChar w:fldCharType="end"/>
            </w:r>
          </w:p>
        </w:tc>
        <w:tc>
          <w:tcPr>
            <w:tcW w:w="1764" w:type="dxa"/>
            <w:tcBorders>
              <w:top w:val="outset" w:sz="6" w:space="0" w:color="auto"/>
              <w:left w:val="outset" w:sz="6" w:space="0" w:color="auto"/>
              <w:bottom w:val="outset" w:sz="6" w:space="0" w:color="auto"/>
              <w:right w:val="nil"/>
            </w:tcBorders>
            <w:vAlign w:val="center"/>
            <w:hideMark/>
          </w:tcPr>
          <w:p w14:paraId="252EF541" w14:textId="77777777" w:rsidR="008077F1" w:rsidRDefault="008077F1" w:rsidP="008077F1">
            <w:pPr>
              <w:autoSpaceDN w:val="0"/>
              <w:spacing w:after="0" w:line="240" w:lineRule="auto"/>
              <w:rPr>
                <w:szCs w:val="20"/>
              </w:rPr>
            </w:pP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w:t>
            </w:r>
            <w:r>
              <w:rPr>
                <w:szCs w:val="20"/>
              </w:rPr>
              <w:t xml:space="preserve">___ </w:t>
            </w:r>
            <w:r>
              <w:rPr>
                <w:noProof/>
                <w:szCs w:val="20"/>
              </w:rPr>
              <w:t xml:space="preserve"> </w:t>
            </w:r>
            <w:r>
              <w:rPr>
                <w:szCs w:val="20"/>
              </w:rPr>
              <w:fldChar w:fldCharType="end"/>
            </w:r>
          </w:p>
        </w:tc>
      </w:tr>
    </w:tbl>
    <w:p w14:paraId="71F888C7" w14:textId="77777777" w:rsidR="008077F1" w:rsidRDefault="008077F1" w:rsidP="008077F1">
      <w:pPr>
        <w:spacing w:after="0" w:line="240" w:lineRule="auto"/>
        <w:rPr>
          <w:szCs w:val="20"/>
        </w:rPr>
      </w:pPr>
    </w:p>
    <w:p w14:paraId="66A43C71" w14:textId="77777777" w:rsidR="008077F1" w:rsidRDefault="008077F1" w:rsidP="008077F1">
      <w:pPr>
        <w:spacing w:after="0" w:line="240" w:lineRule="auto"/>
        <w:rPr>
          <w:szCs w:val="20"/>
        </w:rPr>
      </w:pPr>
      <w:r>
        <w:rPr>
          <w:szCs w:val="20"/>
        </w:rPr>
        <w:t xml:space="preserve">[List as necessary] </w:t>
      </w:r>
    </w:p>
    <w:p w14:paraId="45AFA885" w14:textId="77777777" w:rsidR="008077F1" w:rsidRDefault="008077F1" w:rsidP="008077F1">
      <w:pPr>
        <w:spacing w:after="0" w:line="240" w:lineRule="auto"/>
        <w:rPr>
          <w:szCs w:val="20"/>
        </w:rPr>
      </w:pPr>
      <w:r>
        <w:rPr>
          <w:szCs w:val="20"/>
        </w:rPr>
        <w:t xml:space="preserve">(3) Domestic end products containing a critical component: </w:t>
      </w:r>
    </w:p>
    <w:tbl>
      <w:tblPr>
        <w:tblW w:w="0" w:type="auto"/>
        <w:tblCellSpacing w:w="0"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1334"/>
      </w:tblGrid>
      <w:tr w:rsidR="008077F1" w14:paraId="13C9273F" w14:textId="77777777" w:rsidTr="00885C61">
        <w:trPr>
          <w:tblCellSpacing w:w="0" w:type="dxa"/>
        </w:trPr>
        <w:tc>
          <w:tcPr>
            <w:tcW w:w="0" w:type="auto"/>
            <w:tcBorders>
              <w:top w:val="outset" w:sz="6" w:space="0" w:color="auto"/>
              <w:left w:val="nil"/>
              <w:bottom w:val="outset" w:sz="6" w:space="0" w:color="auto"/>
              <w:right w:val="nil"/>
            </w:tcBorders>
            <w:shd w:val="clear" w:color="auto" w:fill="CCCCCC"/>
            <w:vAlign w:val="center"/>
            <w:hideMark/>
          </w:tcPr>
          <w:p w14:paraId="7EE0DE9D" w14:textId="77777777" w:rsidR="008077F1" w:rsidRDefault="008077F1" w:rsidP="008077F1">
            <w:pPr>
              <w:autoSpaceDN w:val="0"/>
              <w:spacing w:after="0" w:line="240" w:lineRule="auto"/>
              <w:jc w:val="center"/>
              <w:rPr>
                <w:b/>
                <w:bCs/>
                <w:szCs w:val="20"/>
              </w:rPr>
            </w:pPr>
            <w:r>
              <w:rPr>
                <w:b/>
                <w:bCs/>
                <w:szCs w:val="20"/>
              </w:rPr>
              <w:t>Line Item No.</w:t>
            </w:r>
          </w:p>
        </w:tc>
      </w:tr>
      <w:tr w:rsidR="008077F1" w14:paraId="60B3E362" w14:textId="77777777" w:rsidTr="00885C61">
        <w:trPr>
          <w:tblCellSpacing w:w="0" w:type="dxa"/>
        </w:trPr>
        <w:tc>
          <w:tcPr>
            <w:tcW w:w="0" w:type="auto"/>
            <w:tcBorders>
              <w:top w:val="outset" w:sz="6" w:space="0" w:color="auto"/>
              <w:left w:val="nil"/>
              <w:bottom w:val="outset" w:sz="6" w:space="0" w:color="auto"/>
              <w:right w:val="nil"/>
            </w:tcBorders>
            <w:vAlign w:val="center"/>
            <w:hideMark/>
          </w:tcPr>
          <w:p w14:paraId="26F35941" w14:textId="77777777" w:rsidR="008077F1" w:rsidRDefault="008077F1" w:rsidP="008077F1">
            <w:pPr>
              <w:autoSpaceDN w:val="0"/>
              <w:spacing w:after="0" w:line="240" w:lineRule="auto"/>
              <w:rPr>
                <w:szCs w:val="20"/>
              </w:rPr>
            </w:pP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w:t>
            </w:r>
            <w:r>
              <w:rPr>
                <w:szCs w:val="20"/>
              </w:rPr>
              <w:t xml:space="preserve">___ </w:t>
            </w:r>
            <w:r>
              <w:rPr>
                <w:noProof/>
                <w:szCs w:val="20"/>
              </w:rPr>
              <w:t xml:space="preserve"> </w:t>
            </w:r>
            <w:r>
              <w:rPr>
                <w:szCs w:val="20"/>
              </w:rPr>
              <w:fldChar w:fldCharType="end"/>
            </w:r>
          </w:p>
        </w:tc>
      </w:tr>
      <w:tr w:rsidR="008077F1" w14:paraId="27EECB2F" w14:textId="77777777" w:rsidTr="00885C61">
        <w:trPr>
          <w:tblCellSpacing w:w="0" w:type="dxa"/>
        </w:trPr>
        <w:tc>
          <w:tcPr>
            <w:tcW w:w="0" w:type="auto"/>
            <w:tcBorders>
              <w:top w:val="outset" w:sz="6" w:space="0" w:color="auto"/>
              <w:left w:val="nil"/>
              <w:bottom w:val="outset" w:sz="6" w:space="0" w:color="auto"/>
              <w:right w:val="nil"/>
            </w:tcBorders>
            <w:vAlign w:val="center"/>
            <w:hideMark/>
          </w:tcPr>
          <w:p w14:paraId="70271F75" w14:textId="77777777" w:rsidR="008077F1" w:rsidRDefault="008077F1" w:rsidP="008077F1">
            <w:pPr>
              <w:autoSpaceDN w:val="0"/>
              <w:spacing w:after="0" w:line="240" w:lineRule="auto"/>
              <w:rPr>
                <w:szCs w:val="20"/>
              </w:rPr>
            </w:pP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w:t>
            </w:r>
            <w:r>
              <w:rPr>
                <w:szCs w:val="20"/>
              </w:rPr>
              <w:t xml:space="preserve">___ </w:t>
            </w:r>
            <w:r>
              <w:rPr>
                <w:noProof/>
                <w:szCs w:val="20"/>
              </w:rPr>
              <w:t xml:space="preserve"> </w:t>
            </w:r>
            <w:r>
              <w:rPr>
                <w:szCs w:val="20"/>
              </w:rPr>
              <w:fldChar w:fldCharType="end"/>
            </w:r>
          </w:p>
        </w:tc>
      </w:tr>
      <w:tr w:rsidR="008077F1" w14:paraId="7DD539C0" w14:textId="77777777" w:rsidTr="00885C61">
        <w:trPr>
          <w:tblCellSpacing w:w="0" w:type="dxa"/>
        </w:trPr>
        <w:tc>
          <w:tcPr>
            <w:tcW w:w="0" w:type="auto"/>
            <w:tcBorders>
              <w:top w:val="outset" w:sz="6" w:space="0" w:color="auto"/>
              <w:left w:val="nil"/>
              <w:bottom w:val="outset" w:sz="6" w:space="0" w:color="auto"/>
              <w:right w:val="nil"/>
            </w:tcBorders>
            <w:vAlign w:val="center"/>
            <w:hideMark/>
          </w:tcPr>
          <w:p w14:paraId="0EF59156" w14:textId="77777777" w:rsidR="008077F1" w:rsidRDefault="008077F1" w:rsidP="008077F1">
            <w:pPr>
              <w:autoSpaceDN w:val="0"/>
              <w:spacing w:after="0" w:line="240" w:lineRule="auto"/>
              <w:rPr>
                <w:szCs w:val="20"/>
              </w:rPr>
            </w:pP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w:t>
            </w:r>
            <w:r>
              <w:rPr>
                <w:szCs w:val="20"/>
              </w:rPr>
              <w:t xml:space="preserve">___ </w:t>
            </w:r>
            <w:r>
              <w:rPr>
                <w:noProof/>
                <w:szCs w:val="20"/>
              </w:rPr>
              <w:t xml:space="preserve"> </w:t>
            </w:r>
            <w:r>
              <w:rPr>
                <w:szCs w:val="20"/>
              </w:rPr>
              <w:fldChar w:fldCharType="end"/>
            </w:r>
          </w:p>
        </w:tc>
      </w:tr>
    </w:tbl>
    <w:p w14:paraId="78156CB6" w14:textId="77777777" w:rsidR="008077F1" w:rsidRDefault="008077F1" w:rsidP="008077F1">
      <w:pPr>
        <w:spacing w:after="0" w:line="240" w:lineRule="auto"/>
        <w:rPr>
          <w:szCs w:val="20"/>
        </w:rPr>
      </w:pPr>
      <w:r>
        <w:rPr>
          <w:szCs w:val="20"/>
        </w:rPr>
        <w:t xml:space="preserve"> </w:t>
      </w:r>
    </w:p>
    <w:p w14:paraId="68F88CF5" w14:textId="77777777" w:rsidR="008077F1" w:rsidRDefault="008077F1" w:rsidP="008077F1">
      <w:pPr>
        <w:spacing w:after="0" w:line="240" w:lineRule="auto"/>
        <w:rPr>
          <w:szCs w:val="20"/>
        </w:rPr>
      </w:pPr>
      <w:r>
        <w:rPr>
          <w:szCs w:val="20"/>
        </w:rPr>
        <w:t xml:space="preserve">[List as necessary] </w:t>
      </w:r>
    </w:p>
    <w:p w14:paraId="2244832C" w14:textId="77777777" w:rsidR="008077F1" w:rsidRDefault="008077F1" w:rsidP="008077F1">
      <w:pPr>
        <w:spacing w:after="0" w:line="240" w:lineRule="auto"/>
        <w:rPr>
          <w:szCs w:val="20"/>
        </w:rPr>
      </w:pPr>
      <w:r>
        <w:rPr>
          <w:szCs w:val="20"/>
        </w:rPr>
        <w:t xml:space="preserve">(4) The Government will evaluate offers in accordance with the policies and procedures of FAR part 25. </w:t>
      </w:r>
    </w:p>
    <w:p w14:paraId="3969059A" w14:textId="77777777" w:rsidR="008077F1" w:rsidRDefault="008077F1" w:rsidP="008077F1">
      <w:pPr>
        <w:spacing w:after="0" w:line="240" w:lineRule="auto"/>
        <w:rPr>
          <w:szCs w:val="20"/>
        </w:rPr>
      </w:pPr>
      <w:r>
        <w:rPr>
          <w:szCs w:val="20"/>
        </w:rPr>
        <w:t xml:space="preserve">(g)(1) Buy American - Free Trade Agreements - Israeli Trade Act Certificate. (Applies only if the clause at FAR 52.225-3, Buy American - Free Trade Agreements - Israeli Trade Act, is included in this solicitation.) </w:t>
      </w:r>
    </w:p>
    <w:p w14:paraId="0D08BDE3" w14:textId="77777777" w:rsidR="008077F1" w:rsidRDefault="008077F1" w:rsidP="008077F1">
      <w:pPr>
        <w:spacing w:after="0" w:line="240" w:lineRule="auto"/>
        <w:rPr>
          <w:szCs w:val="20"/>
        </w:rPr>
      </w:pPr>
      <w:r>
        <w:rPr>
          <w:szCs w:val="20"/>
        </w:rPr>
        <w:t xml:space="preserve">(i)(A) The Offeror certifies that each end product, except those listed in paragraph (g)(1)(ii) or (iii) of this provision, is a domestic end product and that each domestic end product listed in paragraph (g)(1)(iv) of this provision contains a critical component. </w:t>
      </w:r>
    </w:p>
    <w:p w14:paraId="2369783F" w14:textId="77777777" w:rsidR="008077F1" w:rsidRDefault="008077F1" w:rsidP="008077F1">
      <w:pPr>
        <w:spacing w:after="0" w:line="240" w:lineRule="auto"/>
        <w:rPr>
          <w:szCs w:val="20"/>
        </w:rPr>
      </w:pPr>
      <w:r>
        <w:rPr>
          <w:szCs w:val="20"/>
        </w:rPr>
        <w:t xml:space="preserve">(B) The terms “Bahrainian, Moroccan, Omani, Panamanian, or Peruvian end product,” “commercially available off-the-shelf (COTS) item,” “critical component,” “domestic end product,” “end product,” “foreign end product,” “Free Trade Agreement country,” “Free Trade Agreement country end product,” “Israeli end product,” and “United States” are defined in the clause of this solicitation entitled “Buy American - Free Trade Agreements - Israeli Trade Act.” </w:t>
      </w:r>
    </w:p>
    <w:p w14:paraId="2036C701" w14:textId="77777777" w:rsidR="008077F1" w:rsidRDefault="008077F1" w:rsidP="008077F1">
      <w:pPr>
        <w:spacing w:after="0" w:line="240" w:lineRule="auto"/>
        <w:rPr>
          <w:szCs w:val="20"/>
        </w:rPr>
      </w:pPr>
      <w:r>
        <w:rPr>
          <w:szCs w:val="20"/>
        </w:rPr>
        <w:lastRenderedPageBreak/>
        <w:t xml:space="preserve">(ii) The Offeror certifies that the following supplies are Free Trade Agreement country end products (other than Bahrainian, Moroccan, Omani, Panamanian, or Peruvian end products) or Israeli end products as defined in the clause of this solicitation entitled “Buy American - Free Trade Agreements - Israeli Trade Act.” </w:t>
      </w:r>
    </w:p>
    <w:p w14:paraId="707D3B17" w14:textId="77777777" w:rsidR="008077F1" w:rsidRDefault="008077F1" w:rsidP="008077F1">
      <w:pPr>
        <w:spacing w:after="0" w:line="240" w:lineRule="auto"/>
        <w:rPr>
          <w:szCs w:val="20"/>
        </w:rPr>
      </w:pPr>
      <w:r>
        <w:rPr>
          <w:szCs w:val="20"/>
        </w:rPr>
        <w:t xml:space="preserve">Free Trade Agreement Country End Products (Other than Bahrainian, Moroccan, Omani, Panamanian, or Peruvian End Products) or Israeli End Products: </w:t>
      </w:r>
    </w:p>
    <w:tbl>
      <w:tblPr>
        <w:tblW w:w="0" w:type="auto"/>
        <w:tblCellSpacing w:w="0"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1349"/>
        <w:gridCol w:w="1665"/>
      </w:tblGrid>
      <w:tr w:rsidR="008077F1" w14:paraId="1227D7E5" w14:textId="77777777" w:rsidTr="00885C61">
        <w:trPr>
          <w:tblCellSpacing w:w="0" w:type="dxa"/>
        </w:trPr>
        <w:tc>
          <w:tcPr>
            <w:tcW w:w="0" w:type="auto"/>
            <w:tcBorders>
              <w:top w:val="outset" w:sz="6" w:space="0" w:color="auto"/>
              <w:left w:val="nil"/>
              <w:bottom w:val="outset" w:sz="6" w:space="0" w:color="auto"/>
              <w:right w:val="outset" w:sz="6" w:space="0" w:color="auto"/>
            </w:tcBorders>
            <w:shd w:val="clear" w:color="auto" w:fill="CCCCCC"/>
            <w:vAlign w:val="center"/>
            <w:hideMark/>
          </w:tcPr>
          <w:p w14:paraId="0F50D75F" w14:textId="77777777" w:rsidR="008077F1" w:rsidRDefault="008077F1" w:rsidP="008077F1">
            <w:pPr>
              <w:autoSpaceDN w:val="0"/>
              <w:spacing w:after="0" w:line="240" w:lineRule="auto"/>
              <w:jc w:val="center"/>
              <w:rPr>
                <w:b/>
                <w:bCs/>
                <w:szCs w:val="20"/>
              </w:rPr>
            </w:pPr>
            <w:r>
              <w:rPr>
                <w:b/>
                <w:bCs/>
                <w:szCs w:val="20"/>
              </w:rPr>
              <w:t>Line Item No.</w:t>
            </w:r>
          </w:p>
        </w:tc>
        <w:tc>
          <w:tcPr>
            <w:tcW w:w="0" w:type="auto"/>
            <w:tcBorders>
              <w:top w:val="outset" w:sz="6" w:space="0" w:color="auto"/>
              <w:left w:val="outset" w:sz="6" w:space="0" w:color="auto"/>
              <w:bottom w:val="outset" w:sz="6" w:space="0" w:color="auto"/>
              <w:right w:val="nil"/>
            </w:tcBorders>
            <w:shd w:val="clear" w:color="auto" w:fill="CCCCCC"/>
            <w:vAlign w:val="center"/>
            <w:hideMark/>
          </w:tcPr>
          <w:p w14:paraId="2B630E49" w14:textId="77777777" w:rsidR="008077F1" w:rsidRDefault="008077F1" w:rsidP="008077F1">
            <w:pPr>
              <w:autoSpaceDN w:val="0"/>
              <w:spacing w:after="0" w:line="240" w:lineRule="auto"/>
              <w:jc w:val="center"/>
              <w:rPr>
                <w:b/>
                <w:bCs/>
                <w:szCs w:val="20"/>
              </w:rPr>
            </w:pPr>
            <w:r>
              <w:rPr>
                <w:b/>
                <w:bCs/>
                <w:szCs w:val="20"/>
              </w:rPr>
              <w:t>Country of origin</w:t>
            </w:r>
          </w:p>
        </w:tc>
      </w:tr>
      <w:tr w:rsidR="008077F1" w14:paraId="1F61167D" w14:textId="77777777" w:rsidTr="00885C61">
        <w:trPr>
          <w:tblCellSpacing w:w="0" w:type="dxa"/>
        </w:trPr>
        <w:tc>
          <w:tcPr>
            <w:tcW w:w="0" w:type="auto"/>
            <w:tcBorders>
              <w:top w:val="outset" w:sz="6" w:space="0" w:color="auto"/>
              <w:left w:val="nil"/>
              <w:bottom w:val="outset" w:sz="6" w:space="0" w:color="auto"/>
              <w:right w:val="outset" w:sz="6" w:space="0" w:color="auto"/>
            </w:tcBorders>
            <w:vAlign w:val="center"/>
            <w:hideMark/>
          </w:tcPr>
          <w:p w14:paraId="1D9229B6" w14:textId="77777777" w:rsidR="008077F1" w:rsidRDefault="008077F1" w:rsidP="008077F1">
            <w:pPr>
              <w:autoSpaceDN w:val="0"/>
              <w:spacing w:after="0" w:line="240" w:lineRule="auto"/>
              <w:rPr>
                <w:szCs w:val="20"/>
              </w:rPr>
            </w:pP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w:t>
            </w:r>
            <w:r>
              <w:rPr>
                <w:szCs w:val="20"/>
              </w:rPr>
              <w:t xml:space="preserve">___ </w:t>
            </w:r>
            <w:r>
              <w:rPr>
                <w:noProof/>
                <w:szCs w:val="20"/>
              </w:rPr>
              <w:t xml:space="preserve"> </w:t>
            </w:r>
            <w:r>
              <w:rPr>
                <w:szCs w:val="20"/>
              </w:rPr>
              <w:fldChar w:fldCharType="end"/>
            </w:r>
          </w:p>
        </w:tc>
        <w:tc>
          <w:tcPr>
            <w:tcW w:w="0" w:type="auto"/>
            <w:tcBorders>
              <w:top w:val="outset" w:sz="6" w:space="0" w:color="auto"/>
              <w:left w:val="outset" w:sz="6" w:space="0" w:color="auto"/>
              <w:bottom w:val="outset" w:sz="6" w:space="0" w:color="auto"/>
              <w:right w:val="nil"/>
            </w:tcBorders>
            <w:vAlign w:val="center"/>
            <w:hideMark/>
          </w:tcPr>
          <w:p w14:paraId="0B56E378" w14:textId="77777777" w:rsidR="008077F1" w:rsidRDefault="008077F1" w:rsidP="008077F1">
            <w:pPr>
              <w:autoSpaceDN w:val="0"/>
              <w:spacing w:after="0" w:line="240" w:lineRule="auto"/>
              <w:rPr>
                <w:szCs w:val="20"/>
              </w:rPr>
            </w:pP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w:t>
            </w:r>
            <w:r>
              <w:rPr>
                <w:szCs w:val="20"/>
              </w:rPr>
              <w:t xml:space="preserve">___ </w:t>
            </w:r>
            <w:r>
              <w:rPr>
                <w:noProof/>
                <w:szCs w:val="20"/>
              </w:rPr>
              <w:t xml:space="preserve"> </w:t>
            </w:r>
            <w:r>
              <w:rPr>
                <w:szCs w:val="20"/>
              </w:rPr>
              <w:fldChar w:fldCharType="end"/>
            </w:r>
          </w:p>
        </w:tc>
      </w:tr>
      <w:tr w:rsidR="008077F1" w14:paraId="63A5DFC6" w14:textId="77777777" w:rsidTr="00885C61">
        <w:trPr>
          <w:tblCellSpacing w:w="0" w:type="dxa"/>
        </w:trPr>
        <w:tc>
          <w:tcPr>
            <w:tcW w:w="0" w:type="auto"/>
            <w:tcBorders>
              <w:top w:val="outset" w:sz="6" w:space="0" w:color="auto"/>
              <w:left w:val="nil"/>
              <w:bottom w:val="outset" w:sz="6" w:space="0" w:color="auto"/>
              <w:right w:val="outset" w:sz="6" w:space="0" w:color="auto"/>
            </w:tcBorders>
            <w:vAlign w:val="center"/>
            <w:hideMark/>
          </w:tcPr>
          <w:p w14:paraId="6AA86D1C" w14:textId="77777777" w:rsidR="008077F1" w:rsidRDefault="008077F1" w:rsidP="008077F1">
            <w:pPr>
              <w:autoSpaceDN w:val="0"/>
              <w:spacing w:after="0" w:line="240" w:lineRule="auto"/>
              <w:rPr>
                <w:szCs w:val="20"/>
              </w:rPr>
            </w:pP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w:t>
            </w:r>
            <w:r>
              <w:rPr>
                <w:szCs w:val="20"/>
              </w:rPr>
              <w:t xml:space="preserve">___ </w:t>
            </w:r>
            <w:r>
              <w:rPr>
                <w:noProof/>
                <w:szCs w:val="20"/>
              </w:rPr>
              <w:t xml:space="preserve"> </w:t>
            </w:r>
            <w:r>
              <w:rPr>
                <w:szCs w:val="20"/>
              </w:rPr>
              <w:fldChar w:fldCharType="end"/>
            </w:r>
          </w:p>
        </w:tc>
        <w:tc>
          <w:tcPr>
            <w:tcW w:w="0" w:type="auto"/>
            <w:tcBorders>
              <w:top w:val="outset" w:sz="6" w:space="0" w:color="auto"/>
              <w:left w:val="outset" w:sz="6" w:space="0" w:color="auto"/>
              <w:bottom w:val="outset" w:sz="6" w:space="0" w:color="auto"/>
              <w:right w:val="nil"/>
            </w:tcBorders>
            <w:vAlign w:val="center"/>
            <w:hideMark/>
          </w:tcPr>
          <w:p w14:paraId="5A6EB1BF" w14:textId="77777777" w:rsidR="008077F1" w:rsidRDefault="008077F1" w:rsidP="008077F1">
            <w:pPr>
              <w:autoSpaceDN w:val="0"/>
              <w:spacing w:after="0" w:line="240" w:lineRule="auto"/>
              <w:rPr>
                <w:szCs w:val="20"/>
              </w:rPr>
            </w:pP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w:t>
            </w:r>
            <w:r>
              <w:rPr>
                <w:szCs w:val="20"/>
              </w:rPr>
              <w:t xml:space="preserve">___ </w:t>
            </w:r>
            <w:r>
              <w:rPr>
                <w:noProof/>
                <w:szCs w:val="20"/>
              </w:rPr>
              <w:t xml:space="preserve"> </w:t>
            </w:r>
            <w:r>
              <w:rPr>
                <w:szCs w:val="20"/>
              </w:rPr>
              <w:fldChar w:fldCharType="end"/>
            </w:r>
          </w:p>
        </w:tc>
      </w:tr>
      <w:tr w:rsidR="008077F1" w14:paraId="49BC4007" w14:textId="77777777" w:rsidTr="00885C61">
        <w:trPr>
          <w:tblCellSpacing w:w="0" w:type="dxa"/>
        </w:trPr>
        <w:tc>
          <w:tcPr>
            <w:tcW w:w="0" w:type="auto"/>
            <w:tcBorders>
              <w:top w:val="outset" w:sz="6" w:space="0" w:color="auto"/>
              <w:left w:val="nil"/>
              <w:bottom w:val="outset" w:sz="6" w:space="0" w:color="auto"/>
              <w:right w:val="outset" w:sz="6" w:space="0" w:color="auto"/>
            </w:tcBorders>
            <w:vAlign w:val="center"/>
            <w:hideMark/>
          </w:tcPr>
          <w:p w14:paraId="6D86A4A4" w14:textId="77777777" w:rsidR="008077F1" w:rsidRDefault="008077F1" w:rsidP="008077F1">
            <w:pPr>
              <w:autoSpaceDN w:val="0"/>
              <w:spacing w:after="0" w:line="240" w:lineRule="auto"/>
              <w:rPr>
                <w:szCs w:val="20"/>
              </w:rPr>
            </w:pP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w:t>
            </w:r>
            <w:r>
              <w:rPr>
                <w:szCs w:val="20"/>
              </w:rPr>
              <w:t xml:space="preserve">___ </w:t>
            </w:r>
            <w:r>
              <w:rPr>
                <w:noProof/>
                <w:szCs w:val="20"/>
              </w:rPr>
              <w:t xml:space="preserve"> </w:t>
            </w:r>
            <w:r>
              <w:rPr>
                <w:szCs w:val="20"/>
              </w:rPr>
              <w:fldChar w:fldCharType="end"/>
            </w:r>
          </w:p>
        </w:tc>
        <w:tc>
          <w:tcPr>
            <w:tcW w:w="0" w:type="auto"/>
            <w:tcBorders>
              <w:top w:val="outset" w:sz="6" w:space="0" w:color="auto"/>
              <w:left w:val="outset" w:sz="6" w:space="0" w:color="auto"/>
              <w:bottom w:val="outset" w:sz="6" w:space="0" w:color="auto"/>
              <w:right w:val="nil"/>
            </w:tcBorders>
            <w:vAlign w:val="center"/>
            <w:hideMark/>
          </w:tcPr>
          <w:p w14:paraId="61670F21" w14:textId="77777777" w:rsidR="008077F1" w:rsidRDefault="008077F1" w:rsidP="008077F1">
            <w:pPr>
              <w:autoSpaceDN w:val="0"/>
              <w:spacing w:after="0" w:line="240" w:lineRule="auto"/>
              <w:rPr>
                <w:szCs w:val="20"/>
              </w:rPr>
            </w:pP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w:t>
            </w:r>
            <w:r>
              <w:rPr>
                <w:szCs w:val="20"/>
              </w:rPr>
              <w:t xml:space="preserve">___ </w:t>
            </w:r>
            <w:r>
              <w:rPr>
                <w:noProof/>
                <w:szCs w:val="20"/>
              </w:rPr>
              <w:t xml:space="preserve"> </w:t>
            </w:r>
            <w:r>
              <w:rPr>
                <w:szCs w:val="20"/>
              </w:rPr>
              <w:fldChar w:fldCharType="end"/>
            </w:r>
          </w:p>
        </w:tc>
      </w:tr>
    </w:tbl>
    <w:p w14:paraId="55F11A9E" w14:textId="77777777" w:rsidR="008077F1" w:rsidRDefault="008077F1" w:rsidP="008077F1">
      <w:pPr>
        <w:spacing w:after="0" w:line="240" w:lineRule="auto"/>
        <w:rPr>
          <w:szCs w:val="20"/>
        </w:rPr>
      </w:pPr>
      <w:r>
        <w:rPr>
          <w:szCs w:val="20"/>
        </w:rPr>
        <w:tab/>
      </w:r>
    </w:p>
    <w:p w14:paraId="1D970394" w14:textId="77777777" w:rsidR="008077F1" w:rsidRDefault="008077F1" w:rsidP="008077F1">
      <w:pPr>
        <w:spacing w:after="0" w:line="240" w:lineRule="auto"/>
        <w:rPr>
          <w:szCs w:val="20"/>
        </w:rPr>
      </w:pPr>
      <w:r>
        <w:rPr>
          <w:szCs w:val="20"/>
        </w:rPr>
        <w:t xml:space="preserve">[List as necessary] </w:t>
      </w:r>
    </w:p>
    <w:p w14:paraId="457118FC" w14:textId="77777777" w:rsidR="008077F1" w:rsidRDefault="008077F1" w:rsidP="008077F1">
      <w:pPr>
        <w:spacing w:after="0" w:line="240" w:lineRule="auto"/>
        <w:rPr>
          <w:szCs w:val="20"/>
        </w:rPr>
      </w:pPr>
      <w:r>
        <w:rPr>
          <w:szCs w:val="20"/>
        </w:rPr>
        <w:t xml:space="preserve">(iii) The Offeror shall list those supplies that are foreign end products (other than those listed in paragraph (g)(1)(ii) of this provision) as defined in the clause of this solicitation entitled “Buy American - Free Trade Agreements - Israeli Trade Act.” The Offeror shall list as other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 </w:t>
      </w:r>
    </w:p>
    <w:p w14:paraId="1ED85BAF" w14:textId="77777777" w:rsidR="008077F1" w:rsidRDefault="008077F1" w:rsidP="008077F1">
      <w:pPr>
        <w:spacing w:after="0" w:line="240" w:lineRule="auto"/>
        <w:rPr>
          <w:szCs w:val="20"/>
        </w:rPr>
      </w:pPr>
      <w:r>
        <w:rPr>
          <w:szCs w:val="20"/>
        </w:rPr>
        <w:t xml:space="preserve">Other Foreign End Products: </w:t>
      </w:r>
    </w:p>
    <w:tbl>
      <w:tblPr>
        <w:tblW w:w="0" w:type="auto"/>
        <w:tblCellSpacing w:w="0"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1349"/>
        <w:gridCol w:w="1665"/>
        <w:gridCol w:w="1764"/>
      </w:tblGrid>
      <w:tr w:rsidR="008077F1" w14:paraId="2BF66464" w14:textId="77777777" w:rsidTr="00885C61">
        <w:trPr>
          <w:tblCellSpacing w:w="0" w:type="dxa"/>
        </w:trPr>
        <w:tc>
          <w:tcPr>
            <w:tcW w:w="0" w:type="auto"/>
            <w:tcBorders>
              <w:top w:val="outset" w:sz="6" w:space="0" w:color="auto"/>
              <w:left w:val="nil"/>
              <w:bottom w:val="outset" w:sz="6" w:space="0" w:color="auto"/>
              <w:right w:val="outset" w:sz="6" w:space="0" w:color="auto"/>
            </w:tcBorders>
            <w:shd w:val="clear" w:color="auto" w:fill="CCCCCC"/>
            <w:vAlign w:val="center"/>
            <w:hideMark/>
          </w:tcPr>
          <w:p w14:paraId="6D41FDC5" w14:textId="77777777" w:rsidR="008077F1" w:rsidRDefault="008077F1" w:rsidP="008077F1">
            <w:pPr>
              <w:autoSpaceDN w:val="0"/>
              <w:spacing w:after="0" w:line="240" w:lineRule="auto"/>
              <w:jc w:val="center"/>
              <w:rPr>
                <w:b/>
                <w:bCs/>
                <w:szCs w:val="20"/>
              </w:rPr>
            </w:pPr>
            <w:r>
              <w:rPr>
                <w:b/>
                <w:bCs/>
                <w:szCs w:val="20"/>
              </w:rPr>
              <w:t>Line Item No.</w:t>
            </w:r>
          </w:p>
        </w:tc>
        <w:tc>
          <w:tcPr>
            <w:tcW w:w="0" w:type="auto"/>
            <w:tcBorders>
              <w:top w:val="outset" w:sz="6" w:space="0" w:color="auto"/>
              <w:left w:val="outset" w:sz="6" w:space="0" w:color="auto"/>
              <w:bottom w:val="outset" w:sz="6" w:space="0" w:color="auto"/>
              <w:right w:val="nil"/>
            </w:tcBorders>
            <w:shd w:val="clear" w:color="auto" w:fill="CCCCCC"/>
            <w:vAlign w:val="center"/>
            <w:hideMark/>
          </w:tcPr>
          <w:p w14:paraId="17B16D6C" w14:textId="77777777" w:rsidR="008077F1" w:rsidRDefault="008077F1" w:rsidP="008077F1">
            <w:pPr>
              <w:autoSpaceDN w:val="0"/>
              <w:spacing w:after="0" w:line="240" w:lineRule="auto"/>
              <w:jc w:val="center"/>
              <w:rPr>
                <w:b/>
                <w:bCs/>
                <w:szCs w:val="20"/>
              </w:rPr>
            </w:pPr>
            <w:bookmarkStart w:id="14" w:name="BM1140732"/>
            <w:bookmarkEnd w:id="14"/>
            <w:r>
              <w:rPr>
                <w:b/>
                <w:bCs/>
                <w:szCs w:val="20"/>
              </w:rPr>
              <w:t>Country of origin</w:t>
            </w:r>
          </w:p>
        </w:tc>
        <w:tc>
          <w:tcPr>
            <w:tcW w:w="1764" w:type="dxa"/>
            <w:tcBorders>
              <w:top w:val="outset" w:sz="6" w:space="0" w:color="auto"/>
              <w:left w:val="outset" w:sz="6" w:space="0" w:color="auto"/>
              <w:bottom w:val="outset" w:sz="6" w:space="0" w:color="auto"/>
              <w:right w:val="nil"/>
            </w:tcBorders>
            <w:shd w:val="clear" w:color="auto" w:fill="CCCCCC"/>
            <w:vAlign w:val="center"/>
            <w:hideMark/>
          </w:tcPr>
          <w:p w14:paraId="0CBF8FA5" w14:textId="77777777" w:rsidR="008077F1" w:rsidRDefault="008077F1" w:rsidP="008077F1">
            <w:pPr>
              <w:autoSpaceDN w:val="0"/>
              <w:spacing w:after="0" w:line="240" w:lineRule="auto"/>
              <w:jc w:val="center"/>
              <w:rPr>
                <w:b/>
                <w:bCs/>
                <w:szCs w:val="20"/>
              </w:rPr>
            </w:pPr>
            <w:r>
              <w:rPr>
                <w:b/>
                <w:bCs/>
                <w:szCs w:val="20"/>
              </w:rPr>
              <w:t>Exceeds 55% domestic content (yes/no)</w:t>
            </w:r>
          </w:p>
        </w:tc>
      </w:tr>
      <w:bookmarkStart w:id="15" w:name="BM1140734"/>
      <w:bookmarkEnd w:id="15"/>
      <w:tr w:rsidR="008077F1" w14:paraId="4F70A99C" w14:textId="77777777" w:rsidTr="00885C61">
        <w:trPr>
          <w:tblCellSpacing w:w="0" w:type="dxa"/>
        </w:trPr>
        <w:tc>
          <w:tcPr>
            <w:tcW w:w="0" w:type="auto"/>
            <w:tcBorders>
              <w:top w:val="outset" w:sz="6" w:space="0" w:color="auto"/>
              <w:left w:val="nil"/>
              <w:bottom w:val="outset" w:sz="6" w:space="0" w:color="auto"/>
              <w:right w:val="outset" w:sz="6" w:space="0" w:color="auto"/>
            </w:tcBorders>
            <w:vAlign w:val="center"/>
            <w:hideMark/>
          </w:tcPr>
          <w:p w14:paraId="267613B1" w14:textId="77777777" w:rsidR="008077F1" w:rsidRDefault="008077F1" w:rsidP="008077F1">
            <w:pPr>
              <w:autoSpaceDN w:val="0"/>
              <w:spacing w:after="0" w:line="240" w:lineRule="auto"/>
              <w:rPr>
                <w:szCs w:val="20"/>
              </w:rPr>
            </w:pP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w:t>
            </w:r>
            <w:r>
              <w:rPr>
                <w:szCs w:val="20"/>
              </w:rPr>
              <w:t xml:space="preserve">___ </w:t>
            </w:r>
            <w:r>
              <w:rPr>
                <w:noProof/>
                <w:szCs w:val="20"/>
              </w:rPr>
              <w:t xml:space="preserve"> </w:t>
            </w:r>
            <w:r>
              <w:rPr>
                <w:szCs w:val="20"/>
              </w:rPr>
              <w:fldChar w:fldCharType="end"/>
            </w:r>
          </w:p>
        </w:tc>
        <w:bookmarkStart w:id="16" w:name="BM1140736"/>
        <w:bookmarkEnd w:id="16"/>
        <w:tc>
          <w:tcPr>
            <w:tcW w:w="0" w:type="auto"/>
            <w:tcBorders>
              <w:top w:val="outset" w:sz="6" w:space="0" w:color="auto"/>
              <w:left w:val="outset" w:sz="6" w:space="0" w:color="auto"/>
              <w:bottom w:val="outset" w:sz="6" w:space="0" w:color="auto"/>
              <w:right w:val="nil"/>
            </w:tcBorders>
            <w:vAlign w:val="center"/>
            <w:hideMark/>
          </w:tcPr>
          <w:p w14:paraId="1ADE2C18" w14:textId="77777777" w:rsidR="008077F1" w:rsidRDefault="008077F1" w:rsidP="008077F1">
            <w:pPr>
              <w:autoSpaceDN w:val="0"/>
              <w:spacing w:after="0" w:line="240" w:lineRule="auto"/>
              <w:rPr>
                <w:szCs w:val="20"/>
              </w:rPr>
            </w:pP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w:t>
            </w:r>
            <w:r>
              <w:rPr>
                <w:szCs w:val="20"/>
              </w:rPr>
              <w:t xml:space="preserve">___ </w:t>
            </w:r>
            <w:r>
              <w:rPr>
                <w:noProof/>
                <w:szCs w:val="20"/>
              </w:rPr>
              <w:t xml:space="preserve"> </w:t>
            </w:r>
            <w:r>
              <w:rPr>
                <w:szCs w:val="20"/>
              </w:rPr>
              <w:fldChar w:fldCharType="end"/>
            </w:r>
          </w:p>
        </w:tc>
        <w:tc>
          <w:tcPr>
            <w:tcW w:w="1764" w:type="dxa"/>
            <w:tcBorders>
              <w:top w:val="outset" w:sz="6" w:space="0" w:color="auto"/>
              <w:left w:val="outset" w:sz="6" w:space="0" w:color="auto"/>
              <w:bottom w:val="outset" w:sz="6" w:space="0" w:color="auto"/>
              <w:right w:val="nil"/>
            </w:tcBorders>
            <w:vAlign w:val="center"/>
            <w:hideMark/>
          </w:tcPr>
          <w:p w14:paraId="584E506F" w14:textId="77777777" w:rsidR="008077F1" w:rsidRDefault="008077F1" w:rsidP="008077F1">
            <w:pPr>
              <w:autoSpaceDN w:val="0"/>
              <w:spacing w:after="0" w:line="240" w:lineRule="auto"/>
              <w:rPr>
                <w:szCs w:val="20"/>
              </w:rPr>
            </w:pP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w:t>
            </w:r>
            <w:r>
              <w:rPr>
                <w:szCs w:val="20"/>
              </w:rPr>
              <w:t xml:space="preserve">___ </w:t>
            </w:r>
            <w:r>
              <w:rPr>
                <w:noProof/>
                <w:szCs w:val="20"/>
              </w:rPr>
              <w:t xml:space="preserve"> </w:t>
            </w:r>
            <w:r>
              <w:rPr>
                <w:szCs w:val="20"/>
              </w:rPr>
              <w:fldChar w:fldCharType="end"/>
            </w:r>
          </w:p>
        </w:tc>
      </w:tr>
      <w:bookmarkStart w:id="17" w:name="BM1140738"/>
      <w:bookmarkEnd w:id="17"/>
      <w:tr w:rsidR="008077F1" w14:paraId="7AC64313" w14:textId="77777777" w:rsidTr="00885C61">
        <w:trPr>
          <w:tblCellSpacing w:w="0" w:type="dxa"/>
        </w:trPr>
        <w:tc>
          <w:tcPr>
            <w:tcW w:w="0" w:type="auto"/>
            <w:tcBorders>
              <w:top w:val="outset" w:sz="6" w:space="0" w:color="auto"/>
              <w:left w:val="nil"/>
              <w:bottom w:val="outset" w:sz="6" w:space="0" w:color="auto"/>
              <w:right w:val="outset" w:sz="6" w:space="0" w:color="auto"/>
            </w:tcBorders>
            <w:vAlign w:val="center"/>
            <w:hideMark/>
          </w:tcPr>
          <w:p w14:paraId="3027A61B" w14:textId="77777777" w:rsidR="008077F1" w:rsidRDefault="008077F1" w:rsidP="008077F1">
            <w:pPr>
              <w:autoSpaceDN w:val="0"/>
              <w:spacing w:after="0" w:line="240" w:lineRule="auto"/>
              <w:rPr>
                <w:szCs w:val="20"/>
              </w:rPr>
            </w:pP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w:t>
            </w:r>
            <w:r>
              <w:rPr>
                <w:szCs w:val="20"/>
              </w:rPr>
              <w:t xml:space="preserve">___ </w:t>
            </w:r>
            <w:r>
              <w:rPr>
                <w:noProof/>
                <w:szCs w:val="20"/>
              </w:rPr>
              <w:t xml:space="preserve"> </w:t>
            </w:r>
            <w:r>
              <w:rPr>
                <w:szCs w:val="20"/>
              </w:rPr>
              <w:fldChar w:fldCharType="end"/>
            </w:r>
          </w:p>
        </w:tc>
        <w:bookmarkStart w:id="18" w:name="BM1140740"/>
        <w:bookmarkEnd w:id="18"/>
        <w:tc>
          <w:tcPr>
            <w:tcW w:w="0" w:type="auto"/>
            <w:tcBorders>
              <w:top w:val="outset" w:sz="6" w:space="0" w:color="auto"/>
              <w:left w:val="outset" w:sz="6" w:space="0" w:color="auto"/>
              <w:bottom w:val="outset" w:sz="6" w:space="0" w:color="auto"/>
              <w:right w:val="nil"/>
            </w:tcBorders>
            <w:vAlign w:val="center"/>
            <w:hideMark/>
          </w:tcPr>
          <w:p w14:paraId="7C1C2AE1" w14:textId="77777777" w:rsidR="008077F1" w:rsidRDefault="008077F1" w:rsidP="008077F1">
            <w:pPr>
              <w:autoSpaceDN w:val="0"/>
              <w:spacing w:after="0" w:line="240" w:lineRule="auto"/>
              <w:rPr>
                <w:szCs w:val="20"/>
              </w:rPr>
            </w:pP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w:t>
            </w:r>
            <w:r>
              <w:rPr>
                <w:szCs w:val="20"/>
              </w:rPr>
              <w:t xml:space="preserve">___ </w:t>
            </w:r>
            <w:r>
              <w:rPr>
                <w:noProof/>
                <w:szCs w:val="20"/>
              </w:rPr>
              <w:t xml:space="preserve"> </w:t>
            </w:r>
            <w:r>
              <w:rPr>
                <w:szCs w:val="20"/>
              </w:rPr>
              <w:fldChar w:fldCharType="end"/>
            </w:r>
          </w:p>
        </w:tc>
        <w:tc>
          <w:tcPr>
            <w:tcW w:w="1764" w:type="dxa"/>
            <w:tcBorders>
              <w:top w:val="outset" w:sz="6" w:space="0" w:color="auto"/>
              <w:left w:val="outset" w:sz="6" w:space="0" w:color="auto"/>
              <w:bottom w:val="outset" w:sz="6" w:space="0" w:color="auto"/>
              <w:right w:val="nil"/>
            </w:tcBorders>
            <w:vAlign w:val="center"/>
            <w:hideMark/>
          </w:tcPr>
          <w:p w14:paraId="5FA5E81B" w14:textId="77777777" w:rsidR="008077F1" w:rsidRDefault="008077F1" w:rsidP="008077F1">
            <w:pPr>
              <w:autoSpaceDN w:val="0"/>
              <w:spacing w:after="0" w:line="240" w:lineRule="auto"/>
              <w:rPr>
                <w:szCs w:val="20"/>
              </w:rPr>
            </w:pP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w:t>
            </w:r>
            <w:r>
              <w:rPr>
                <w:szCs w:val="20"/>
              </w:rPr>
              <w:t xml:space="preserve">___ </w:t>
            </w:r>
            <w:r>
              <w:rPr>
                <w:noProof/>
                <w:szCs w:val="20"/>
              </w:rPr>
              <w:t xml:space="preserve"> </w:t>
            </w:r>
            <w:r>
              <w:rPr>
                <w:szCs w:val="20"/>
              </w:rPr>
              <w:fldChar w:fldCharType="end"/>
            </w:r>
          </w:p>
        </w:tc>
      </w:tr>
      <w:bookmarkStart w:id="19" w:name="BM1140742"/>
      <w:bookmarkEnd w:id="19"/>
      <w:tr w:rsidR="008077F1" w14:paraId="17EDF8C2" w14:textId="77777777" w:rsidTr="00885C61">
        <w:trPr>
          <w:tblCellSpacing w:w="0" w:type="dxa"/>
        </w:trPr>
        <w:tc>
          <w:tcPr>
            <w:tcW w:w="0" w:type="auto"/>
            <w:tcBorders>
              <w:top w:val="outset" w:sz="6" w:space="0" w:color="auto"/>
              <w:left w:val="nil"/>
              <w:bottom w:val="outset" w:sz="6" w:space="0" w:color="auto"/>
              <w:right w:val="outset" w:sz="6" w:space="0" w:color="auto"/>
            </w:tcBorders>
            <w:vAlign w:val="center"/>
            <w:hideMark/>
          </w:tcPr>
          <w:p w14:paraId="230825FE" w14:textId="77777777" w:rsidR="008077F1" w:rsidRDefault="008077F1" w:rsidP="008077F1">
            <w:pPr>
              <w:autoSpaceDN w:val="0"/>
              <w:spacing w:after="0" w:line="240" w:lineRule="auto"/>
              <w:rPr>
                <w:szCs w:val="20"/>
              </w:rPr>
            </w:pP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w:t>
            </w:r>
            <w:r>
              <w:rPr>
                <w:szCs w:val="20"/>
              </w:rPr>
              <w:t xml:space="preserve">___ </w:t>
            </w:r>
            <w:r>
              <w:rPr>
                <w:noProof/>
                <w:szCs w:val="20"/>
              </w:rPr>
              <w:t xml:space="preserve"> </w:t>
            </w:r>
            <w:r>
              <w:rPr>
                <w:szCs w:val="20"/>
              </w:rPr>
              <w:fldChar w:fldCharType="end"/>
            </w:r>
          </w:p>
        </w:tc>
        <w:bookmarkStart w:id="20" w:name="BM1140744"/>
        <w:bookmarkEnd w:id="20"/>
        <w:tc>
          <w:tcPr>
            <w:tcW w:w="0" w:type="auto"/>
            <w:tcBorders>
              <w:top w:val="outset" w:sz="6" w:space="0" w:color="auto"/>
              <w:left w:val="outset" w:sz="6" w:space="0" w:color="auto"/>
              <w:bottom w:val="outset" w:sz="6" w:space="0" w:color="auto"/>
              <w:right w:val="nil"/>
            </w:tcBorders>
            <w:vAlign w:val="center"/>
            <w:hideMark/>
          </w:tcPr>
          <w:p w14:paraId="0AA63EF1" w14:textId="77777777" w:rsidR="008077F1" w:rsidRDefault="008077F1" w:rsidP="008077F1">
            <w:pPr>
              <w:autoSpaceDN w:val="0"/>
              <w:spacing w:after="0" w:line="240" w:lineRule="auto"/>
              <w:rPr>
                <w:szCs w:val="20"/>
              </w:rPr>
            </w:pP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w:t>
            </w:r>
            <w:r>
              <w:rPr>
                <w:szCs w:val="20"/>
              </w:rPr>
              <w:t xml:space="preserve">___ </w:t>
            </w:r>
            <w:r>
              <w:rPr>
                <w:noProof/>
                <w:szCs w:val="20"/>
              </w:rPr>
              <w:t xml:space="preserve"> </w:t>
            </w:r>
            <w:r>
              <w:rPr>
                <w:szCs w:val="20"/>
              </w:rPr>
              <w:fldChar w:fldCharType="end"/>
            </w:r>
          </w:p>
        </w:tc>
        <w:tc>
          <w:tcPr>
            <w:tcW w:w="1764" w:type="dxa"/>
            <w:tcBorders>
              <w:top w:val="outset" w:sz="6" w:space="0" w:color="auto"/>
              <w:left w:val="outset" w:sz="6" w:space="0" w:color="auto"/>
              <w:bottom w:val="outset" w:sz="6" w:space="0" w:color="auto"/>
              <w:right w:val="nil"/>
            </w:tcBorders>
            <w:vAlign w:val="center"/>
            <w:hideMark/>
          </w:tcPr>
          <w:p w14:paraId="26C969D6" w14:textId="77777777" w:rsidR="008077F1" w:rsidRDefault="008077F1" w:rsidP="008077F1">
            <w:pPr>
              <w:autoSpaceDN w:val="0"/>
              <w:spacing w:after="0" w:line="240" w:lineRule="auto"/>
              <w:rPr>
                <w:szCs w:val="20"/>
              </w:rPr>
            </w:pP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w:t>
            </w:r>
            <w:r>
              <w:rPr>
                <w:szCs w:val="20"/>
              </w:rPr>
              <w:t xml:space="preserve">___ </w:t>
            </w:r>
            <w:r>
              <w:rPr>
                <w:noProof/>
                <w:szCs w:val="20"/>
              </w:rPr>
              <w:t xml:space="preserve"> </w:t>
            </w:r>
            <w:r>
              <w:rPr>
                <w:szCs w:val="20"/>
              </w:rPr>
              <w:fldChar w:fldCharType="end"/>
            </w:r>
          </w:p>
        </w:tc>
      </w:tr>
    </w:tbl>
    <w:p w14:paraId="1F6CDEEE" w14:textId="77777777" w:rsidR="008077F1" w:rsidRDefault="008077F1" w:rsidP="008077F1">
      <w:pPr>
        <w:spacing w:after="0" w:line="240" w:lineRule="auto"/>
        <w:rPr>
          <w:szCs w:val="20"/>
        </w:rPr>
      </w:pPr>
      <w:r>
        <w:rPr>
          <w:szCs w:val="20"/>
        </w:rPr>
        <w:t xml:space="preserve"> </w:t>
      </w:r>
    </w:p>
    <w:p w14:paraId="2EB109A2" w14:textId="77777777" w:rsidR="008077F1" w:rsidRDefault="008077F1" w:rsidP="008077F1">
      <w:pPr>
        <w:spacing w:after="0" w:line="240" w:lineRule="auto"/>
        <w:rPr>
          <w:szCs w:val="20"/>
        </w:rPr>
      </w:pPr>
      <w:r>
        <w:rPr>
          <w:szCs w:val="20"/>
        </w:rPr>
        <w:t xml:space="preserve">[List as necessary] </w:t>
      </w:r>
    </w:p>
    <w:p w14:paraId="58CB5608" w14:textId="77777777" w:rsidR="008077F1" w:rsidRDefault="008077F1" w:rsidP="008077F1">
      <w:pPr>
        <w:spacing w:after="0" w:line="240" w:lineRule="auto"/>
        <w:rPr>
          <w:szCs w:val="20"/>
        </w:rPr>
      </w:pPr>
      <w:r>
        <w:rPr>
          <w:szCs w:val="20"/>
        </w:rPr>
        <w:t xml:space="preserve">(iv) The Offeror shall list the line item numbers of domestic end products that contain a critical component (see FAR 25.105). </w:t>
      </w:r>
    </w:p>
    <w:tbl>
      <w:tblPr>
        <w:tblW w:w="0" w:type="auto"/>
        <w:tblCellSpacing w:w="0"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1334"/>
      </w:tblGrid>
      <w:tr w:rsidR="008077F1" w14:paraId="042D9EB4" w14:textId="77777777" w:rsidTr="00885C61">
        <w:trPr>
          <w:tblCellSpacing w:w="0" w:type="dxa"/>
        </w:trPr>
        <w:tc>
          <w:tcPr>
            <w:tcW w:w="0" w:type="auto"/>
            <w:tcBorders>
              <w:top w:val="outset" w:sz="6" w:space="0" w:color="auto"/>
              <w:left w:val="nil"/>
              <w:bottom w:val="outset" w:sz="6" w:space="0" w:color="auto"/>
              <w:right w:val="nil"/>
            </w:tcBorders>
            <w:shd w:val="clear" w:color="auto" w:fill="CCCCCC"/>
            <w:vAlign w:val="center"/>
            <w:hideMark/>
          </w:tcPr>
          <w:p w14:paraId="0BB04401" w14:textId="77777777" w:rsidR="008077F1" w:rsidRDefault="008077F1" w:rsidP="008077F1">
            <w:pPr>
              <w:autoSpaceDN w:val="0"/>
              <w:spacing w:after="0" w:line="240" w:lineRule="auto"/>
              <w:jc w:val="center"/>
              <w:rPr>
                <w:b/>
                <w:bCs/>
                <w:szCs w:val="20"/>
              </w:rPr>
            </w:pPr>
            <w:r>
              <w:rPr>
                <w:b/>
                <w:bCs/>
                <w:szCs w:val="20"/>
              </w:rPr>
              <w:t>Line Item No.</w:t>
            </w:r>
          </w:p>
        </w:tc>
      </w:tr>
      <w:tr w:rsidR="008077F1" w14:paraId="319CB715" w14:textId="77777777" w:rsidTr="00885C61">
        <w:trPr>
          <w:tblCellSpacing w:w="0" w:type="dxa"/>
        </w:trPr>
        <w:tc>
          <w:tcPr>
            <w:tcW w:w="0" w:type="auto"/>
            <w:tcBorders>
              <w:top w:val="outset" w:sz="6" w:space="0" w:color="auto"/>
              <w:left w:val="nil"/>
              <w:bottom w:val="outset" w:sz="6" w:space="0" w:color="auto"/>
              <w:right w:val="nil"/>
            </w:tcBorders>
            <w:vAlign w:val="center"/>
            <w:hideMark/>
          </w:tcPr>
          <w:p w14:paraId="652E05AD" w14:textId="77777777" w:rsidR="008077F1" w:rsidRDefault="008077F1" w:rsidP="008077F1">
            <w:pPr>
              <w:autoSpaceDN w:val="0"/>
              <w:spacing w:after="0" w:line="240" w:lineRule="auto"/>
              <w:rPr>
                <w:szCs w:val="20"/>
              </w:rPr>
            </w:pP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w:t>
            </w:r>
            <w:r>
              <w:rPr>
                <w:szCs w:val="20"/>
              </w:rPr>
              <w:t xml:space="preserve">___ </w:t>
            </w:r>
            <w:r>
              <w:rPr>
                <w:noProof/>
                <w:szCs w:val="20"/>
              </w:rPr>
              <w:t xml:space="preserve"> </w:t>
            </w:r>
            <w:r>
              <w:rPr>
                <w:szCs w:val="20"/>
              </w:rPr>
              <w:fldChar w:fldCharType="end"/>
            </w:r>
          </w:p>
        </w:tc>
      </w:tr>
      <w:tr w:rsidR="008077F1" w14:paraId="7F53E63F" w14:textId="77777777" w:rsidTr="00885C61">
        <w:trPr>
          <w:tblCellSpacing w:w="0" w:type="dxa"/>
        </w:trPr>
        <w:tc>
          <w:tcPr>
            <w:tcW w:w="0" w:type="auto"/>
            <w:tcBorders>
              <w:top w:val="outset" w:sz="6" w:space="0" w:color="auto"/>
              <w:left w:val="nil"/>
              <w:bottom w:val="outset" w:sz="6" w:space="0" w:color="auto"/>
              <w:right w:val="nil"/>
            </w:tcBorders>
            <w:vAlign w:val="center"/>
            <w:hideMark/>
          </w:tcPr>
          <w:p w14:paraId="6428766B" w14:textId="77777777" w:rsidR="008077F1" w:rsidRDefault="008077F1" w:rsidP="008077F1">
            <w:pPr>
              <w:autoSpaceDN w:val="0"/>
              <w:spacing w:after="0" w:line="240" w:lineRule="auto"/>
              <w:rPr>
                <w:szCs w:val="20"/>
              </w:rPr>
            </w:pP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w:t>
            </w:r>
            <w:r>
              <w:rPr>
                <w:szCs w:val="20"/>
              </w:rPr>
              <w:t xml:space="preserve">___ </w:t>
            </w:r>
            <w:r>
              <w:rPr>
                <w:noProof/>
                <w:szCs w:val="20"/>
              </w:rPr>
              <w:t xml:space="preserve"> </w:t>
            </w:r>
            <w:r>
              <w:rPr>
                <w:szCs w:val="20"/>
              </w:rPr>
              <w:fldChar w:fldCharType="end"/>
            </w:r>
          </w:p>
        </w:tc>
      </w:tr>
      <w:tr w:rsidR="008077F1" w14:paraId="49747512" w14:textId="77777777" w:rsidTr="00885C61">
        <w:trPr>
          <w:tblCellSpacing w:w="0" w:type="dxa"/>
        </w:trPr>
        <w:tc>
          <w:tcPr>
            <w:tcW w:w="0" w:type="auto"/>
            <w:tcBorders>
              <w:top w:val="outset" w:sz="6" w:space="0" w:color="auto"/>
              <w:left w:val="nil"/>
              <w:bottom w:val="outset" w:sz="6" w:space="0" w:color="auto"/>
              <w:right w:val="nil"/>
            </w:tcBorders>
            <w:vAlign w:val="center"/>
            <w:hideMark/>
          </w:tcPr>
          <w:p w14:paraId="50B4F6FF" w14:textId="77777777" w:rsidR="008077F1" w:rsidRDefault="008077F1" w:rsidP="008077F1">
            <w:pPr>
              <w:autoSpaceDN w:val="0"/>
              <w:spacing w:after="0" w:line="240" w:lineRule="auto"/>
              <w:rPr>
                <w:szCs w:val="20"/>
              </w:rPr>
            </w:pP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w:t>
            </w:r>
            <w:r>
              <w:rPr>
                <w:szCs w:val="20"/>
              </w:rPr>
              <w:t xml:space="preserve">___ </w:t>
            </w:r>
            <w:r>
              <w:rPr>
                <w:noProof/>
                <w:szCs w:val="20"/>
              </w:rPr>
              <w:t xml:space="preserve"> </w:t>
            </w:r>
            <w:r>
              <w:rPr>
                <w:szCs w:val="20"/>
              </w:rPr>
              <w:fldChar w:fldCharType="end"/>
            </w:r>
          </w:p>
        </w:tc>
      </w:tr>
    </w:tbl>
    <w:p w14:paraId="13BC049D" w14:textId="77777777" w:rsidR="008077F1" w:rsidRDefault="008077F1" w:rsidP="008077F1">
      <w:pPr>
        <w:spacing w:after="0" w:line="240" w:lineRule="auto"/>
        <w:rPr>
          <w:szCs w:val="20"/>
        </w:rPr>
      </w:pPr>
      <w:r>
        <w:rPr>
          <w:szCs w:val="20"/>
        </w:rPr>
        <w:t xml:space="preserve"> </w:t>
      </w:r>
    </w:p>
    <w:p w14:paraId="2F09C30B" w14:textId="77777777" w:rsidR="008077F1" w:rsidRDefault="008077F1" w:rsidP="008077F1">
      <w:pPr>
        <w:spacing w:after="0" w:line="240" w:lineRule="auto"/>
        <w:rPr>
          <w:szCs w:val="20"/>
        </w:rPr>
      </w:pPr>
      <w:r>
        <w:rPr>
          <w:szCs w:val="20"/>
        </w:rPr>
        <w:t xml:space="preserve">[List as necessary] </w:t>
      </w:r>
    </w:p>
    <w:p w14:paraId="248C45D4" w14:textId="77777777" w:rsidR="008077F1" w:rsidRDefault="008077F1" w:rsidP="008077F1">
      <w:pPr>
        <w:spacing w:after="0" w:line="240" w:lineRule="auto"/>
        <w:rPr>
          <w:szCs w:val="20"/>
        </w:rPr>
      </w:pPr>
      <w:r>
        <w:rPr>
          <w:szCs w:val="20"/>
        </w:rPr>
        <w:t xml:space="preserve">(v) The Government will evaluate offers in accordance with the policies and procedures of FAR part 25. </w:t>
      </w:r>
    </w:p>
    <w:p w14:paraId="345F9EC6" w14:textId="77777777" w:rsidR="008077F1" w:rsidRDefault="008077F1" w:rsidP="008077F1">
      <w:pPr>
        <w:spacing w:after="0" w:line="240" w:lineRule="auto"/>
        <w:rPr>
          <w:szCs w:val="20"/>
        </w:rPr>
      </w:pPr>
      <w:r>
        <w:rPr>
          <w:szCs w:val="20"/>
        </w:rPr>
        <w:t xml:space="preserve">(2) Buy American - Free Trade Agreements - Israeli Trade Act Certificate, Alternate II. If Alternate II to the clause at FAR 52.225-3 is included in this solicitation, substitute the following paragraph (g)(1)(ii) for paragraph (g)(1)(ii) of the basic provision: </w:t>
      </w:r>
    </w:p>
    <w:p w14:paraId="535AD3B7" w14:textId="77777777" w:rsidR="008077F1" w:rsidRDefault="008077F1" w:rsidP="008077F1">
      <w:pPr>
        <w:spacing w:after="0" w:line="240" w:lineRule="auto"/>
        <w:rPr>
          <w:szCs w:val="20"/>
        </w:rPr>
      </w:pPr>
      <w:r>
        <w:rPr>
          <w:szCs w:val="20"/>
        </w:rPr>
        <w:t xml:space="preserve">(g)(1)(ii) The offeror certifies that the following supplies are Israeli end products as defined in the clause of this solicitation entitled “Buy American - Free Trade Agreements - Israeli Trade Act”: </w:t>
      </w:r>
    </w:p>
    <w:p w14:paraId="5E78FFC0" w14:textId="77777777" w:rsidR="008077F1" w:rsidRDefault="008077F1" w:rsidP="008077F1">
      <w:pPr>
        <w:spacing w:after="0" w:line="240" w:lineRule="auto"/>
        <w:rPr>
          <w:szCs w:val="20"/>
        </w:rPr>
      </w:pPr>
      <w:r>
        <w:rPr>
          <w:szCs w:val="20"/>
        </w:rPr>
        <w:t xml:space="preserve">Israeli End Products: </w:t>
      </w:r>
    </w:p>
    <w:tbl>
      <w:tblPr>
        <w:tblW w:w="0" w:type="auto"/>
        <w:tblCellSpacing w:w="0"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1334"/>
      </w:tblGrid>
      <w:tr w:rsidR="008077F1" w14:paraId="6BD42D5C" w14:textId="77777777" w:rsidTr="00885C61">
        <w:trPr>
          <w:tblCellSpacing w:w="0" w:type="dxa"/>
        </w:trPr>
        <w:tc>
          <w:tcPr>
            <w:tcW w:w="0" w:type="auto"/>
            <w:tcBorders>
              <w:top w:val="outset" w:sz="6" w:space="0" w:color="auto"/>
              <w:left w:val="nil"/>
              <w:bottom w:val="outset" w:sz="6" w:space="0" w:color="auto"/>
              <w:right w:val="nil"/>
            </w:tcBorders>
            <w:shd w:val="clear" w:color="auto" w:fill="CCCCCC"/>
            <w:vAlign w:val="center"/>
            <w:hideMark/>
          </w:tcPr>
          <w:p w14:paraId="62F854A5" w14:textId="77777777" w:rsidR="008077F1" w:rsidRDefault="008077F1" w:rsidP="008077F1">
            <w:pPr>
              <w:autoSpaceDN w:val="0"/>
              <w:spacing w:after="0" w:line="240" w:lineRule="auto"/>
              <w:jc w:val="center"/>
              <w:rPr>
                <w:b/>
                <w:bCs/>
                <w:szCs w:val="20"/>
              </w:rPr>
            </w:pPr>
            <w:r>
              <w:rPr>
                <w:b/>
                <w:bCs/>
                <w:szCs w:val="20"/>
              </w:rPr>
              <w:t>Line Item No.</w:t>
            </w:r>
          </w:p>
        </w:tc>
      </w:tr>
      <w:tr w:rsidR="008077F1" w14:paraId="4A590191" w14:textId="77777777" w:rsidTr="00885C61">
        <w:trPr>
          <w:tblCellSpacing w:w="0" w:type="dxa"/>
        </w:trPr>
        <w:tc>
          <w:tcPr>
            <w:tcW w:w="0" w:type="auto"/>
            <w:tcBorders>
              <w:top w:val="outset" w:sz="6" w:space="0" w:color="auto"/>
              <w:left w:val="nil"/>
              <w:bottom w:val="outset" w:sz="6" w:space="0" w:color="auto"/>
              <w:right w:val="nil"/>
            </w:tcBorders>
            <w:vAlign w:val="center"/>
            <w:hideMark/>
          </w:tcPr>
          <w:p w14:paraId="45DD0015" w14:textId="77777777" w:rsidR="008077F1" w:rsidRDefault="008077F1" w:rsidP="008077F1">
            <w:pPr>
              <w:autoSpaceDN w:val="0"/>
              <w:spacing w:after="0" w:line="240" w:lineRule="auto"/>
              <w:rPr>
                <w:szCs w:val="20"/>
              </w:rPr>
            </w:pP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w:t>
            </w:r>
            <w:r>
              <w:rPr>
                <w:szCs w:val="20"/>
              </w:rPr>
              <w:t xml:space="preserve">___ </w:t>
            </w:r>
            <w:r>
              <w:rPr>
                <w:noProof/>
                <w:szCs w:val="20"/>
              </w:rPr>
              <w:t xml:space="preserve"> </w:t>
            </w:r>
            <w:r>
              <w:rPr>
                <w:szCs w:val="20"/>
              </w:rPr>
              <w:fldChar w:fldCharType="end"/>
            </w:r>
          </w:p>
        </w:tc>
      </w:tr>
      <w:tr w:rsidR="008077F1" w14:paraId="6C8C4F07" w14:textId="77777777" w:rsidTr="00885C61">
        <w:trPr>
          <w:tblCellSpacing w:w="0" w:type="dxa"/>
        </w:trPr>
        <w:tc>
          <w:tcPr>
            <w:tcW w:w="0" w:type="auto"/>
            <w:tcBorders>
              <w:top w:val="outset" w:sz="6" w:space="0" w:color="auto"/>
              <w:left w:val="nil"/>
              <w:bottom w:val="outset" w:sz="6" w:space="0" w:color="auto"/>
              <w:right w:val="nil"/>
            </w:tcBorders>
            <w:vAlign w:val="center"/>
            <w:hideMark/>
          </w:tcPr>
          <w:p w14:paraId="539DECA5" w14:textId="77777777" w:rsidR="008077F1" w:rsidRDefault="008077F1" w:rsidP="008077F1">
            <w:pPr>
              <w:autoSpaceDN w:val="0"/>
              <w:spacing w:after="0" w:line="240" w:lineRule="auto"/>
              <w:rPr>
                <w:szCs w:val="20"/>
              </w:rPr>
            </w:pPr>
            <w:r>
              <w:rPr>
                <w:szCs w:val="20"/>
              </w:rPr>
              <w:lastRenderedPageBreak/>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w:t>
            </w:r>
            <w:r>
              <w:rPr>
                <w:szCs w:val="20"/>
              </w:rPr>
              <w:t xml:space="preserve">___ </w:t>
            </w:r>
            <w:r>
              <w:rPr>
                <w:noProof/>
                <w:szCs w:val="20"/>
              </w:rPr>
              <w:t xml:space="preserve"> </w:t>
            </w:r>
            <w:r>
              <w:rPr>
                <w:szCs w:val="20"/>
              </w:rPr>
              <w:fldChar w:fldCharType="end"/>
            </w:r>
          </w:p>
        </w:tc>
      </w:tr>
      <w:tr w:rsidR="008077F1" w14:paraId="465DB600" w14:textId="77777777" w:rsidTr="00885C61">
        <w:trPr>
          <w:tblCellSpacing w:w="0" w:type="dxa"/>
        </w:trPr>
        <w:tc>
          <w:tcPr>
            <w:tcW w:w="0" w:type="auto"/>
            <w:tcBorders>
              <w:top w:val="outset" w:sz="6" w:space="0" w:color="auto"/>
              <w:left w:val="nil"/>
              <w:bottom w:val="outset" w:sz="6" w:space="0" w:color="auto"/>
              <w:right w:val="nil"/>
            </w:tcBorders>
            <w:vAlign w:val="center"/>
            <w:hideMark/>
          </w:tcPr>
          <w:p w14:paraId="5DC0BE9F" w14:textId="77777777" w:rsidR="008077F1" w:rsidRDefault="008077F1" w:rsidP="008077F1">
            <w:pPr>
              <w:autoSpaceDN w:val="0"/>
              <w:spacing w:after="0" w:line="240" w:lineRule="auto"/>
              <w:rPr>
                <w:szCs w:val="20"/>
              </w:rPr>
            </w:pP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w:t>
            </w:r>
            <w:r>
              <w:rPr>
                <w:szCs w:val="20"/>
              </w:rPr>
              <w:t xml:space="preserve">___ </w:t>
            </w:r>
            <w:r>
              <w:rPr>
                <w:noProof/>
                <w:szCs w:val="20"/>
              </w:rPr>
              <w:t xml:space="preserve"> </w:t>
            </w:r>
            <w:r>
              <w:rPr>
                <w:szCs w:val="20"/>
              </w:rPr>
              <w:fldChar w:fldCharType="end"/>
            </w:r>
          </w:p>
        </w:tc>
      </w:tr>
    </w:tbl>
    <w:p w14:paraId="141BE87B" w14:textId="77777777" w:rsidR="008077F1" w:rsidRDefault="008077F1" w:rsidP="008077F1">
      <w:pPr>
        <w:spacing w:after="0" w:line="240" w:lineRule="auto"/>
        <w:rPr>
          <w:szCs w:val="20"/>
        </w:rPr>
      </w:pPr>
      <w:r>
        <w:rPr>
          <w:szCs w:val="20"/>
        </w:rPr>
        <w:tab/>
      </w:r>
    </w:p>
    <w:p w14:paraId="0DB27F4B" w14:textId="77777777" w:rsidR="008077F1" w:rsidRDefault="008077F1" w:rsidP="008077F1">
      <w:pPr>
        <w:spacing w:after="0" w:line="240" w:lineRule="auto"/>
        <w:rPr>
          <w:szCs w:val="20"/>
        </w:rPr>
      </w:pPr>
      <w:r>
        <w:rPr>
          <w:szCs w:val="20"/>
        </w:rPr>
        <w:t xml:space="preserve">[List as necessary] </w:t>
      </w:r>
    </w:p>
    <w:p w14:paraId="13CA1419" w14:textId="77777777" w:rsidR="008077F1" w:rsidRDefault="008077F1" w:rsidP="008077F1">
      <w:pPr>
        <w:spacing w:after="0" w:line="240" w:lineRule="auto"/>
        <w:rPr>
          <w:szCs w:val="20"/>
        </w:rPr>
      </w:pPr>
      <w:r>
        <w:rPr>
          <w:szCs w:val="20"/>
        </w:rPr>
        <w:t xml:space="preserve">(3) Buy American - Free Trade Agreements - Israeli Trade Act Certificate, Alternate III. If Alternate III to the clause at FAR 52.225-3 is included in this solicitation, substitute the following paragraph (g)(1)(ii) for paragraph (g)(1)(ii) of the basic provision: </w:t>
      </w:r>
    </w:p>
    <w:p w14:paraId="4A71D13B" w14:textId="77777777" w:rsidR="008077F1" w:rsidRDefault="008077F1" w:rsidP="008077F1">
      <w:pPr>
        <w:spacing w:after="0" w:line="240" w:lineRule="auto"/>
        <w:rPr>
          <w:szCs w:val="20"/>
        </w:rPr>
      </w:pPr>
      <w:r>
        <w:rPr>
          <w:szCs w:val="20"/>
        </w:rPr>
        <w:t xml:space="preserve">(g)(1)(ii) The offeror certifies that the following supplies are Free Trade Agreement country end products (other than Bahrainian, Korean, Moroccan, Omani, Panamanian, or Peruvian end products) or Israeli end products as defined in the clause of this solicitation entitled “Buy American - Free Trade Agreements - Israeli Trade Act”: </w:t>
      </w:r>
    </w:p>
    <w:p w14:paraId="0B74AF96" w14:textId="77777777" w:rsidR="008077F1" w:rsidRDefault="008077F1" w:rsidP="008077F1">
      <w:pPr>
        <w:spacing w:after="0" w:line="240" w:lineRule="auto"/>
        <w:rPr>
          <w:szCs w:val="20"/>
        </w:rPr>
      </w:pPr>
      <w:r>
        <w:rPr>
          <w:szCs w:val="20"/>
        </w:rPr>
        <w:t xml:space="preserve">Free Trade Agreement Country End Products (Other than Bahrainian, Korean, Moroccan, Omani, Panamanian, or Peruvian End Products) or Israeli End Products: </w:t>
      </w:r>
    </w:p>
    <w:p w14:paraId="1680B73B" w14:textId="77777777" w:rsidR="008077F1" w:rsidRDefault="008077F1" w:rsidP="008077F1">
      <w:pPr>
        <w:spacing w:after="0" w:line="240" w:lineRule="auto"/>
        <w:rPr>
          <w:szCs w:val="20"/>
        </w:rPr>
      </w:pPr>
    </w:p>
    <w:tbl>
      <w:tblPr>
        <w:tblW w:w="0" w:type="auto"/>
        <w:tblCellSpacing w:w="0"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1349"/>
        <w:gridCol w:w="1665"/>
      </w:tblGrid>
      <w:tr w:rsidR="008077F1" w14:paraId="5D1A0615" w14:textId="77777777" w:rsidTr="00885C61">
        <w:trPr>
          <w:tblCellSpacing w:w="0" w:type="dxa"/>
        </w:trPr>
        <w:tc>
          <w:tcPr>
            <w:tcW w:w="0" w:type="auto"/>
            <w:tcBorders>
              <w:top w:val="outset" w:sz="6" w:space="0" w:color="auto"/>
              <w:left w:val="nil"/>
              <w:bottom w:val="outset" w:sz="6" w:space="0" w:color="auto"/>
              <w:right w:val="outset" w:sz="6" w:space="0" w:color="auto"/>
            </w:tcBorders>
            <w:shd w:val="clear" w:color="auto" w:fill="CCCCCC"/>
            <w:vAlign w:val="center"/>
            <w:hideMark/>
          </w:tcPr>
          <w:p w14:paraId="63020C93" w14:textId="77777777" w:rsidR="008077F1" w:rsidRDefault="008077F1" w:rsidP="008077F1">
            <w:pPr>
              <w:autoSpaceDN w:val="0"/>
              <w:spacing w:after="0" w:line="240" w:lineRule="auto"/>
              <w:jc w:val="center"/>
              <w:rPr>
                <w:b/>
                <w:bCs/>
                <w:szCs w:val="20"/>
              </w:rPr>
            </w:pPr>
            <w:r>
              <w:rPr>
                <w:b/>
                <w:bCs/>
                <w:szCs w:val="20"/>
              </w:rPr>
              <w:t>Line Item No.</w:t>
            </w:r>
          </w:p>
        </w:tc>
        <w:tc>
          <w:tcPr>
            <w:tcW w:w="0" w:type="auto"/>
            <w:tcBorders>
              <w:top w:val="outset" w:sz="6" w:space="0" w:color="auto"/>
              <w:left w:val="outset" w:sz="6" w:space="0" w:color="auto"/>
              <w:bottom w:val="outset" w:sz="6" w:space="0" w:color="auto"/>
              <w:right w:val="nil"/>
            </w:tcBorders>
            <w:shd w:val="clear" w:color="auto" w:fill="CCCCCC"/>
            <w:vAlign w:val="center"/>
            <w:hideMark/>
          </w:tcPr>
          <w:p w14:paraId="60A961CE" w14:textId="77777777" w:rsidR="008077F1" w:rsidRDefault="008077F1" w:rsidP="008077F1">
            <w:pPr>
              <w:autoSpaceDN w:val="0"/>
              <w:spacing w:after="0" w:line="240" w:lineRule="auto"/>
              <w:jc w:val="center"/>
              <w:rPr>
                <w:b/>
                <w:bCs/>
                <w:szCs w:val="20"/>
              </w:rPr>
            </w:pPr>
            <w:r>
              <w:rPr>
                <w:b/>
                <w:bCs/>
                <w:szCs w:val="20"/>
              </w:rPr>
              <w:t>Country of origin</w:t>
            </w:r>
          </w:p>
        </w:tc>
      </w:tr>
      <w:tr w:rsidR="008077F1" w14:paraId="5B7DCC62" w14:textId="77777777" w:rsidTr="00885C61">
        <w:trPr>
          <w:tblCellSpacing w:w="0" w:type="dxa"/>
        </w:trPr>
        <w:tc>
          <w:tcPr>
            <w:tcW w:w="0" w:type="auto"/>
            <w:tcBorders>
              <w:top w:val="outset" w:sz="6" w:space="0" w:color="auto"/>
              <w:left w:val="nil"/>
              <w:bottom w:val="outset" w:sz="6" w:space="0" w:color="auto"/>
              <w:right w:val="outset" w:sz="6" w:space="0" w:color="auto"/>
            </w:tcBorders>
            <w:vAlign w:val="center"/>
            <w:hideMark/>
          </w:tcPr>
          <w:p w14:paraId="4A684332" w14:textId="77777777" w:rsidR="008077F1" w:rsidRDefault="008077F1" w:rsidP="008077F1">
            <w:pPr>
              <w:autoSpaceDN w:val="0"/>
              <w:spacing w:after="0" w:line="240" w:lineRule="auto"/>
              <w:rPr>
                <w:szCs w:val="20"/>
              </w:rPr>
            </w:pP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w:t>
            </w:r>
            <w:r>
              <w:rPr>
                <w:szCs w:val="20"/>
              </w:rPr>
              <w:t xml:space="preserve">___ </w:t>
            </w:r>
            <w:r>
              <w:rPr>
                <w:noProof/>
                <w:szCs w:val="20"/>
              </w:rPr>
              <w:t xml:space="preserve"> </w:t>
            </w:r>
            <w:r>
              <w:rPr>
                <w:szCs w:val="20"/>
              </w:rPr>
              <w:fldChar w:fldCharType="end"/>
            </w:r>
          </w:p>
        </w:tc>
        <w:tc>
          <w:tcPr>
            <w:tcW w:w="0" w:type="auto"/>
            <w:tcBorders>
              <w:top w:val="outset" w:sz="6" w:space="0" w:color="auto"/>
              <w:left w:val="outset" w:sz="6" w:space="0" w:color="auto"/>
              <w:bottom w:val="outset" w:sz="6" w:space="0" w:color="auto"/>
              <w:right w:val="nil"/>
            </w:tcBorders>
            <w:vAlign w:val="center"/>
            <w:hideMark/>
          </w:tcPr>
          <w:p w14:paraId="1CE6C0C3" w14:textId="77777777" w:rsidR="008077F1" w:rsidRDefault="008077F1" w:rsidP="008077F1">
            <w:pPr>
              <w:autoSpaceDN w:val="0"/>
              <w:spacing w:after="0" w:line="240" w:lineRule="auto"/>
              <w:rPr>
                <w:szCs w:val="20"/>
              </w:rPr>
            </w:pP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w:t>
            </w:r>
            <w:r>
              <w:rPr>
                <w:szCs w:val="20"/>
              </w:rPr>
              <w:t xml:space="preserve">___ </w:t>
            </w:r>
            <w:r>
              <w:rPr>
                <w:noProof/>
                <w:szCs w:val="20"/>
              </w:rPr>
              <w:t xml:space="preserve"> </w:t>
            </w:r>
            <w:r>
              <w:rPr>
                <w:szCs w:val="20"/>
              </w:rPr>
              <w:fldChar w:fldCharType="end"/>
            </w:r>
          </w:p>
        </w:tc>
      </w:tr>
      <w:tr w:rsidR="008077F1" w14:paraId="2499F7F8" w14:textId="77777777" w:rsidTr="00885C61">
        <w:trPr>
          <w:tblCellSpacing w:w="0" w:type="dxa"/>
        </w:trPr>
        <w:tc>
          <w:tcPr>
            <w:tcW w:w="0" w:type="auto"/>
            <w:tcBorders>
              <w:top w:val="outset" w:sz="6" w:space="0" w:color="auto"/>
              <w:left w:val="nil"/>
              <w:bottom w:val="outset" w:sz="6" w:space="0" w:color="auto"/>
              <w:right w:val="outset" w:sz="6" w:space="0" w:color="auto"/>
            </w:tcBorders>
            <w:vAlign w:val="center"/>
            <w:hideMark/>
          </w:tcPr>
          <w:p w14:paraId="0416B9C0" w14:textId="77777777" w:rsidR="008077F1" w:rsidRDefault="008077F1" w:rsidP="008077F1">
            <w:pPr>
              <w:autoSpaceDN w:val="0"/>
              <w:spacing w:after="0" w:line="240" w:lineRule="auto"/>
              <w:rPr>
                <w:szCs w:val="20"/>
              </w:rPr>
            </w:pP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w:t>
            </w:r>
            <w:r>
              <w:rPr>
                <w:szCs w:val="20"/>
              </w:rPr>
              <w:t xml:space="preserve">___ </w:t>
            </w:r>
            <w:r>
              <w:rPr>
                <w:noProof/>
                <w:szCs w:val="20"/>
              </w:rPr>
              <w:t xml:space="preserve"> </w:t>
            </w:r>
            <w:r>
              <w:rPr>
                <w:szCs w:val="20"/>
              </w:rPr>
              <w:fldChar w:fldCharType="end"/>
            </w:r>
          </w:p>
        </w:tc>
        <w:tc>
          <w:tcPr>
            <w:tcW w:w="0" w:type="auto"/>
            <w:tcBorders>
              <w:top w:val="outset" w:sz="6" w:space="0" w:color="auto"/>
              <w:left w:val="outset" w:sz="6" w:space="0" w:color="auto"/>
              <w:bottom w:val="outset" w:sz="6" w:space="0" w:color="auto"/>
              <w:right w:val="nil"/>
            </w:tcBorders>
            <w:vAlign w:val="center"/>
            <w:hideMark/>
          </w:tcPr>
          <w:p w14:paraId="76E0AEAC" w14:textId="77777777" w:rsidR="008077F1" w:rsidRDefault="008077F1" w:rsidP="008077F1">
            <w:pPr>
              <w:autoSpaceDN w:val="0"/>
              <w:spacing w:after="0" w:line="240" w:lineRule="auto"/>
              <w:rPr>
                <w:szCs w:val="20"/>
              </w:rPr>
            </w:pP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w:t>
            </w:r>
            <w:r>
              <w:rPr>
                <w:szCs w:val="20"/>
              </w:rPr>
              <w:t xml:space="preserve">___ </w:t>
            </w:r>
            <w:r>
              <w:rPr>
                <w:noProof/>
                <w:szCs w:val="20"/>
              </w:rPr>
              <w:t xml:space="preserve"> </w:t>
            </w:r>
            <w:r>
              <w:rPr>
                <w:szCs w:val="20"/>
              </w:rPr>
              <w:fldChar w:fldCharType="end"/>
            </w:r>
          </w:p>
        </w:tc>
      </w:tr>
      <w:tr w:rsidR="008077F1" w14:paraId="0FE0EE44" w14:textId="77777777" w:rsidTr="00885C61">
        <w:trPr>
          <w:tblCellSpacing w:w="0" w:type="dxa"/>
        </w:trPr>
        <w:tc>
          <w:tcPr>
            <w:tcW w:w="0" w:type="auto"/>
            <w:tcBorders>
              <w:top w:val="outset" w:sz="6" w:space="0" w:color="auto"/>
              <w:left w:val="nil"/>
              <w:bottom w:val="outset" w:sz="6" w:space="0" w:color="auto"/>
              <w:right w:val="outset" w:sz="6" w:space="0" w:color="auto"/>
            </w:tcBorders>
            <w:vAlign w:val="center"/>
            <w:hideMark/>
          </w:tcPr>
          <w:p w14:paraId="41CAA5C2" w14:textId="77777777" w:rsidR="008077F1" w:rsidRDefault="008077F1" w:rsidP="008077F1">
            <w:pPr>
              <w:autoSpaceDN w:val="0"/>
              <w:spacing w:after="0" w:line="240" w:lineRule="auto"/>
              <w:rPr>
                <w:szCs w:val="20"/>
              </w:rPr>
            </w:pP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w:t>
            </w:r>
            <w:r>
              <w:rPr>
                <w:szCs w:val="20"/>
              </w:rPr>
              <w:t xml:space="preserve">___ </w:t>
            </w:r>
            <w:r>
              <w:rPr>
                <w:noProof/>
                <w:szCs w:val="20"/>
              </w:rPr>
              <w:t xml:space="preserve"> </w:t>
            </w:r>
            <w:r>
              <w:rPr>
                <w:szCs w:val="20"/>
              </w:rPr>
              <w:fldChar w:fldCharType="end"/>
            </w:r>
          </w:p>
        </w:tc>
        <w:tc>
          <w:tcPr>
            <w:tcW w:w="0" w:type="auto"/>
            <w:tcBorders>
              <w:top w:val="outset" w:sz="6" w:space="0" w:color="auto"/>
              <w:left w:val="outset" w:sz="6" w:space="0" w:color="auto"/>
              <w:bottom w:val="outset" w:sz="6" w:space="0" w:color="auto"/>
              <w:right w:val="nil"/>
            </w:tcBorders>
            <w:vAlign w:val="center"/>
            <w:hideMark/>
          </w:tcPr>
          <w:p w14:paraId="1645D3F4" w14:textId="77777777" w:rsidR="008077F1" w:rsidRDefault="008077F1" w:rsidP="008077F1">
            <w:pPr>
              <w:autoSpaceDN w:val="0"/>
              <w:spacing w:after="0" w:line="240" w:lineRule="auto"/>
              <w:rPr>
                <w:szCs w:val="20"/>
              </w:rPr>
            </w:pP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w:t>
            </w:r>
            <w:r>
              <w:rPr>
                <w:szCs w:val="20"/>
              </w:rPr>
              <w:t xml:space="preserve">___ </w:t>
            </w:r>
            <w:r>
              <w:rPr>
                <w:noProof/>
                <w:szCs w:val="20"/>
              </w:rPr>
              <w:t xml:space="preserve"> </w:t>
            </w:r>
            <w:r>
              <w:rPr>
                <w:szCs w:val="20"/>
              </w:rPr>
              <w:fldChar w:fldCharType="end"/>
            </w:r>
          </w:p>
        </w:tc>
      </w:tr>
    </w:tbl>
    <w:p w14:paraId="43216A24" w14:textId="77777777" w:rsidR="008077F1" w:rsidRDefault="008077F1" w:rsidP="008077F1">
      <w:pPr>
        <w:spacing w:after="0" w:line="240" w:lineRule="auto"/>
        <w:rPr>
          <w:szCs w:val="20"/>
        </w:rPr>
      </w:pPr>
      <w:r>
        <w:rPr>
          <w:szCs w:val="20"/>
        </w:rPr>
        <w:tab/>
      </w:r>
    </w:p>
    <w:p w14:paraId="73F1ACD5" w14:textId="77777777" w:rsidR="008077F1" w:rsidRDefault="008077F1" w:rsidP="008077F1">
      <w:pPr>
        <w:spacing w:after="0" w:line="240" w:lineRule="auto"/>
        <w:rPr>
          <w:szCs w:val="20"/>
        </w:rPr>
      </w:pPr>
      <w:r>
        <w:rPr>
          <w:szCs w:val="20"/>
        </w:rPr>
        <w:t xml:space="preserve">[List as necessary] </w:t>
      </w:r>
    </w:p>
    <w:p w14:paraId="19806BB4" w14:textId="77777777" w:rsidR="008077F1" w:rsidRDefault="008077F1" w:rsidP="008077F1">
      <w:pPr>
        <w:spacing w:after="0" w:line="240" w:lineRule="auto"/>
        <w:rPr>
          <w:szCs w:val="20"/>
        </w:rPr>
      </w:pPr>
      <w:r>
        <w:rPr>
          <w:szCs w:val="20"/>
        </w:rPr>
        <w:t xml:space="preserve">(4) Trade Agreements Certificate. (Applies only if the clause at FAR 52.225-5, Trade Agreements, is included in this solicitation.) </w:t>
      </w:r>
    </w:p>
    <w:p w14:paraId="6EB0A9D6" w14:textId="77777777" w:rsidR="008077F1" w:rsidRDefault="008077F1" w:rsidP="008077F1">
      <w:pPr>
        <w:spacing w:after="0" w:line="240" w:lineRule="auto"/>
        <w:rPr>
          <w:szCs w:val="20"/>
        </w:rPr>
      </w:pPr>
      <w:r>
        <w:rPr>
          <w:szCs w:val="20"/>
        </w:rPr>
        <w:t xml:space="preserve">(i) The offeror certifies that each end product, except those listed in paragraph (g)(5)(ii) of this provision, is a U.S.-made or designated country end product, as defined in the clause of this solicitation entitled “Trade Agreements”. </w:t>
      </w:r>
    </w:p>
    <w:p w14:paraId="0A706198" w14:textId="77777777" w:rsidR="008077F1" w:rsidRDefault="008077F1" w:rsidP="008077F1">
      <w:pPr>
        <w:spacing w:after="0" w:line="240" w:lineRule="auto"/>
        <w:rPr>
          <w:szCs w:val="20"/>
        </w:rPr>
      </w:pPr>
      <w:r>
        <w:rPr>
          <w:szCs w:val="20"/>
        </w:rPr>
        <w:t xml:space="preserve">(ii) The offeror shall list as other end products those end products that are not U.S.-made or designated country end products. </w:t>
      </w:r>
    </w:p>
    <w:p w14:paraId="145CB899" w14:textId="77777777" w:rsidR="008077F1" w:rsidRDefault="008077F1" w:rsidP="008077F1">
      <w:pPr>
        <w:spacing w:after="0" w:line="240" w:lineRule="auto"/>
        <w:rPr>
          <w:szCs w:val="20"/>
        </w:rPr>
      </w:pPr>
      <w:r>
        <w:rPr>
          <w:szCs w:val="20"/>
        </w:rPr>
        <w:t xml:space="preserve">Other End Products: </w:t>
      </w:r>
    </w:p>
    <w:tbl>
      <w:tblPr>
        <w:tblW w:w="0" w:type="auto"/>
        <w:tblCellSpacing w:w="0"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1349"/>
        <w:gridCol w:w="1665"/>
      </w:tblGrid>
      <w:tr w:rsidR="008077F1" w14:paraId="12C9A483" w14:textId="77777777" w:rsidTr="00885C61">
        <w:trPr>
          <w:tblCellSpacing w:w="0" w:type="dxa"/>
        </w:trPr>
        <w:tc>
          <w:tcPr>
            <w:tcW w:w="0" w:type="auto"/>
            <w:tcBorders>
              <w:top w:val="outset" w:sz="6" w:space="0" w:color="auto"/>
              <w:left w:val="nil"/>
              <w:bottom w:val="outset" w:sz="6" w:space="0" w:color="auto"/>
              <w:right w:val="outset" w:sz="6" w:space="0" w:color="auto"/>
            </w:tcBorders>
            <w:shd w:val="clear" w:color="auto" w:fill="CCCCCC"/>
            <w:vAlign w:val="center"/>
            <w:hideMark/>
          </w:tcPr>
          <w:p w14:paraId="442277C9" w14:textId="77777777" w:rsidR="008077F1" w:rsidRDefault="008077F1" w:rsidP="008077F1">
            <w:pPr>
              <w:autoSpaceDN w:val="0"/>
              <w:spacing w:after="0" w:line="240" w:lineRule="auto"/>
              <w:jc w:val="center"/>
              <w:rPr>
                <w:b/>
                <w:bCs/>
                <w:szCs w:val="20"/>
              </w:rPr>
            </w:pPr>
            <w:r>
              <w:rPr>
                <w:b/>
                <w:bCs/>
                <w:szCs w:val="20"/>
              </w:rPr>
              <w:t>Line Item No.</w:t>
            </w:r>
          </w:p>
        </w:tc>
        <w:tc>
          <w:tcPr>
            <w:tcW w:w="0" w:type="auto"/>
            <w:tcBorders>
              <w:top w:val="outset" w:sz="6" w:space="0" w:color="auto"/>
              <w:left w:val="outset" w:sz="6" w:space="0" w:color="auto"/>
              <w:bottom w:val="outset" w:sz="6" w:space="0" w:color="auto"/>
              <w:right w:val="nil"/>
            </w:tcBorders>
            <w:shd w:val="clear" w:color="auto" w:fill="CCCCCC"/>
            <w:vAlign w:val="center"/>
            <w:hideMark/>
          </w:tcPr>
          <w:p w14:paraId="795A2851" w14:textId="77777777" w:rsidR="008077F1" w:rsidRDefault="008077F1" w:rsidP="008077F1">
            <w:pPr>
              <w:autoSpaceDN w:val="0"/>
              <w:spacing w:after="0" w:line="240" w:lineRule="auto"/>
              <w:jc w:val="center"/>
              <w:rPr>
                <w:b/>
                <w:bCs/>
                <w:szCs w:val="20"/>
              </w:rPr>
            </w:pPr>
            <w:r>
              <w:rPr>
                <w:b/>
                <w:bCs/>
                <w:szCs w:val="20"/>
              </w:rPr>
              <w:t>Country of origin</w:t>
            </w:r>
          </w:p>
        </w:tc>
      </w:tr>
      <w:tr w:rsidR="008077F1" w14:paraId="0A949A7C" w14:textId="77777777" w:rsidTr="00885C61">
        <w:trPr>
          <w:tblCellSpacing w:w="0" w:type="dxa"/>
        </w:trPr>
        <w:tc>
          <w:tcPr>
            <w:tcW w:w="0" w:type="auto"/>
            <w:tcBorders>
              <w:top w:val="outset" w:sz="6" w:space="0" w:color="auto"/>
              <w:left w:val="nil"/>
              <w:bottom w:val="outset" w:sz="6" w:space="0" w:color="auto"/>
              <w:right w:val="outset" w:sz="6" w:space="0" w:color="auto"/>
            </w:tcBorders>
            <w:vAlign w:val="center"/>
            <w:hideMark/>
          </w:tcPr>
          <w:p w14:paraId="5CB8FD72" w14:textId="77777777" w:rsidR="008077F1" w:rsidRDefault="008077F1" w:rsidP="008077F1">
            <w:pPr>
              <w:autoSpaceDN w:val="0"/>
              <w:spacing w:after="0" w:line="240" w:lineRule="auto"/>
              <w:rPr>
                <w:szCs w:val="20"/>
              </w:rPr>
            </w:pP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w:t>
            </w:r>
            <w:r>
              <w:rPr>
                <w:szCs w:val="20"/>
              </w:rPr>
              <w:t xml:space="preserve">___ </w:t>
            </w:r>
            <w:r>
              <w:rPr>
                <w:noProof/>
                <w:szCs w:val="20"/>
              </w:rPr>
              <w:t xml:space="preserve"> </w:t>
            </w:r>
            <w:r>
              <w:rPr>
                <w:szCs w:val="20"/>
              </w:rPr>
              <w:fldChar w:fldCharType="end"/>
            </w:r>
          </w:p>
        </w:tc>
        <w:tc>
          <w:tcPr>
            <w:tcW w:w="0" w:type="auto"/>
            <w:tcBorders>
              <w:top w:val="outset" w:sz="6" w:space="0" w:color="auto"/>
              <w:left w:val="outset" w:sz="6" w:space="0" w:color="auto"/>
              <w:bottom w:val="outset" w:sz="6" w:space="0" w:color="auto"/>
              <w:right w:val="nil"/>
            </w:tcBorders>
            <w:vAlign w:val="center"/>
            <w:hideMark/>
          </w:tcPr>
          <w:p w14:paraId="3FDFDFAC" w14:textId="77777777" w:rsidR="008077F1" w:rsidRDefault="008077F1" w:rsidP="008077F1">
            <w:pPr>
              <w:autoSpaceDN w:val="0"/>
              <w:spacing w:after="0" w:line="240" w:lineRule="auto"/>
              <w:rPr>
                <w:szCs w:val="20"/>
              </w:rPr>
            </w:pP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w:t>
            </w:r>
            <w:r>
              <w:rPr>
                <w:szCs w:val="20"/>
              </w:rPr>
              <w:t xml:space="preserve">___ </w:t>
            </w:r>
            <w:r>
              <w:rPr>
                <w:noProof/>
                <w:szCs w:val="20"/>
              </w:rPr>
              <w:t xml:space="preserve"> </w:t>
            </w:r>
            <w:r>
              <w:rPr>
                <w:szCs w:val="20"/>
              </w:rPr>
              <w:fldChar w:fldCharType="end"/>
            </w:r>
          </w:p>
        </w:tc>
      </w:tr>
      <w:tr w:rsidR="008077F1" w14:paraId="26E94C4D" w14:textId="77777777" w:rsidTr="00885C61">
        <w:trPr>
          <w:tblCellSpacing w:w="0" w:type="dxa"/>
        </w:trPr>
        <w:tc>
          <w:tcPr>
            <w:tcW w:w="0" w:type="auto"/>
            <w:tcBorders>
              <w:top w:val="outset" w:sz="6" w:space="0" w:color="auto"/>
              <w:left w:val="nil"/>
              <w:bottom w:val="outset" w:sz="6" w:space="0" w:color="auto"/>
              <w:right w:val="outset" w:sz="6" w:space="0" w:color="auto"/>
            </w:tcBorders>
            <w:vAlign w:val="center"/>
            <w:hideMark/>
          </w:tcPr>
          <w:p w14:paraId="01F74817" w14:textId="77777777" w:rsidR="008077F1" w:rsidRDefault="008077F1" w:rsidP="008077F1">
            <w:pPr>
              <w:autoSpaceDN w:val="0"/>
              <w:spacing w:after="0" w:line="240" w:lineRule="auto"/>
              <w:rPr>
                <w:szCs w:val="20"/>
              </w:rPr>
            </w:pP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w:t>
            </w:r>
            <w:r>
              <w:rPr>
                <w:szCs w:val="20"/>
              </w:rPr>
              <w:t xml:space="preserve">___ </w:t>
            </w:r>
            <w:r>
              <w:rPr>
                <w:noProof/>
                <w:szCs w:val="20"/>
              </w:rPr>
              <w:t xml:space="preserve"> </w:t>
            </w:r>
            <w:r>
              <w:rPr>
                <w:szCs w:val="20"/>
              </w:rPr>
              <w:fldChar w:fldCharType="end"/>
            </w:r>
          </w:p>
        </w:tc>
        <w:tc>
          <w:tcPr>
            <w:tcW w:w="0" w:type="auto"/>
            <w:tcBorders>
              <w:top w:val="outset" w:sz="6" w:space="0" w:color="auto"/>
              <w:left w:val="outset" w:sz="6" w:space="0" w:color="auto"/>
              <w:bottom w:val="outset" w:sz="6" w:space="0" w:color="auto"/>
              <w:right w:val="nil"/>
            </w:tcBorders>
            <w:vAlign w:val="center"/>
            <w:hideMark/>
          </w:tcPr>
          <w:p w14:paraId="069540F3" w14:textId="77777777" w:rsidR="008077F1" w:rsidRDefault="008077F1" w:rsidP="008077F1">
            <w:pPr>
              <w:autoSpaceDN w:val="0"/>
              <w:spacing w:after="0" w:line="240" w:lineRule="auto"/>
              <w:rPr>
                <w:szCs w:val="20"/>
              </w:rPr>
            </w:pP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w:t>
            </w:r>
            <w:r>
              <w:rPr>
                <w:szCs w:val="20"/>
              </w:rPr>
              <w:t xml:space="preserve">___ </w:t>
            </w:r>
            <w:r>
              <w:rPr>
                <w:noProof/>
                <w:szCs w:val="20"/>
              </w:rPr>
              <w:t xml:space="preserve"> </w:t>
            </w:r>
            <w:r>
              <w:rPr>
                <w:szCs w:val="20"/>
              </w:rPr>
              <w:fldChar w:fldCharType="end"/>
            </w:r>
          </w:p>
        </w:tc>
      </w:tr>
      <w:tr w:rsidR="008077F1" w14:paraId="6C416444" w14:textId="77777777" w:rsidTr="00885C61">
        <w:trPr>
          <w:tblCellSpacing w:w="0" w:type="dxa"/>
        </w:trPr>
        <w:tc>
          <w:tcPr>
            <w:tcW w:w="0" w:type="auto"/>
            <w:tcBorders>
              <w:top w:val="outset" w:sz="6" w:space="0" w:color="auto"/>
              <w:left w:val="nil"/>
              <w:bottom w:val="outset" w:sz="6" w:space="0" w:color="auto"/>
              <w:right w:val="outset" w:sz="6" w:space="0" w:color="auto"/>
            </w:tcBorders>
            <w:vAlign w:val="center"/>
            <w:hideMark/>
          </w:tcPr>
          <w:p w14:paraId="5F20DBE9" w14:textId="77777777" w:rsidR="008077F1" w:rsidRDefault="008077F1" w:rsidP="008077F1">
            <w:pPr>
              <w:autoSpaceDN w:val="0"/>
              <w:spacing w:after="0" w:line="240" w:lineRule="auto"/>
              <w:rPr>
                <w:szCs w:val="20"/>
              </w:rPr>
            </w:pP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w:t>
            </w:r>
            <w:r>
              <w:rPr>
                <w:szCs w:val="20"/>
              </w:rPr>
              <w:t xml:space="preserve">___ </w:t>
            </w:r>
            <w:r>
              <w:rPr>
                <w:noProof/>
                <w:szCs w:val="20"/>
              </w:rPr>
              <w:t xml:space="preserve"> </w:t>
            </w:r>
            <w:r>
              <w:rPr>
                <w:szCs w:val="20"/>
              </w:rPr>
              <w:fldChar w:fldCharType="end"/>
            </w:r>
          </w:p>
        </w:tc>
        <w:tc>
          <w:tcPr>
            <w:tcW w:w="0" w:type="auto"/>
            <w:tcBorders>
              <w:top w:val="outset" w:sz="6" w:space="0" w:color="auto"/>
              <w:left w:val="outset" w:sz="6" w:space="0" w:color="auto"/>
              <w:bottom w:val="outset" w:sz="6" w:space="0" w:color="auto"/>
              <w:right w:val="nil"/>
            </w:tcBorders>
            <w:vAlign w:val="center"/>
            <w:hideMark/>
          </w:tcPr>
          <w:p w14:paraId="0AA16236" w14:textId="77777777" w:rsidR="008077F1" w:rsidRDefault="008077F1" w:rsidP="008077F1">
            <w:pPr>
              <w:autoSpaceDN w:val="0"/>
              <w:spacing w:after="0" w:line="240" w:lineRule="auto"/>
              <w:rPr>
                <w:szCs w:val="20"/>
              </w:rPr>
            </w:pP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w:t>
            </w:r>
            <w:r>
              <w:rPr>
                <w:szCs w:val="20"/>
              </w:rPr>
              <w:t xml:space="preserve">___ </w:t>
            </w:r>
            <w:r>
              <w:rPr>
                <w:noProof/>
                <w:szCs w:val="20"/>
              </w:rPr>
              <w:t xml:space="preserve"> </w:t>
            </w:r>
            <w:r>
              <w:rPr>
                <w:szCs w:val="20"/>
              </w:rPr>
              <w:fldChar w:fldCharType="end"/>
            </w:r>
          </w:p>
        </w:tc>
      </w:tr>
    </w:tbl>
    <w:p w14:paraId="23B07CD1" w14:textId="77777777" w:rsidR="008077F1" w:rsidRDefault="008077F1" w:rsidP="008077F1">
      <w:pPr>
        <w:spacing w:after="0" w:line="240" w:lineRule="auto"/>
        <w:rPr>
          <w:szCs w:val="20"/>
        </w:rPr>
      </w:pPr>
      <w:r>
        <w:rPr>
          <w:szCs w:val="20"/>
        </w:rPr>
        <w:tab/>
      </w:r>
    </w:p>
    <w:p w14:paraId="44B117FF" w14:textId="77777777" w:rsidR="008077F1" w:rsidRDefault="008077F1" w:rsidP="008077F1">
      <w:pPr>
        <w:spacing w:after="0" w:line="240" w:lineRule="auto"/>
        <w:rPr>
          <w:szCs w:val="20"/>
        </w:rPr>
      </w:pPr>
      <w:r>
        <w:rPr>
          <w:szCs w:val="20"/>
        </w:rPr>
        <w:t xml:space="preserve">[List as necessary] </w:t>
      </w:r>
    </w:p>
    <w:p w14:paraId="58F262B5" w14:textId="77777777" w:rsidR="008077F1" w:rsidRDefault="008077F1" w:rsidP="008077F1">
      <w:pPr>
        <w:spacing w:after="0" w:line="240" w:lineRule="auto"/>
        <w:rPr>
          <w:szCs w:val="20"/>
        </w:rPr>
      </w:pPr>
      <w:r>
        <w:rPr>
          <w:szCs w:val="20"/>
        </w:rPr>
        <w:t xml:space="preserve">(iii) The Government will evaluate offers in accordance with the policies and procedures of FAR Part 25. For line items covered by the WTO GPA, the Government will evaluate offers of U.S.-made or designated country end products without regard to the restrictions of the Buy American statute. The Government will consider for award only offers of U.S.-made or designated country end products unless the Contracting Officer determines that there are no offers for such products or that the offers for such products are insufficient to fulfill the requirements of the solicitation. </w:t>
      </w:r>
    </w:p>
    <w:p w14:paraId="65C1A81F" w14:textId="77777777" w:rsidR="008077F1" w:rsidRDefault="008077F1" w:rsidP="008077F1">
      <w:pPr>
        <w:spacing w:after="0" w:line="240" w:lineRule="auto"/>
        <w:rPr>
          <w:szCs w:val="20"/>
        </w:rPr>
      </w:pPr>
      <w:r>
        <w:rPr>
          <w:szCs w:val="20"/>
        </w:rPr>
        <w:t xml:space="preserve">(h) Certification Regarding Responsibility Matters (Executive Order 12689). (Applies only if the contract value is expected to exceed the simplified acquisition threshold.) The offeror certifies, to the best of its knowledge and belief, that the offeror and/or any of its principals - </w:t>
      </w:r>
    </w:p>
    <w:p w14:paraId="515B9C74" w14:textId="77777777" w:rsidR="008077F1" w:rsidRDefault="008077F1" w:rsidP="008077F1">
      <w:pPr>
        <w:spacing w:after="0" w:line="240" w:lineRule="auto"/>
        <w:rPr>
          <w:szCs w:val="20"/>
        </w:rPr>
      </w:pPr>
      <w:r>
        <w:rPr>
          <w:szCs w:val="20"/>
        </w:rPr>
        <w:t>(1)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Are,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xml:space="preserve">] are not presently debarred, suspended, proposed for debarment, or declared ineligible for the award of contracts by any Federal agency; </w:t>
      </w:r>
    </w:p>
    <w:p w14:paraId="428DFD42" w14:textId="77777777" w:rsidR="008077F1" w:rsidRDefault="008077F1" w:rsidP="008077F1">
      <w:pPr>
        <w:spacing w:after="0" w:line="240" w:lineRule="auto"/>
        <w:rPr>
          <w:szCs w:val="20"/>
        </w:rPr>
      </w:pPr>
      <w:r>
        <w:rPr>
          <w:szCs w:val="20"/>
        </w:rPr>
        <w:t>(2)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Have,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xml:space="preserve">] have not, within a three-year period preceding this offer, been convicted of or had a civil judgment rendered against them for: Commission of fraud or a criminal offense in connection with obtaining, attempting to obtain, or performing a Federal, state or local government contract or subcontract; violation of Federal or state antitrust statutes relating to the submission of offers; or Commission of embezzlement, theft, forgery, </w:t>
      </w:r>
      <w:r>
        <w:rPr>
          <w:szCs w:val="20"/>
        </w:rPr>
        <w:lastRenderedPageBreak/>
        <w:t xml:space="preserve">bribery, falsification or destruction of records, making false statements, tax evasion, violating Federal criminal tax laws, or receiving stolen property, </w:t>
      </w:r>
    </w:p>
    <w:p w14:paraId="5C39B520" w14:textId="77777777" w:rsidR="008077F1" w:rsidRDefault="008077F1" w:rsidP="008077F1">
      <w:pPr>
        <w:spacing w:after="0" w:line="240" w:lineRule="auto"/>
        <w:rPr>
          <w:szCs w:val="20"/>
        </w:rPr>
      </w:pPr>
      <w:r>
        <w:rPr>
          <w:szCs w:val="20"/>
        </w:rPr>
        <w:t>(3)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Are,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xml:space="preserve">] are not presently indicted for, or otherwise criminally or civilly charged by a Government entity with, commission of any of these offenses enumerated in paragraph (h)(2) of this clause; and </w:t>
      </w:r>
    </w:p>
    <w:p w14:paraId="2CE678E6" w14:textId="77777777" w:rsidR="008077F1" w:rsidRDefault="008077F1" w:rsidP="008077F1">
      <w:pPr>
        <w:spacing w:after="0" w:line="240" w:lineRule="auto"/>
        <w:rPr>
          <w:szCs w:val="20"/>
        </w:rPr>
      </w:pPr>
      <w:r>
        <w:rPr>
          <w:szCs w:val="20"/>
        </w:rPr>
        <w:t>(4)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Have,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xml:space="preserve">] have not, within a three-year period preceding this offer, been notified of any delinquent Federal taxes in an amount that exceeds the threshold at 9.104-5(a)(2) for which the liability remains unsatisfied. </w:t>
      </w:r>
    </w:p>
    <w:p w14:paraId="20B8D517" w14:textId="77777777" w:rsidR="008077F1" w:rsidRDefault="008077F1" w:rsidP="008077F1">
      <w:pPr>
        <w:spacing w:after="0" w:line="240" w:lineRule="auto"/>
        <w:rPr>
          <w:szCs w:val="20"/>
        </w:rPr>
      </w:pPr>
      <w:r>
        <w:rPr>
          <w:szCs w:val="20"/>
        </w:rPr>
        <w:t xml:space="preserve">(i) Taxes are considered delinquent if both of the following criteria apply: </w:t>
      </w:r>
    </w:p>
    <w:p w14:paraId="6DD39C68" w14:textId="77777777" w:rsidR="008077F1" w:rsidRDefault="008077F1" w:rsidP="008077F1">
      <w:pPr>
        <w:spacing w:after="0" w:line="240" w:lineRule="auto"/>
        <w:rPr>
          <w:szCs w:val="20"/>
        </w:rPr>
      </w:pPr>
      <w:r>
        <w:rPr>
          <w:szCs w:val="20"/>
        </w:rPr>
        <w:t xml:space="preserve">(A) The tax liability is finally determined. The liability is finally determined if it has been assessed. A liability is not finally determined if there is a pending administrative or judicial challenge. In the case of a judicial challenge to the liability, the liability is not finally determined until all judicial appeal rights have been exhausted. </w:t>
      </w:r>
    </w:p>
    <w:p w14:paraId="6A2445CD" w14:textId="77777777" w:rsidR="008077F1" w:rsidRDefault="008077F1" w:rsidP="008077F1">
      <w:pPr>
        <w:spacing w:after="0" w:line="240" w:lineRule="auto"/>
        <w:rPr>
          <w:szCs w:val="20"/>
        </w:rPr>
      </w:pPr>
      <w:r>
        <w:rPr>
          <w:szCs w:val="20"/>
        </w:rPr>
        <w:t xml:space="preserve">(B) The taxpayer is delinquent in making payment. A taxpayer is delinquent if the taxpayer has failed to pay the tax liability when full payment was due and required. A taxpayer is not delinquent in cases where enforced collection action is precluded. </w:t>
      </w:r>
    </w:p>
    <w:p w14:paraId="0C96CBC7" w14:textId="77777777" w:rsidR="008077F1" w:rsidRDefault="008077F1" w:rsidP="008077F1">
      <w:pPr>
        <w:spacing w:after="0" w:line="240" w:lineRule="auto"/>
        <w:rPr>
          <w:szCs w:val="20"/>
        </w:rPr>
      </w:pPr>
      <w:r>
        <w:rPr>
          <w:szCs w:val="20"/>
        </w:rPr>
        <w:t xml:space="preserve">(ii) Examples. (A) The taxpayer has received a statutory notice of deficiency, under I.R.C. § 6212, which entitles the taxpayer to seek Tax Court review of a proposed tax deficiency. This is not a delinquent tax because it is not a final tax liability. Should the taxpayer seek Tax Court review, this will not be a final tax liability until the taxpayer has exercised all judicial appeal rights. </w:t>
      </w:r>
    </w:p>
    <w:p w14:paraId="10143FE7" w14:textId="77777777" w:rsidR="008077F1" w:rsidRDefault="008077F1" w:rsidP="008077F1">
      <w:pPr>
        <w:spacing w:after="0" w:line="240" w:lineRule="auto"/>
        <w:rPr>
          <w:szCs w:val="20"/>
        </w:rPr>
      </w:pPr>
      <w:r>
        <w:rPr>
          <w:szCs w:val="20"/>
        </w:rPr>
        <w:t xml:space="preserve">(B) The IRS has filed a notice of Federal tax lien with respect to an assessed tax liability, and the taxpayer has been issued a notice under I.R.C. § 6320 entitling the taxpayer to request a hearing with the IRS Office of Appeals contesting the lien filing, and to further appeal to the Tax Court if the IRS determines to sustain the lien filing. In the course of the hearing, the taxpayer is entitled to contest the underlying tax liability because the taxpayer has had no prior opportunity to contest the liability. This is not a delinquent tax because it is not a final tax liability. Should the taxpayer seek tax court review, this will not be a final tax liability until the taxpayer has exercised all judicial appeal rights. </w:t>
      </w:r>
    </w:p>
    <w:p w14:paraId="73E433A4" w14:textId="77777777" w:rsidR="008077F1" w:rsidRDefault="008077F1" w:rsidP="008077F1">
      <w:pPr>
        <w:spacing w:after="0" w:line="240" w:lineRule="auto"/>
        <w:rPr>
          <w:szCs w:val="20"/>
        </w:rPr>
      </w:pPr>
      <w:r>
        <w:rPr>
          <w:szCs w:val="20"/>
        </w:rPr>
        <w:t xml:space="preserve">(C) The taxpayer has entered into an installment agreement pursuant to I.R.C. § 6159. The taxpayer is making timely payments and is in full compliance with the agreement terms. The taxpayer is not delinquent because the taxpayer is not currently required to make full payment. </w:t>
      </w:r>
    </w:p>
    <w:p w14:paraId="149E19A9" w14:textId="77777777" w:rsidR="008077F1" w:rsidRDefault="008077F1" w:rsidP="008077F1">
      <w:pPr>
        <w:spacing w:after="0" w:line="240" w:lineRule="auto"/>
        <w:rPr>
          <w:szCs w:val="20"/>
        </w:rPr>
      </w:pPr>
      <w:r>
        <w:rPr>
          <w:szCs w:val="20"/>
        </w:rPr>
        <w:t xml:space="preserve">(D) The taxpayer has filed for bankruptcy protection. The taxpayer is not delinquent because enforced collection action is stayed under 11 U.S.C. 362 (the Bankruptcy Code). </w:t>
      </w:r>
    </w:p>
    <w:p w14:paraId="104B1E45" w14:textId="77777777" w:rsidR="008077F1" w:rsidRDefault="008077F1" w:rsidP="008077F1">
      <w:pPr>
        <w:spacing w:after="0" w:line="240" w:lineRule="auto"/>
        <w:rPr>
          <w:szCs w:val="20"/>
        </w:rPr>
      </w:pPr>
      <w:r>
        <w:rPr>
          <w:szCs w:val="20"/>
        </w:rPr>
        <w:t xml:space="preserve">(i) Certification Regarding Knowledge of Child Labor for Listed End Products (Executive Order 13126). [The Contracting Officer must list in paragraph (i)(1) any end products being acquired under this solicitation that are included in the List of Products Requiring Contractor Certification as to Forced or Indentured Child Labor, unless excluded at 22.1503(b).] </w:t>
      </w:r>
    </w:p>
    <w:p w14:paraId="2CD5078C" w14:textId="77777777" w:rsidR="008077F1" w:rsidRDefault="008077F1" w:rsidP="008077F1">
      <w:pPr>
        <w:spacing w:after="0" w:line="240" w:lineRule="auto"/>
        <w:rPr>
          <w:szCs w:val="20"/>
        </w:rPr>
      </w:pPr>
      <w:r>
        <w:rPr>
          <w:szCs w:val="20"/>
        </w:rPr>
        <w:t xml:space="preserve">(1) Listed end products. </w:t>
      </w:r>
    </w:p>
    <w:tbl>
      <w:tblPr>
        <w:tblW w:w="0" w:type="auto"/>
        <w:tblCellSpacing w:w="0"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2685"/>
        <w:gridCol w:w="3690"/>
      </w:tblGrid>
      <w:tr w:rsidR="008077F1" w14:paraId="4D57B490" w14:textId="77777777" w:rsidTr="00885C61">
        <w:trPr>
          <w:tblCellSpacing w:w="0" w:type="dxa"/>
        </w:trPr>
        <w:tc>
          <w:tcPr>
            <w:tcW w:w="2685" w:type="dxa"/>
            <w:tcBorders>
              <w:top w:val="outset" w:sz="6" w:space="0" w:color="auto"/>
              <w:left w:val="nil"/>
              <w:bottom w:val="outset" w:sz="6" w:space="0" w:color="auto"/>
              <w:right w:val="outset" w:sz="6" w:space="0" w:color="auto"/>
            </w:tcBorders>
            <w:shd w:val="clear" w:color="auto" w:fill="CCCCCC"/>
            <w:vAlign w:val="center"/>
            <w:hideMark/>
          </w:tcPr>
          <w:p w14:paraId="038F4E78" w14:textId="77777777" w:rsidR="008077F1" w:rsidRDefault="008077F1" w:rsidP="008077F1">
            <w:pPr>
              <w:autoSpaceDN w:val="0"/>
              <w:spacing w:after="0" w:line="240" w:lineRule="auto"/>
              <w:jc w:val="center"/>
              <w:rPr>
                <w:b/>
                <w:bCs/>
                <w:szCs w:val="20"/>
              </w:rPr>
            </w:pPr>
            <w:r>
              <w:rPr>
                <w:b/>
                <w:bCs/>
                <w:szCs w:val="20"/>
              </w:rPr>
              <w:t>Listed end product</w:t>
            </w:r>
          </w:p>
        </w:tc>
        <w:tc>
          <w:tcPr>
            <w:tcW w:w="3690" w:type="dxa"/>
            <w:tcBorders>
              <w:top w:val="outset" w:sz="6" w:space="0" w:color="auto"/>
              <w:left w:val="outset" w:sz="6" w:space="0" w:color="auto"/>
              <w:bottom w:val="outset" w:sz="6" w:space="0" w:color="auto"/>
              <w:right w:val="nil"/>
            </w:tcBorders>
            <w:shd w:val="clear" w:color="auto" w:fill="CCCCCC"/>
            <w:vAlign w:val="center"/>
            <w:hideMark/>
          </w:tcPr>
          <w:p w14:paraId="2BC20572" w14:textId="77777777" w:rsidR="008077F1" w:rsidRDefault="008077F1" w:rsidP="008077F1">
            <w:pPr>
              <w:autoSpaceDN w:val="0"/>
              <w:spacing w:after="0" w:line="240" w:lineRule="auto"/>
              <w:jc w:val="center"/>
              <w:rPr>
                <w:b/>
                <w:bCs/>
                <w:szCs w:val="20"/>
              </w:rPr>
            </w:pPr>
            <w:r>
              <w:rPr>
                <w:b/>
                <w:bCs/>
                <w:szCs w:val="20"/>
              </w:rPr>
              <w:t>Listed countries of origin</w:t>
            </w:r>
          </w:p>
        </w:tc>
      </w:tr>
      <w:tr w:rsidR="008077F1" w14:paraId="6628E53C" w14:textId="77777777" w:rsidTr="00885C61">
        <w:trPr>
          <w:tblCellSpacing w:w="0" w:type="dxa"/>
        </w:trPr>
        <w:tc>
          <w:tcPr>
            <w:tcW w:w="2685" w:type="dxa"/>
            <w:tcBorders>
              <w:top w:val="outset" w:sz="6" w:space="0" w:color="auto"/>
              <w:left w:val="nil"/>
              <w:bottom w:val="outset" w:sz="6" w:space="0" w:color="auto"/>
              <w:right w:val="outset" w:sz="6" w:space="0" w:color="auto"/>
            </w:tcBorders>
            <w:vAlign w:val="center"/>
            <w:hideMark/>
          </w:tcPr>
          <w:p w14:paraId="38B6E376" w14:textId="77777777" w:rsidR="008077F1" w:rsidRDefault="008077F1" w:rsidP="008077F1">
            <w:pPr>
              <w:autoSpaceDN w:val="0"/>
              <w:spacing w:after="0" w:line="240" w:lineRule="auto"/>
              <w:rPr>
                <w:szCs w:val="20"/>
              </w:rPr>
            </w:pP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w:t>
            </w:r>
            <w:r>
              <w:rPr>
                <w:szCs w:val="20"/>
              </w:rPr>
              <w:t xml:space="preserve">___ </w:t>
            </w:r>
            <w:r>
              <w:rPr>
                <w:noProof/>
                <w:szCs w:val="20"/>
              </w:rPr>
              <w:t xml:space="preserve"> </w:t>
            </w:r>
            <w:r>
              <w:rPr>
                <w:szCs w:val="20"/>
              </w:rPr>
              <w:fldChar w:fldCharType="end"/>
            </w:r>
          </w:p>
        </w:tc>
        <w:tc>
          <w:tcPr>
            <w:tcW w:w="3690" w:type="dxa"/>
            <w:tcBorders>
              <w:top w:val="outset" w:sz="6" w:space="0" w:color="auto"/>
              <w:left w:val="outset" w:sz="6" w:space="0" w:color="auto"/>
              <w:bottom w:val="outset" w:sz="6" w:space="0" w:color="auto"/>
              <w:right w:val="nil"/>
            </w:tcBorders>
            <w:vAlign w:val="center"/>
            <w:hideMark/>
          </w:tcPr>
          <w:p w14:paraId="5B40F5F7" w14:textId="77777777" w:rsidR="008077F1" w:rsidRDefault="008077F1" w:rsidP="008077F1">
            <w:pPr>
              <w:autoSpaceDN w:val="0"/>
              <w:spacing w:after="0" w:line="240" w:lineRule="auto"/>
              <w:rPr>
                <w:szCs w:val="20"/>
              </w:rPr>
            </w:pP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w:t>
            </w:r>
            <w:r>
              <w:rPr>
                <w:szCs w:val="20"/>
              </w:rPr>
              <w:t xml:space="preserve">___ </w:t>
            </w:r>
            <w:r>
              <w:rPr>
                <w:noProof/>
                <w:szCs w:val="20"/>
              </w:rPr>
              <w:t xml:space="preserve"> </w:t>
            </w:r>
            <w:r>
              <w:rPr>
                <w:szCs w:val="20"/>
              </w:rPr>
              <w:fldChar w:fldCharType="end"/>
            </w:r>
          </w:p>
        </w:tc>
      </w:tr>
      <w:tr w:rsidR="008077F1" w14:paraId="32B98680" w14:textId="77777777" w:rsidTr="00885C61">
        <w:trPr>
          <w:tblCellSpacing w:w="0" w:type="dxa"/>
        </w:trPr>
        <w:tc>
          <w:tcPr>
            <w:tcW w:w="2685" w:type="dxa"/>
            <w:tcBorders>
              <w:top w:val="outset" w:sz="6" w:space="0" w:color="auto"/>
              <w:left w:val="nil"/>
              <w:bottom w:val="outset" w:sz="6" w:space="0" w:color="auto"/>
              <w:right w:val="outset" w:sz="6" w:space="0" w:color="auto"/>
            </w:tcBorders>
            <w:vAlign w:val="center"/>
            <w:hideMark/>
          </w:tcPr>
          <w:p w14:paraId="49EF2D33" w14:textId="77777777" w:rsidR="008077F1" w:rsidRDefault="008077F1" w:rsidP="008077F1">
            <w:pPr>
              <w:autoSpaceDN w:val="0"/>
              <w:spacing w:after="0" w:line="240" w:lineRule="auto"/>
              <w:rPr>
                <w:szCs w:val="20"/>
              </w:rPr>
            </w:pP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w:t>
            </w:r>
            <w:r>
              <w:rPr>
                <w:szCs w:val="20"/>
              </w:rPr>
              <w:t xml:space="preserve">___ </w:t>
            </w:r>
            <w:r>
              <w:rPr>
                <w:noProof/>
                <w:szCs w:val="20"/>
              </w:rPr>
              <w:t xml:space="preserve"> </w:t>
            </w:r>
            <w:r>
              <w:rPr>
                <w:szCs w:val="20"/>
              </w:rPr>
              <w:fldChar w:fldCharType="end"/>
            </w:r>
          </w:p>
        </w:tc>
        <w:tc>
          <w:tcPr>
            <w:tcW w:w="3690" w:type="dxa"/>
            <w:tcBorders>
              <w:top w:val="outset" w:sz="6" w:space="0" w:color="auto"/>
              <w:left w:val="outset" w:sz="6" w:space="0" w:color="auto"/>
              <w:bottom w:val="outset" w:sz="6" w:space="0" w:color="auto"/>
              <w:right w:val="nil"/>
            </w:tcBorders>
            <w:vAlign w:val="center"/>
            <w:hideMark/>
          </w:tcPr>
          <w:p w14:paraId="77A5E7C6" w14:textId="77777777" w:rsidR="008077F1" w:rsidRDefault="008077F1" w:rsidP="008077F1">
            <w:pPr>
              <w:autoSpaceDN w:val="0"/>
              <w:spacing w:after="0" w:line="240" w:lineRule="auto"/>
              <w:rPr>
                <w:szCs w:val="20"/>
              </w:rPr>
            </w:pP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w:t>
            </w:r>
            <w:r>
              <w:rPr>
                <w:szCs w:val="20"/>
              </w:rPr>
              <w:t xml:space="preserve">___ </w:t>
            </w:r>
            <w:r>
              <w:rPr>
                <w:noProof/>
                <w:szCs w:val="20"/>
              </w:rPr>
              <w:t xml:space="preserve"> </w:t>
            </w:r>
            <w:r>
              <w:rPr>
                <w:szCs w:val="20"/>
              </w:rPr>
              <w:fldChar w:fldCharType="end"/>
            </w:r>
          </w:p>
        </w:tc>
      </w:tr>
      <w:tr w:rsidR="008077F1" w14:paraId="0CFE9C25" w14:textId="77777777" w:rsidTr="00885C61">
        <w:trPr>
          <w:tblCellSpacing w:w="0" w:type="dxa"/>
        </w:trPr>
        <w:tc>
          <w:tcPr>
            <w:tcW w:w="2685" w:type="dxa"/>
            <w:tcBorders>
              <w:top w:val="outset" w:sz="6" w:space="0" w:color="auto"/>
              <w:left w:val="nil"/>
              <w:bottom w:val="outset" w:sz="6" w:space="0" w:color="auto"/>
              <w:right w:val="outset" w:sz="6" w:space="0" w:color="auto"/>
            </w:tcBorders>
            <w:vAlign w:val="center"/>
            <w:hideMark/>
          </w:tcPr>
          <w:p w14:paraId="1269A1D0" w14:textId="77777777" w:rsidR="008077F1" w:rsidRDefault="008077F1" w:rsidP="008077F1">
            <w:pPr>
              <w:autoSpaceDN w:val="0"/>
              <w:spacing w:after="0" w:line="240" w:lineRule="auto"/>
              <w:rPr>
                <w:szCs w:val="20"/>
              </w:rPr>
            </w:pP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w:t>
            </w:r>
            <w:r>
              <w:rPr>
                <w:szCs w:val="20"/>
              </w:rPr>
              <w:t xml:space="preserve">___ </w:t>
            </w:r>
            <w:r>
              <w:rPr>
                <w:noProof/>
                <w:szCs w:val="20"/>
              </w:rPr>
              <w:t xml:space="preserve"> </w:t>
            </w:r>
            <w:r>
              <w:rPr>
                <w:szCs w:val="20"/>
              </w:rPr>
              <w:fldChar w:fldCharType="end"/>
            </w:r>
          </w:p>
        </w:tc>
        <w:tc>
          <w:tcPr>
            <w:tcW w:w="3690" w:type="dxa"/>
            <w:tcBorders>
              <w:top w:val="outset" w:sz="6" w:space="0" w:color="auto"/>
              <w:left w:val="outset" w:sz="6" w:space="0" w:color="auto"/>
              <w:bottom w:val="outset" w:sz="6" w:space="0" w:color="auto"/>
              <w:right w:val="nil"/>
            </w:tcBorders>
            <w:vAlign w:val="center"/>
            <w:hideMark/>
          </w:tcPr>
          <w:p w14:paraId="79715CB6" w14:textId="77777777" w:rsidR="008077F1" w:rsidRDefault="008077F1" w:rsidP="008077F1">
            <w:pPr>
              <w:autoSpaceDN w:val="0"/>
              <w:spacing w:after="0" w:line="240" w:lineRule="auto"/>
              <w:rPr>
                <w:szCs w:val="20"/>
              </w:rPr>
            </w:pP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w:t>
            </w:r>
            <w:r>
              <w:rPr>
                <w:szCs w:val="20"/>
              </w:rPr>
              <w:t xml:space="preserve">___ </w:t>
            </w:r>
            <w:r>
              <w:rPr>
                <w:noProof/>
                <w:szCs w:val="20"/>
              </w:rPr>
              <w:t xml:space="preserve"> </w:t>
            </w:r>
            <w:r>
              <w:rPr>
                <w:szCs w:val="20"/>
              </w:rPr>
              <w:fldChar w:fldCharType="end"/>
            </w:r>
          </w:p>
        </w:tc>
      </w:tr>
    </w:tbl>
    <w:p w14:paraId="1EB8EBD2" w14:textId="77777777" w:rsidR="008077F1" w:rsidRDefault="008077F1" w:rsidP="008077F1">
      <w:pPr>
        <w:spacing w:after="0" w:line="240" w:lineRule="auto"/>
        <w:rPr>
          <w:szCs w:val="20"/>
        </w:rPr>
      </w:pPr>
    </w:p>
    <w:p w14:paraId="373B897E" w14:textId="77777777" w:rsidR="008077F1" w:rsidRDefault="008077F1" w:rsidP="008077F1">
      <w:pPr>
        <w:spacing w:after="0" w:line="240" w:lineRule="auto"/>
        <w:rPr>
          <w:szCs w:val="20"/>
        </w:rPr>
      </w:pPr>
      <w:r>
        <w:rPr>
          <w:szCs w:val="20"/>
        </w:rPr>
        <w:t xml:space="preserve">(2) Certification. [If the Contracting Officer has identified end products and countries of origin in paragraph (i)(1) of this provision, then the offeror must certify to either (i)(2)(i) or (i)(2)(ii) by checking the appropriate block.] </w:t>
      </w:r>
    </w:p>
    <w:p w14:paraId="02167514" w14:textId="77777777" w:rsidR="008077F1" w:rsidRDefault="008077F1" w:rsidP="008077F1">
      <w:pPr>
        <w:spacing w:after="0" w:line="240" w:lineRule="auto"/>
        <w:rPr>
          <w:szCs w:val="20"/>
        </w:rPr>
      </w:pPr>
      <w:r>
        <w:rPr>
          <w:szCs w:val="20"/>
        </w:rPr>
        <w:t>[</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xml:space="preserve">] (i) The offeror will not supply any end product listed in paragraph (i)(1) of this provision that was mined, produced, or manufactured in the corresponding country as listed for that product. </w:t>
      </w:r>
    </w:p>
    <w:p w14:paraId="32962CA0" w14:textId="77777777" w:rsidR="008077F1" w:rsidRDefault="008077F1" w:rsidP="008077F1">
      <w:pPr>
        <w:spacing w:after="0" w:line="240" w:lineRule="auto"/>
        <w:rPr>
          <w:szCs w:val="20"/>
        </w:rPr>
      </w:pPr>
      <w:r>
        <w:rPr>
          <w:szCs w:val="20"/>
        </w:rPr>
        <w:t>[</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xml:space="preserve">] (ii) The offeror may supply an end product listed in paragraph (i)(1) of this provision that was mined, produced, or manufactured in the corresponding country as listed for that product. The offeror certifies that it has made a good faith effort to determine whether forced or indentured child labor was used to mine, produce, or manufacture any such end product furnished under this contract. On the basis of those efforts, the offeror certifies that it is not aware of any such use of child labor. </w:t>
      </w:r>
    </w:p>
    <w:p w14:paraId="463ABDFC" w14:textId="77777777" w:rsidR="008077F1" w:rsidRDefault="008077F1" w:rsidP="008077F1">
      <w:pPr>
        <w:spacing w:after="0" w:line="240" w:lineRule="auto"/>
        <w:rPr>
          <w:szCs w:val="20"/>
        </w:rPr>
      </w:pPr>
      <w:r>
        <w:rPr>
          <w:szCs w:val="20"/>
        </w:rPr>
        <w:t xml:space="preserve">(j) Place of manufacture. (Does not apply unless the solicitation is predominantly for the acquisition of manufactured end products.) For statistical purposes only, the offeror shall indicate whether the place of manufacture of the end products it expects to provide in response to this solicitation is predominantly - </w:t>
      </w:r>
    </w:p>
    <w:p w14:paraId="56973E71" w14:textId="77777777" w:rsidR="008077F1" w:rsidRDefault="008077F1" w:rsidP="008077F1">
      <w:pPr>
        <w:spacing w:after="0" w:line="240" w:lineRule="auto"/>
        <w:rPr>
          <w:szCs w:val="20"/>
        </w:rPr>
      </w:pPr>
      <w:r>
        <w:rPr>
          <w:szCs w:val="20"/>
        </w:rPr>
        <w:lastRenderedPageBreak/>
        <w:t>(1)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xml:space="preserve">] In the United States (Check this box if the total anticipated price of offered end products manufactured in the United States exceeds the total anticipated price of offered end products manufactured outside the United States); or </w:t>
      </w:r>
    </w:p>
    <w:p w14:paraId="03436359" w14:textId="77777777" w:rsidR="008077F1" w:rsidRDefault="008077F1" w:rsidP="008077F1">
      <w:pPr>
        <w:spacing w:after="0" w:line="240" w:lineRule="auto"/>
        <w:rPr>
          <w:szCs w:val="20"/>
        </w:rPr>
      </w:pPr>
      <w:r>
        <w:rPr>
          <w:szCs w:val="20"/>
        </w:rPr>
        <w:t>(2)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xml:space="preserve">] Outside the United States. </w:t>
      </w:r>
    </w:p>
    <w:p w14:paraId="4B470F32" w14:textId="77777777" w:rsidR="008077F1" w:rsidRDefault="008077F1" w:rsidP="008077F1">
      <w:pPr>
        <w:spacing w:after="0" w:line="240" w:lineRule="auto"/>
        <w:rPr>
          <w:szCs w:val="20"/>
        </w:rPr>
      </w:pPr>
      <w:r>
        <w:rPr>
          <w:szCs w:val="20"/>
        </w:rPr>
        <w:t xml:space="preserve">(k) Certificates regarding exemptions from the application of the Service Contract Labor Standards. (Certification by the offeror as to its compliance with respect to the contract also constitutes its certification as to compliance by its subcontractor if it subcontracts out the exempt services.) [The contracting officer is to check a box to indicate if paragraph (k)(1) or (k)(2) applies.] </w:t>
      </w:r>
    </w:p>
    <w:p w14:paraId="001EBE0C" w14:textId="77777777" w:rsidR="008077F1" w:rsidRDefault="008077F1" w:rsidP="008077F1">
      <w:pPr>
        <w:spacing w:after="0" w:line="240" w:lineRule="auto"/>
        <w:rPr>
          <w:szCs w:val="20"/>
        </w:rPr>
      </w:pPr>
      <w:r>
        <w:rPr>
          <w:szCs w:val="20"/>
        </w:rPr>
        <w:t>(1)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Maintenance, calibration, or repair of certain equipment as described in FAR 22.1003-4(c)(1). The offeror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does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xml:space="preserve">] does not certify that - </w:t>
      </w:r>
    </w:p>
    <w:p w14:paraId="366D846A" w14:textId="77777777" w:rsidR="008077F1" w:rsidRDefault="008077F1" w:rsidP="008077F1">
      <w:pPr>
        <w:spacing w:after="0" w:line="240" w:lineRule="auto"/>
        <w:rPr>
          <w:szCs w:val="20"/>
        </w:rPr>
      </w:pPr>
      <w:r>
        <w:rPr>
          <w:szCs w:val="20"/>
        </w:rPr>
        <w:t xml:space="preserve">(i) The items of equipment to be serviced under this contract are used regularly for other than Governmental purposes and are sold or traded by the offeror (or subcontractor in the case of an exempt subcontract) in substantial quantities to the general public in the course of normal business operations; </w:t>
      </w:r>
    </w:p>
    <w:p w14:paraId="227D96E0" w14:textId="77777777" w:rsidR="008077F1" w:rsidRDefault="008077F1" w:rsidP="008077F1">
      <w:pPr>
        <w:spacing w:after="0" w:line="240" w:lineRule="auto"/>
        <w:rPr>
          <w:szCs w:val="20"/>
        </w:rPr>
      </w:pPr>
      <w:r>
        <w:rPr>
          <w:szCs w:val="20"/>
        </w:rPr>
        <w:t xml:space="preserve">(ii) The services will be furnished at prices which are, or are based on, established catalog or market prices (see FAR 22.1003-4(c)(2)(ii)) for the maintenance, calibration, or repair of such equipment; and </w:t>
      </w:r>
    </w:p>
    <w:p w14:paraId="4711D25C" w14:textId="77777777" w:rsidR="008077F1" w:rsidRDefault="008077F1" w:rsidP="008077F1">
      <w:pPr>
        <w:spacing w:after="0" w:line="240" w:lineRule="auto"/>
        <w:rPr>
          <w:szCs w:val="20"/>
        </w:rPr>
      </w:pPr>
      <w:r>
        <w:rPr>
          <w:szCs w:val="20"/>
        </w:rPr>
        <w:t xml:space="preserve">(iii) The compensation (wage and fringe benefits) plan for all service employees performing work under the contract will be the same as that used for these employees and equivalent employees servicing the same equipment of commercial customers. </w:t>
      </w:r>
    </w:p>
    <w:p w14:paraId="11BFFC1A" w14:textId="77777777" w:rsidR="008077F1" w:rsidRDefault="008077F1" w:rsidP="008077F1">
      <w:pPr>
        <w:spacing w:after="0" w:line="240" w:lineRule="auto"/>
        <w:rPr>
          <w:szCs w:val="20"/>
        </w:rPr>
      </w:pPr>
      <w:r>
        <w:rPr>
          <w:szCs w:val="20"/>
        </w:rPr>
        <w:t>(2)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Certain services as described in FAR 22.1003-4(d)(1). The offeror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does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xml:space="preserve">] does not certify that - </w:t>
      </w:r>
    </w:p>
    <w:p w14:paraId="0D371B69" w14:textId="77777777" w:rsidR="008077F1" w:rsidRDefault="008077F1" w:rsidP="008077F1">
      <w:pPr>
        <w:spacing w:after="0" w:line="240" w:lineRule="auto"/>
        <w:rPr>
          <w:szCs w:val="20"/>
        </w:rPr>
      </w:pPr>
      <w:r>
        <w:rPr>
          <w:szCs w:val="20"/>
        </w:rPr>
        <w:t xml:space="preserve">(i) The services under the contract are offered and sold regularly to non-Governmental customers, and are provided by the offeror (or subcontractor in the case of an exempt subcontract) to the general public in substantial quantities in the course of normal business operations; </w:t>
      </w:r>
    </w:p>
    <w:p w14:paraId="162333D5" w14:textId="77777777" w:rsidR="008077F1" w:rsidRDefault="008077F1" w:rsidP="008077F1">
      <w:pPr>
        <w:spacing w:after="0" w:line="240" w:lineRule="auto"/>
        <w:rPr>
          <w:szCs w:val="20"/>
        </w:rPr>
      </w:pPr>
      <w:r>
        <w:rPr>
          <w:szCs w:val="20"/>
        </w:rPr>
        <w:t xml:space="preserve">(ii) The contract services will be furnished at prices that are, or are based on, established catalog or market prices (see FAR 22.1003-4(d)(2)(iii)); </w:t>
      </w:r>
    </w:p>
    <w:p w14:paraId="5F883E0E" w14:textId="77777777" w:rsidR="008077F1" w:rsidRDefault="008077F1" w:rsidP="008077F1">
      <w:pPr>
        <w:spacing w:after="0" w:line="240" w:lineRule="auto"/>
        <w:rPr>
          <w:szCs w:val="20"/>
        </w:rPr>
      </w:pPr>
      <w:r>
        <w:rPr>
          <w:szCs w:val="20"/>
        </w:rPr>
        <w:t xml:space="preserve">(iii) Each service employee who will perform the services under the contract will spend only a small portion of his or her time (a monthly average of less than 20 percent of the available hours on an annualized basis, or less than 20 percent of available hours during the contract period if the contract period is less than a month) servicing the Government contract; and </w:t>
      </w:r>
    </w:p>
    <w:p w14:paraId="08C18A76" w14:textId="77777777" w:rsidR="008077F1" w:rsidRDefault="008077F1" w:rsidP="008077F1">
      <w:pPr>
        <w:spacing w:after="0" w:line="240" w:lineRule="auto"/>
        <w:rPr>
          <w:szCs w:val="20"/>
        </w:rPr>
      </w:pPr>
      <w:r>
        <w:rPr>
          <w:szCs w:val="20"/>
        </w:rPr>
        <w:t xml:space="preserve">(iv) The compensation (wage and fringe benefits) plan for all service employees performing work under the contract is the same as that used for these employees and equivalent employees servicing commercial customers. </w:t>
      </w:r>
    </w:p>
    <w:p w14:paraId="03E98F83" w14:textId="77777777" w:rsidR="008077F1" w:rsidRDefault="008077F1" w:rsidP="008077F1">
      <w:pPr>
        <w:spacing w:after="0" w:line="240" w:lineRule="auto"/>
        <w:rPr>
          <w:szCs w:val="20"/>
        </w:rPr>
      </w:pPr>
      <w:r>
        <w:rPr>
          <w:szCs w:val="20"/>
        </w:rPr>
        <w:t xml:space="preserve">(3) If paragraph (k)(1) or (k)(2) of this clause applies - </w:t>
      </w:r>
    </w:p>
    <w:p w14:paraId="3233425F" w14:textId="77777777" w:rsidR="008077F1" w:rsidRDefault="008077F1" w:rsidP="008077F1">
      <w:pPr>
        <w:spacing w:after="0" w:line="240" w:lineRule="auto"/>
        <w:rPr>
          <w:szCs w:val="20"/>
        </w:rPr>
      </w:pPr>
      <w:r>
        <w:rPr>
          <w:szCs w:val="20"/>
        </w:rPr>
        <w:t xml:space="preserve">(i) If the offeror does not certify to the conditions in paragraph (k)(1) or (k)(2) and the Contracting Officer did not attach a Service Contract Labor Standards wage determination to the solicitation, the offeror shall notify the Contracting Officer as soon as possible; and </w:t>
      </w:r>
    </w:p>
    <w:p w14:paraId="73860FAC" w14:textId="77777777" w:rsidR="008077F1" w:rsidRDefault="008077F1" w:rsidP="008077F1">
      <w:pPr>
        <w:spacing w:after="0" w:line="240" w:lineRule="auto"/>
        <w:rPr>
          <w:szCs w:val="20"/>
        </w:rPr>
      </w:pPr>
      <w:r>
        <w:rPr>
          <w:szCs w:val="20"/>
        </w:rPr>
        <w:t xml:space="preserve">(ii) The Contracting Officer may not make an award to the offeror if the offeror fails to execute the certification in paragraph (k)(1) or (k)(2) of this clause or to contact the Contracting Officer as required in paragraph (k)(3)(i) of this clause. </w:t>
      </w:r>
    </w:p>
    <w:p w14:paraId="79143F87" w14:textId="77777777" w:rsidR="008077F1" w:rsidRDefault="008077F1" w:rsidP="008077F1">
      <w:pPr>
        <w:spacing w:after="0" w:line="240" w:lineRule="auto"/>
        <w:rPr>
          <w:szCs w:val="20"/>
        </w:rPr>
      </w:pPr>
      <w:r>
        <w:rPr>
          <w:szCs w:val="20"/>
        </w:rPr>
        <w:t xml:space="preserve">(l) Taxpayer Identification Number (TIN) (26 U.S.C. 6109, 31 U.S.C. 7701). (Not applicable if the offeror is required to provide this information to SAM to be eligible for award.) </w:t>
      </w:r>
    </w:p>
    <w:p w14:paraId="18D61C99" w14:textId="77777777" w:rsidR="008077F1" w:rsidRDefault="008077F1" w:rsidP="008077F1">
      <w:pPr>
        <w:spacing w:after="0" w:line="240" w:lineRule="auto"/>
        <w:rPr>
          <w:szCs w:val="20"/>
        </w:rPr>
      </w:pPr>
      <w:r>
        <w:rPr>
          <w:szCs w:val="20"/>
        </w:rPr>
        <w:t xml:space="preserve">(1) All offerors must submit the information required in paragraphs (l)(3) through (l)(5) of this provision to comply with debt collection requirements of 31 U.S.C. 7701(c) and 3325(d), reporting requirements of 26 U.S.C. 6041, 6041A, and 6050M, and implementing regulations issued by the Internal Revenue Service (IRS). </w:t>
      </w:r>
    </w:p>
    <w:p w14:paraId="6913EB7A" w14:textId="77777777" w:rsidR="008077F1" w:rsidRDefault="008077F1" w:rsidP="008077F1">
      <w:pPr>
        <w:spacing w:after="0" w:line="240" w:lineRule="auto"/>
        <w:rPr>
          <w:szCs w:val="20"/>
        </w:rPr>
      </w:pPr>
      <w:r>
        <w:rPr>
          <w:szCs w:val="20"/>
        </w:rPr>
        <w:t xml:space="preserve">(2) The TIN may be used by the Government to collect and report on any delinquent amounts arising out of the offeror's relationship with the Government (31 U.S.C. 7701(c)(3)). If the resulting contract is subject to the payment reporting requirements described in FAR 4.904, the TIN provided hereunder may be matched with IRS records to verify the accuracy of the offeror's TIN. </w:t>
      </w:r>
    </w:p>
    <w:p w14:paraId="3C3D959E" w14:textId="77777777" w:rsidR="008077F1" w:rsidRDefault="008077F1" w:rsidP="008077F1">
      <w:pPr>
        <w:spacing w:after="0" w:line="240" w:lineRule="auto"/>
        <w:rPr>
          <w:szCs w:val="20"/>
        </w:rPr>
      </w:pPr>
      <w:r>
        <w:rPr>
          <w:szCs w:val="20"/>
        </w:rPr>
        <w:t xml:space="preserve">(3) Taxpayer Identification Number (TIN). </w:t>
      </w:r>
    </w:p>
    <w:p w14:paraId="21A19043" w14:textId="77777777" w:rsidR="008077F1" w:rsidRDefault="008077F1" w:rsidP="008077F1">
      <w:pPr>
        <w:spacing w:after="0" w:line="240" w:lineRule="auto"/>
        <w:rPr>
          <w:szCs w:val="20"/>
        </w:rPr>
      </w:pPr>
      <w:r>
        <w:rPr>
          <w:szCs w:val="20"/>
        </w:rPr>
        <w:t>[</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xml:space="preserve">] TIN: __________. </w:t>
      </w:r>
    </w:p>
    <w:p w14:paraId="4E282737" w14:textId="77777777" w:rsidR="008077F1" w:rsidRDefault="008077F1" w:rsidP="008077F1">
      <w:pPr>
        <w:spacing w:after="0" w:line="240" w:lineRule="auto"/>
        <w:rPr>
          <w:szCs w:val="20"/>
        </w:rPr>
      </w:pPr>
      <w:r>
        <w:rPr>
          <w:szCs w:val="20"/>
        </w:rPr>
        <w:t>[</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xml:space="preserve">] TIN has been applied for. </w:t>
      </w:r>
    </w:p>
    <w:p w14:paraId="757550C1" w14:textId="77777777" w:rsidR="008077F1" w:rsidRDefault="008077F1" w:rsidP="008077F1">
      <w:pPr>
        <w:spacing w:after="0" w:line="240" w:lineRule="auto"/>
        <w:rPr>
          <w:szCs w:val="20"/>
        </w:rPr>
      </w:pPr>
      <w:r>
        <w:rPr>
          <w:szCs w:val="20"/>
        </w:rPr>
        <w:t>[</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xml:space="preserve">] TIN is not required because: </w:t>
      </w:r>
    </w:p>
    <w:p w14:paraId="30A7EBE8" w14:textId="77777777" w:rsidR="008077F1" w:rsidRDefault="008077F1" w:rsidP="008077F1">
      <w:pPr>
        <w:spacing w:after="0" w:line="240" w:lineRule="auto"/>
        <w:rPr>
          <w:szCs w:val="20"/>
        </w:rPr>
      </w:pPr>
      <w:r>
        <w:rPr>
          <w:szCs w:val="20"/>
        </w:rPr>
        <w:t>[</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xml:space="preserve">] Offeror is a nonresident alien, foreign corporation, or foreign partnership that does not have income effectively connected with the conduct of a trade or business in the United States and does not have an office or place of business or a fiscal paying agent in the United States; </w:t>
      </w:r>
    </w:p>
    <w:p w14:paraId="3511FD6C" w14:textId="77777777" w:rsidR="008077F1" w:rsidRDefault="008077F1" w:rsidP="008077F1">
      <w:pPr>
        <w:spacing w:after="0" w:line="240" w:lineRule="auto"/>
        <w:rPr>
          <w:szCs w:val="20"/>
        </w:rPr>
      </w:pPr>
      <w:r>
        <w:rPr>
          <w:szCs w:val="20"/>
        </w:rPr>
        <w:t>[</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xml:space="preserve">] Offeror is an agency or instrumentality of a foreign government; </w:t>
      </w:r>
    </w:p>
    <w:p w14:paraId="0E33DF6B" w14:textId="77777777" w:rsidR="008077F1" w:rsidRDefault="008077F1" w:rsidP="008077F1">
      <w:pPr>
        <w:spacing w:after="0" w:line="240" w:lineRule="auto"/>
        <w:rPr>
          <w:szCs w:val="20"/>
        </w:rPr>
      </w:pPr>
      <w:r>
        <w:rPr>
          <w:szCs w:val="20"/>
        </w:rPr>
        <w:t>[</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xml:space="preserve">] Offeror is an agency or instrumentality of the Federal Government. </w:t>
      </w:r>
    </w:p>
    <w:p w14:paraId="770ED4C6" w14:textId="77777777" w:rsidR="008077F1" w:rsidRDefault="008077F1" w:rsidP="008077F1">
      <w:pPr>
        <w:spacing w:after="0" w:line="240" w:lineRule="auto"/>
        <w:rPr>
          <w:szCs w:val="20"/>
        </w:rPr>
      </w:pPr>
      <w:r>
        <w:rPr>
          <w:szCs w:val="20"/>
        </w:rPr>
        <w:lastRenderedPageBreak/>
        <w:t xml:space="preserve">(4) Type of organization. </w:t>
      </w:r>
    </w:p>
    <w:p w14:paraId="0F05A605" w14:textId="77777777" w:rsidR="008077F1" w:rsidRDefault="008077F1" w:rsidP="008077F1">
      <w:pPr>
        <w:spacing w:after="0" w:line="240" w:lineRule="auto"/>
        <w:rPr>
          <w:szCs w:val="20"/>
        </w:rPr>
      </w:pPr>
      <w:r>
        <w:rPr>
          <w:szCs w:val="20"/>
        </w:rPr>
        <w:t>[</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xml:space="preserve">] Sole proprietorship; </w:t>
      </w:r>
    </w:p>
    <w:p w14:paraId="66BECB7B" w14:textId="77777777" w:rsidR="008077F1" w:rsidRDefault="008077F1" w:rsidP="008077F1">
      <w:pPr>
        <w:spacing w:after="0" w:line="240" w:lineRule="auto"/>
        <w:rPr>
          <w:szCs w:val="20"/>
        </w:rPr>
      </w:pPr>
      <w:r>
        <w:rPr>
          <w:szCs w:val="20"/>
        </w:rPr>
        <w:t>[</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xml:space="preserve">] Partnership; </w:t>
      </w:r>
    </w:p>
    <w:p w14:paraId="40911A54" w14:textId="77777777" w:rsidR="008077F1" w:rsidRDefault="008077F1" w:rsidP="008077F1">
      <w:pPr>
        <w:spacing w:after="0" w:line="240" w:lineRule="auto"/>
        <w:rPr>
          <w:szCs w:val="20"/>
        </w:rPr>
      </w:pPr>
      <w:r>
        <w:rPr>
          <w:szCs w:val="20"/>
        </w:rPr>
        <w:t>[</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xml:space="preserve">] Corporate entity (not tax-exempt); </w:t>
      </w:r>
    </w:p>
    <w:p w14:paraId="19ABF0E5" w14:textId="77777777" w:rsidR="008077F1" w:rsidRDefault="008077F1" w:rsidP="008077F1">
      <w:pPr>
        <w:spacing w:after="0" w:line="240" w:lineRule="auto"/>
        <w:rPr>
          <w:szCs w:val="20"/>
        </w:rPr>
      </w:pPr>
      <w:r>
        <w:rPr>
          <w:szCs w:val="20"/>
        </w:rPr>
        <w:t>[</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xml:space="preserve">] Corporate entity (tax-exempt); </w:t>
      </w:r>
    </w:p>
    <w:p w14:paraId="744535A3" w14:textId="77777777" w:rsidR="008077F1" w:rsidRDefault="008077F1" w:rsidP="008077F1">
      <w:pPr>
        <w:spacing w:after="0" w:line="240" w:lineRule="auto"/>
        <w:rPr>
          <w:szCs w:val="20"/>
        </w:rPr>
      </w:pPr>
      <w:r>
        <w:rPr>
          <w:szCs w:val="20"/>
        </w:rPr>
        <w:t>[</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xml:space="preserve">] Government entity (Federal, State, or local); </w:t>
      </w:r>
    </w:p>
    <w:p w14:paraId="1E27B41D" w14:textId="77777777" w:rsidR="008077F1" w:rsidRDefault="008077F1" w:rsidP="008077F1">
      <w:pPr>
        <w:spacing w:after="0" w:line="240" w:lineRule="auto"/>
        <w:rPr>
          <w:szCs w:val="20"/>
        </w:rPr>
      </w:pPr>
      <w:r>
        <w:rPr>
          <w:szCs w:val="20"/>
        </w:rPr>
        <w:t>[</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xml:space="preserve">] Foreign government; </w:t>
      </w:r>
    </w:p>
    <w:p w14:paraId="743586C9" w14:textId="77777777" w:rsidR="008077F1" w:rsidRDefault="008077F1" w:rsidP="008077F1">
      <w:pPr>
        <w:spacing w:after="0" w:line="240" w:lineRule="auto"/>
        <w:rPr>
          <w:szCs w:val="20"/>
        </w:rPr>
      </w:pPr>
      <w:r>
        <w:rPr>
          <w:szCs w:val="20"/>
        </w:rPr>
        <w:t>[</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xml:space="preserve">] International organization per 26 CFR 1.6049-4; </w:t>
      </w:r>
    </w:p>
    <w:p w14:paraId="4480CD72" w14:textId="77777777" w:rsidR="008077F1" w:rsidRDefault="008077F1" w:rsidP="008077F1">
      <w:pPr>
        <w:spacing w:after="0" w:line="240" w:lineRule="auto"/>
        <w:rPr>
          <w:szCs w:val="20"/>
        </w:rPr>
      </w:pPr>
      <w:r>
        <w:rPr>
          <w:szCs w:val="20"/>
        </w:rPr>
        <w:t>[</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xml:space="preserve">] Other _____. </w:t>
      </w:r>
    </w:p>
    <w:p w14:paraId="1C567525" w14:textId="77777777" w:rsidR="008077F1" w:rsidRDefault="008077F1" w:rsidP="008077F1">
      <w:pPr>
        <w:spacing w:after="0" w:line="240" w:lineRule="auto"/>
        <w:rPr>
          <w:szCs w:val="20"/>
        </w:rPr>
      </w:pPr>
      <w:r>
        <w:rPr>
          <w:szCs w:val="20"/>
        </w:rPr>
        <w:t xml:space="preserve">(5) Common parent. </w:t>
      </w:r>
    </w:p>
    <w:p w14:paraId="3BD8C10B" w14:textId="77777777" w:rsidR="008077F1" w:rsidRDefault="008077F1" w:rsidP="008077F1">
      <w:pPr>
        <w:spacing w:after="0" w:line="240" w:lineRule="auto"/>
        <w:rPr>
          <w:szCs w:val="20"/>
        </w:rPr>
      </w:pPr>
      <w:r>
        <w:rPr>
          <w:szCs w:val="20"/>
        </w:rPr>
        <w:t>[</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xml:space="preserve">] Offeror is not owned or controlled by a common parent; </w:t>
      </w:r>
    </w:p>
    <w:p w14:paraId="05728A1B" w14:textId="77777777" w:rsidR="008077F1" w:rsidRDefault="008077F1" w:rsidP="008077F1">
      <w:pPr>
        <w:spacing w:after="0" w:line="240" w:lineRule="auto"/>
        <w:rPr>
          <w:szCs w:val="20"/>
        </w:rPr>
      </w:pPr>
      <w:r>
        <w:rPr>
          <w:szCs w:val="20"/>
        </w:rPr>
        <w:t>[</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xml:space="preserve">] Name and TIN of common parent: </w:t>
      </w:r>
    </w:p>
    <w:p w14:paraId="1628EFC0" w14:textId="77777777" w:rsidR="008077F1" w:rsidRDefault="008077F1" w:rsidP="008077F1">
      <w:pPr>
        <w:spacing w:after="0" w:line="240" w:lineRule="auto"/>
        <w:rPr>
          <w:szCs w:val="20"/>
        </w:rPr>
      </w:pPr>
      <w:r>
        <w:rPr>
          <w:szCs w:val="20"/>
        </w:rPr>
        <w:t xml:space="preserve">Name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xml:space="preserve">. </w:t>
      </w:r>
    </w:p>
    <w:p w14:paraId="3B82463B" w14:textId="77777777" w:rsidR="008077F1" w:rsidRDefault="008077F1" w:rsidP="008077F1">
      <w:pPr>
        <w:spacing w:after="0" w:line="240" w:lineRule="auto"/>
        <w:rPr>
          <w:szCs w:val="20"/>
        </w:rPr>
      </w:pPr>
      <w:r>
        <w:rPr>
          <w:szCs w:val="20"/>
        </w:rPr>
        <w:t xml:space="preserve">TIN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xml:space="preserve">. </w:t>
      </w:r>
    </w:p>
    <w:p w14:paraId="0FCD2917" w14:textId="77777777" w:rsidR="008077F1" w:rsidRDefault="008077F1" w:rsidP="008077F1">
      <w:pPr>
        <w:spacing w:after="0" w:line="240" w:lineRule="auto"/>
        <w:rPr>
          <w:szCs w:val="20"/>
        </w:rPr>
      </w:pPr>
      <w:r>
        <w:rPr>
          <w:szCs w:val="20"/>
        </w:rPr>
        <w:t xml:space="preserve">(m) Restricted business operations in Sudan. By submission of its offer, the offeror certifies that the offeror does not conduct any restricted business operations in Sudan. </w:t>
      </w:r>
    </w:p>
    <w:p w14:paraId="4CAE2129" w14:textId="77777777" w:rsidR="008077F1" w:rsidRDefault="008077F1" w:rsidP="008077F1">
      <w:pPr>
        <w:spacing w:after="0" w:line="240" w:lineRule="auto"/>
        <w:rPr>
          <w:szCs w:val="20"/>
        </w:rPr>
      </w:pPr>
      <w:r>
        <w:rPr>
          <w:szCs w:val="20"/>
        </w:rPr>
        <w:t xml:space="preserve">(n) Prohibition on Contracting with Inverted Domestic Corporations. (1) Government agencies are not permitted to use appropriated (or otherwise made available) funds for contracts with either an inverted domestic corporation, or a subsidiary of an inverted domestic corporation, unless the exception at 9.108-2(b) applies or the requirement is waived in accordance with the procedures at 9.108-4. </w:t>
      </w:r>
    </w:p>
    <w:p w14:paraId="4F3AF883" w14:textId="77777777" w:rsidR="008077F1" w:rsidRDefault="008077F1" w:rsidP="008077F1">
      <w:pPr>
        <w:spacing w:after="0" w:line="240" w:lineRule="auto"/>
        <w:rPr>
          <w:szCs w:val="20"/>
        </w:rPr>
      </w:pPr>
      <w:r>
        <w:rPr>
          <w:szCs w:val="20"/>
        </w:rPr>
        <w:t xml:space="preserve">(2) Representation. The Offeror represents that - </w:t>
      </w:r>
    </w:p>
    <w:p w14:paraId="245C9288" w14:textId="77777777" w:rsidR="008077F1" w:rsidRDefault="008077F1" w:rsidP="008077F1">
      <w:pPr>
        <w:spacing w:after="0" w:line="240" w:lineRule="auto"/>
        <w:rPr>
          <w:szCs w:val="20"/>
        </w:rPr>
      </w:pPr>
      <w:r>
        <w:rPr>
          <w:szCs w:val="20"/>
        </w:rPr>
        <w:t>(i) It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is,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xml:space="preserve">] is not an inverted domestic corporation; and </w:t>
      </w:r>
    </w:p>
    <w:p w14:paraId="0E6E3630" w14:textId="77777777" w:rsidR="008077F1" w:rsidRDefault="008077F1" w:rsidP="008077F1">
      <w:pPr>
        <w:spacing w:after="0" w:line="240" w:lineRule="auto"/>
        <w:rPr>
          <w:szCs w:val="20"/>
        </w:rPr>
      </w:pPr>
      <w:r>
        <w:rPr>
          <w:szCs w:val="20"/>
        </w:rPr>
        <w:t>(ii) It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is,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xml:space="preserve">] is not a subsidiary of an inverted domestic corporation. </w:t>
      </w:r>
    </w:p>
    <w:p w14:paraId="35218D8E" w14:textId="77777777" w:rsidR="008077F1" w:rsidRDefault="008077F1" w:rsidP="008077F1">
      <w:pPr>
        <w:spacing w:after="0" w:line="240" w:lineRule="auto"/>
        <w:rPr>
          <w:szCs w:val="20"/>
        </w:rPr>
      </w:pPr>
      <w:r>
        <w:rPr>
          <w:szCs w:val="20"/>
        </w:rPr>
        <w:t xml:space="preserve">(o) Prohibition on contracting with entities engaging in certain activities or transactions relating to Iran. (1) The offeror shall email questions concerning sensitive technology to the Department of State at CISADA106@state.gov. </w:t>
      </w:r>
    </w:p>
    <w:p w14:paraId="63404A50" w14:textId="77777777" w:rsidR="008077F1" w:rsidRDefault="008077F1" w:rsidP="008077F1">
      <w:pPr>
        <w:spacing w:after="0" w:line="240" w:lineRule="auto"/>
        <w:rPr>
          <w:szCs w:val="20"/>
        </w:rPr>
      </w:pPr>
      <w:r>
        <w:rPr>
          <w:szCs w:val="20"/>
        </w:rPr>
        <w:t xml:space="preserve">(2) Representation and certifications. Unless a waiver is granted or an exception applies as provided in paragraph (o)(3) of this provision, by submission of its offer, the offeror - </w:t>
      </w:r>
    </w:p>
    <w:p w14:paraId="346FD513" w14:textId="77777777" w:rsidR="008077F1" w:rsidRDefault="008077F1" w:rsidP="008077F1">
      <w:pPr>
        <w:spacing w:after="0" w:line="240" w:lineRule="auto"/>
        <w:rPr>
          <w:szCs w:val="20"/>
        </w:rPr>
      </w:pPr>
      <w:r>
        <w:rPr>
          <w:szCs w:val="20"/>
        </w:rPr>
        <w:t xml:space="preserve">(i) Represents, to the best of its knowledge and belief, that the offeror does not export any sensitive technology to the government of Iran or any entities or individuals owned or controlled by, or acting on behalf or at the direction of, the government of Iran; </w:t>
      </w:r>
    </w:p>
    <w:p w14:paraId="414E16F7" w14:textId="77777777" w:rsidR="008077F1" w:rsidRDefault="008077F1" w:rsidP="008077F1">
      <w:pPr>
        <w:spacing w:after="0" w:line="240" w:lineRule="auto"/>
        <w:rPr>
          <w:szCs w:val="20"/>
        </w:rPr>
      </w:pPr>
      <w:r>
        <w:rPr>
          <w:szCs w:val="20"/>
        </w:rPr>
        <w:t xml:space="preserve">(ii) Certifies that the offeror, or any person owned or controlled by the offeror, does not engage in any activities for which sanctions may be imposed under section 5 of the Iran Sanctions Act; and </w:t>
      </w:r>
    </w:p>
    <w:p w14:paraId="6BD3CC22" w14:textId="77777777" w:rsidR="008077F1" w:rsidRDefault="008077F1" w:rsidP="008077F1">
      <w:pPr>
        <w:spacing w:after="0" w:line="240" w:lineRule="auto"/>
        <w:rPr>
          <w:szCs w:val="20"/>
        </w:rPr>
      </w:pPr>
      <w:r>
        <w:rPr>
          <w:szCs w:val="20"/>
        </w:rPr>
        <w:t xml:space="preserve">(iii) Certifies that the offeror, and any person owned or controlled by the offeror, does not knowingly engage in any transaction that exceeds the threshold at FAR 25.703-2(a)(2) with Iran's Revolutionary Guard Corps or any of its officials, agents, or affiliates, the property and interests in property of which are blocked pursuant to the International Emergency Economic Powers Act (50 U.S.C. 1701 et seq.) (see OFAC's Specially Designated Nationals and Blocked Persons List at https://www.treasury.gov/resource-center/sanctions/SDN-List/Pages/default.aspx). </w:t>
      </w:r>
    </w:p>
    <w:p w14:paraId="374B1C5A" w14:textId="77777777" w:rsidR="008077F1" w:rsidRDefault="008077F1" w:rsidP="008077F1">
      <w:pPr>
        <w:spacing w:after="0" w:line="240" w:lineRule="auto"/>
        <w:rPr>
          <w:szCs w:val="20"/>
        </w:rPr>
      </w:pPr>
      <w:r>
        <w:rPr>
          <w:szCs w:val="20"/>
        </w:rPr>
        <w:t xml:space="preserve">(3) The representation and certification requirements of paragraph (o)(2) of this provision do not apply if - </w:t>
      </w:r>
    </w:p>
    <w:p w14:paraId="578B8707" w14:textId="77777777" w:rsidR="008077F1" w:rsidRDefault="008077F1" w:rsidP="008077F1">
      <w:pPr>
        <w:spacing w:after="0" w:line="240" w:lineRule="auto"/>
        <w:rPr>
          <w:szCs w:val="20"/>
        </w:rPr>
      </w:pPr>
      <w:r>
        <w:rPr>
          <w:szCs w:val="20"/>
        </w:rPr>
        <w:t xml:space="preserve">(i) This solicitation includes a trade agreements certification (e.g., 52.212-3(g) or a comparable agency provision); and </w:t>
      </w:r>
    </w:p>
    <w:p w14:paraId="1EC80BAF" w14:textId="77777777" w:rsidR="008077F1" w:rsidRDefault="008077F1" w:rsidP="008077F1">
      <w:pPr>
        <w:spacing w:after="0" w:line="240" w:lineRule="auto"/>
        <w:rPr>
          <w:szCs w:val="20"/>
        </w:rPr>
      </w:pPr>
      <w:r>
        <w:rPr>
          <w:szCs w:val="20"/>
        </w:rPr>
        <w:t xml:space="preserve">(ii) The offeror has certified that all the offered products to be supplied are designated country end products. </w:t>
      </w:r>
    </w:p>
    <w:p w14:paraId="7B7500E0" w14:textId="77777777" w:rsidR="008077F1" w:rsidRDefault="008077F1" w:rsidP="008077F1">
      <w:pPr>
        <w:spacing w:after="0" w:line="240" w:lineRule="auto"/>
        <w:rPr>
          <w:szCs w:val="20"/>
        </w:rPr>
      </w:pPr>
      <w:r>
        <w:rPr>
          <w:szCs w:val="20"/>
        </w:rPr>
        <w:t xml:space="preserve">(p) Ownership or Control of Offeror. (Applies in all solicitations when there is a requirement to be registered in SAM or a requirement to have a unique entity identifier in the solicitation). </w:t>
      </w:r>
    </w:p>
    <w:p w14:paraId="52AF9C71" w14:textId="77777777" w:rsidR="008077F1" w:rsidRDefault="008077F1" w:rsidP="008077F1">
      <w:pPr>
        <w:spacing w:after="0" w:line="240" w:lineRule="auto"/>
        <w:rPr>
          <w:szCs w:val="20"/>
        </w:rPr>
      </w:pPr>
      <w:r>
        <w:rPr>
          <w:szCs w:val="20"/>
        </w:rPr>
        <w:t>(1) The Offeror represents that it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has or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xml:space="preserve">] does not have an immediate owner. If the Offeror has more than one immediate owner (such as a joint venture), then the Offeror shall respond to paragraph (2) and if applicable, paragraph (3) of this provision for each participant in the joint venture. </w:t>
      </w:r>
    </w:p>
    <w:p w14:paraId="361179B0" w14:textId="77777777" w:rsidR="008077F1" w:rsidRDefault="008077F1" w:rsidP="008077F1">
      <w:pPr>
        <w:spacing w:after="0" w:line="240" w:lineRule="auto"/>
        <w:rPr>
          <w:szCs w:val="20"/>
        </w:rPr>
      </w:pPr>
      <w:r>
        <w:rPr>
          <w:szCs w:val="20"/>
        </w:rPr>
        <w:t xml:space="preserve">(2) If the Offeror indicates “has” in paragraph (p)(1) of this provision, enter the following information: </w:t>
      </w:r>
    </w:p>
    <w:p w14:paraId="57761839" w14:textId="77777777" w:rsidR="008077F1" w:rsidRDefault="008077F1" w:rsidP="008077F1">
      <w:pPr>
        <w:spacing w:after="0" w:line="240" w:lineRule="auto"/>
        <w:rPr>
          <w:szCs w:val="20"/>
        </w:rPr>
      </w:pPr>
      <w:r>
        <w:rPr>
          <w:szCs w:val="20"/>
        </w:rPr>
        <w:t xml:space="preserve">Immediate owner CAGE code: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xml:space="preserve">. </w:t>
      </w:r>
    </w:p>
    <w:p w14:paraId="688C20E4" w14:textId="77777777" w:rsidR="008077F1" w:rsidRDefault="008077F1" w:rsidP="008077F1">
      <w:pPr>
        <w:spacing w:after="0" w:line="240" w:lineRule="auto"/>
        <w:rPr>
          <w:szCs w:val="20"/>
        </w:rPr>
      </w:pPr>
      <w:r>
        <w:rPr>
          <w:szCs w:val="20"/>
        </w:rPr>
        <w:t xml:space="preserve">Immediate owner legal name: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xml:space="preserve">. </w:t>
      </w:r>
    </w:p>
    <w:p w14:paraId="62D6B107" w14:textId="77777777" w:rsidR="008077F1" w:rsidRDefault="008077F1" w:rsidP="008077F1">
      <w:pPr>
        <w:spacing w:after="0" w:line="240" w:lineRule="auto"/>
        <w:rPr>
          <w:szCs w:val="20"/>
        </w:rPr>
      </w:pPr>
      <w:r>
        <w:rPr>
          <w:szCs w:val="20"/>
        </w:rPr>
        <w:t xml:space="preserve">(Do not use a “doing business as” name) </w:t>
      </w:r>
    </w:p>
    <w:p w14:paraId="61525074" w14:textId="77777777" w:rsidR="008077F1" w:rsidRDefault="008077F1" w:rsidP="008077F1">
      <w:pPr>
        <w:spacing w:after="0" w:line="240" w:lineRule="auto"/>
        <w:rPr>
          <w:szCs w:val="20"/>
        </w:rPr>
      </w:pPr>
      <w:r>
        <w:rPr>
          <w:szCs w:val="20"/>
        </w:rPr>
        <w:t>Is the immediate owner owned or controlled by another entity: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Yes or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xml:space="preserve">] No. </w:t>
      </w:r>
    </w:p>
    <w:p w14:paraId="2DE55619" w14:textId="77777777" w:rsidR="008077F1" w:rsidRDefault="008077F1" w:rsidP="008077F1">
      <w:pPr>
        <w:spacing w:after="0" w:line="240" w:lineRule="auto"/>
        <w:rPr>
          <w:szCs w:val="20"/>
        </w:rPr>
      </w:pPr>
      <w:r>
        <w:rPr>
          <w:szCs w:val="20"/>
        </w:rPr>
        <w:t xml:space="preserve">(3) If the Offeror indicates “yes” in paragraph (p)(2) of this provision, indicating that the immediate owner is owned or controlled by another entity, then enter the following information: </w:t>
      </w:r>
    </w:p>
    <w:p w14:paraId="5224BC65" w14:textId="77777777" w:rsidR="008077F1" w:rsidRDefault="008077F1" w:rsidP="008077F1">
      <w:pPr>
        <w:spacing w:after="0" w:line="240" w:lineRule="auto"/>
        <w:rPr>
          <w:szCs w:val="20"/>
        </w:rPr>
      </w:pPr>
      <w:r>
        <w:rPr>
          <w:szCs w:val="20"/>
        </w:rPr>
        <w:t xml:space="preserve">Highest-level owner CAGE code: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xml:space="preserve">. </w:t>
      </w:r>
    </w:p>
    <w:p w14:paraId="665C5B30" w14:textId="77777777" w:rsidR="008077F1" w:rsidRDefault="008077F1" w:rsidP="008077F1">
      <w:pPr>
        <w:spacing w:after="0" w:line="240" w:lineRule="auto"/>
        <w:rPr>
          <w:szCs w:val="20"/>
        </w:rPr>
      </w:pPr>
      <w:r>
        <w:rPr>
          <w:szCs w:val="20"/>
        </w:rPr>
        <w:t xml:space="preserve">Highest-level owner legal name: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xml:space="preserve">. </w:t>
      </w:r>
    </w:p>
    <w:p w14:paraId="00231AE1" w14:textId="77777777" w:rsidR="008077F1" w:rsidRDefault="008077F1" w:rsidP="008077F1">
      <w:pPr>
        <w:spacing w:after="0" w:line="240" w:lineRule="auto"/>
        <w:rPr>
          <w:szCs w:val="20"/>
        </w:rPr>
      </w:pPr>
      <w:r>
        <w:rPr>
          <w:szCs w:val="20"/>
        </w:rPr>
        <w:lastRenderedPageBreak/>
        <w:t xml:space="preserve">(Do not use a “doing business as” name) </w:t>
      </w:r>
    </w:p>
    <w:p w14:paraId="5DCAE66E" w14:textId="77777777" w:rsidR="008077F1" w:rsidRDefault="008077F1" w:rsidP="008077F1">
      <w:pPr>
        <w:spacing w:after="0" w:line="240" w:lineRule="auto"/>
        <w:rPr>
          <w:szCs w:val="20"/>
        </w:rPr>
      </w:pPr>
      <w:r>
        <w:rPr>
          <w:szCs w:val="20"/>
        </w:rPr>
        <w:t xml:space="preserve">(q) Representation by Corporations Regarding Delinquent Tax Liability or a Felony Conviction under any Federal Law. (1) As required by sections 744 and 745 of Division E of the Consolidated and Further Continuing Appropriations Act, 2015 (Pub. L. 113-235), and similar provisions, if contained in subsequent appropriations acts, The Government will not enter into a contract with any corporation that - </w:t>
      </w:r>
    </w:p>
    <w:p w14:paraId="4BF6E8BF" w14:textId="77777777" w:rsidR="008077F1" w:rsidRDefault="008077F1" w:rsidP="008077F1">
      <w:pPr>
        <w:spacing w:after="0" w:line="240" w:lineRule="auto"/>
        <w:rPr>
          <w:szCs w:val="20"/>
        </w:rPr>
      </w:pPr>
      <w:r>
        <w:rPr>
          <w:szCs w:val="20"/>
        </w:rPr>
        <w:t xml:space="preserve">(i)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where the awarding agency is aware of the unpaid tax liability, unless an agency has considered suspension or debarment of the corporation and made a determination that suspension or debarment is not necessary to protect the interests of the Government; or </w:t>
      </w:r>
    </w:p>
    <w:p w14:paraId="5A4BC6FE" w14:textId="77777777" w:rsidR="008077F1" w:rsidRDefault="008077F1" w:rsidP="008077F1">
      <w:pPr>
        <w:spacing w:after="0" w:line="240" w:lineRule="auto"/>
        <w:rPr>
          <w:szCs w:val="20"/>
        </w:rPr>
      </w:pPr>
      <w:r>
        <w:rPr>
          <w:szCs w:val="20"/>
        </w:rPr>
        <w:t xml:space="preserve">(ii) Was convicted of a felony criminal violation under any Federal law within the preceding 24 months, where the awarding agency is aware of the conviction, unless an agency has considered suspension or debarment of the corporation and made a determination that this action is not necessary to protect the interests of the Government. </w:t>
      </w:r>
    </w:p>
    <w:p w14:paraId="281DF5C9" w14:textId="77777777" w:rsidR="008077F1" w:rsidRDefault="008077F1" w:rsidP="008077F1">
      <w:pPr>
        <w:spacing w:after="0" w:line="240" w:lineRule="auto"/>
        <w:rPr>
          <w:szCs w:val="20"/>
        </w:rPr>
      </w:pPr>
      <w:r>
        <w:rPr>
          <w:szCs w:val="20"/>
        </w:rPr>
        <w:t xml:space="preserve">(2) The Offeror represents that - </w:t>
      </w:r>
    </w:p>
    <w:p w14:paraId="206AEEFF" w14:textId="77777777" w:rsidR="008077F1" w:rsidRDefault="008077F1" w:rsidP="008077F1">
      <w:pPr>
        <w:spacing w:after="0" w:line="240" w:lineRule="auto"/>
        <w:rPr>
          <w:szCs w:val="20"/>
        </w:rPr>
      </w:pPr>
      <w:r>
        <w:rPr>
          <w:szCs w:val="20"/>
        </w:rPr>
        <w:t>(i) It is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is not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xml:space="preserve">] a corporation that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and </w:t>
      </w:r>
    </w:p>
    <w:p w14:paraId="415F7159" w14:textId="77777777" w:rsidR="008077F1" w:rsidRDefault="008077F1" w:rsidP="008077F1">
      <w:pPr>
        <w:spacing w:after="0" w:line="240" w:lineRule="auto"/>
        <w:rPr>
          <w:szCs w:val="20"/>
        </w:rPr>
      </w:pPr>
      <w:r>
        <w:rPr>
          <w:szCs w:val="20"/>
        </w:rPr>
        <w:t>(ii) It is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is not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xml:space="preserve">] a corporation that was convicted of a felony criminal violation under a Federal law within the preceding 24 months. </w:t>
      </w:r>
    </w:p>
    <w:p w14:paraId="058C2C77" w14:textId="77777777" w:rsidR="008077F1" w:rsidRDefault="008077F1" w:rsidP="008077F1">
      <w:pPr>
        <w:spacing w:after="0" w:line="240" w:lineRule="auto"/>
        <w:rPr>
          <w:szCs w:val="20"/>
        </w:rPr>
      </w:pPr>
      <w:r>
        <w:rPr>
          <w:szCs w:val="20"/>
        </w:rPr>
        <w:t xml:space="preserve">(r) Predecessor of Offeror. (Applies in all solicitations that include the provision at 52.204-16, Commercial and Government Entity Code Reporting.) </w:t>
      </w:r>
    </w:p>
    <w:p w14:paraId="6D928F7E" w14:textId="77777777" w:rsidR="008077F1" w:rsidRDefault="008077F1" w:rsidP="008077F1">
      <w:pPr>
        <w:spacing w:after="0" w:line="240" w:lineRule="auto"/>
        <w:rPr>
          <w:szCs w:val="20"/>
        </w:rPr>
      </w:pPr>
      <w:r>
        <w:rPr>
          <w:szCs w:val="20"/>
        </w:rPr>
        <w:t>(1) The Offeror represents that it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is or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xml:space="preserve">] is not a successor to a predecessor that held a Federal contract or grant within the last three years. </w:t>
      </w:r>
    </w:p>
    <w:p w14:paraId="2A97D2CE" w14:textId="77777777" w:rsidR="008077F1" w:rsidRDefault="008077F1" w:rsidP="008077F1">
      <w:pPr>
        <w:spacing w:after="0" w:line="240" w:lineRule="auto"/>
        <w:rPr>
          <w:szCs w:val="20"/>
        </w:rPr>
      </w:pPr>
      <w:r>
        <w:rPr>
          <w:szCs w:val="20"/>
        </w:rPr>
        <w:t xml:space="preserve">(2) If the Offeror has indicated “is” in paragraph (r)(1) of this provision, enter the following information for all predecessors that held a Federal contract or grant within the last three years (if more than one predecessor, list in reverse chronological order): </w:t>
      </w:r>
    </w:p>
    <w:p w14:paraId="1D7EF065" w14:textId="77777777" w:rsidR="008077F1" w:rsidRDefault="008077F1" w:rsidP="008077F1">
      <w:pPr>
        <w:spacing w:after="0" w:line="240" w:lineRule="auto"/>
        <w:rPr>
          <w:szCs w:val="20"/>
        </w:rPr>
      </w:pPr>
      <w:r>
        <w:rPr>
          <w:szCs w:val="20"/>
        </w:rPr>
        <w:t xml:space="preserve">Predecessor CAGE code: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xml:space="preserve"> (or mark “Unknown”). </w:t>
      </w:r>
    </w:p>
    <w:p w14:paraId="29D91814" w14:textId="77777777" w:rsidR="008077F1" w:rsidRDefault="008077F1" w:rsidP="008077F1">
      <w:pPr>
        <w:spacing w:after="0" w:line="240" w:lineRule="auto"/>
        <w:rPr>
          <w:szCs w:val="20"/>
        </w:rPr>
      </w:pPr>
      <w:r>
        <w:rPr>
          <w:szCs w:val="20"/>
        </w:rPr>
        <w:t xml:space="preserve">Predecessor legal name: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xml:space="preserve">. </w:t>
      </w:r>
    </w:p>
    <w:p w14:paraId="087D7263" w14:textId="77777777" w:rsidR="008077F1" w:rsidRDefault="008077F1" w:rsidP="008077F1">
      <w:pPr>
        <w:spacing w:after="0" w:line="240" w:lineRule="auto"/>
        <w:rPr>
          <w:szCs w:val="20"/>
        </w:rPr>
      </w:pPr>
      <w:r>
        <w:rPr>
          <w:szCs w:val="20"/>
        </w:rPr>
        <w:t xml:space="preserve">(Do not use a “doing business as” name). </w:t>
      </w:r>
    </w:p>
    <w:p w14:paraId="4F99FF81" w14:textId="77777777" w:rsidR="008077F1" w:rsidRDefault="008077F1" w:rsidP="008077F1">
      <w:pPr>
        <w:spacing w:after="0" w:line="240" w:lineRule="auto"/>
        <w:rPr>
          <w:szCs w:val="20"/>
        </w:rPr>
      </w:pPr>
      <w:r>
        <w:rPr>
          <w:szCs w:val="20"/>
        </w:rPr>
        <w:t xml:space="preserve">(s) [Reserved] </w:t>
      </w:r>
    </w:p>
    <w:p w14:paraId="61EBD2E6" w14:textId="77777777" w:rsidR="008077F1" w:rsidRDefault="008077F1" w:rsidP="008077F1">
      <w:pPr>
        <w:spacing w:after="0" w:line="240" w:lineRule="auto"/>
        <w:rPr>
          <w:szCs w:val="20"/>
        </w:rPr>
      </w:pPr>
      <w:r>
        <w:rPr>
          <w:szCs w:val="20"/>
        </w:rPr>
        <w:t xml:space="preserve">(t) Public Disclosure of Greenhouse Gas Emissions and Reduction Goals. Applies in all solicitations that require offerors to register in SAM (12.301(d)(1)). </w:t>
      </w:r>
    </w:p>
    <w:p w14:paraId="2F06B5FF" w14:textId="77777777" w:rsidR="008077F1" w:rsidRDefault="008077F1" w:rsidP="008077F1">
      <w:pPr>
        <w:spacing w:after="0" w:line="240" w:lineRule="auto"/>
        <w:rPr>
          <w:szCs w:val="20"/>
        </w:rPr>
      </w:pPr>
      <w:r>
        <w:rPr>
          <w:szCs w:val="20"/>
        </w:rPr>
        <w:t xml:space="preserve">(1) This representation shall be completed if the Offeror received $7.5 million or more in contract awards in the prior Federal fiscal year. The representation is optional if the Offeror received less than $7.5 million in Federal contract awards in the prior Federal fiscal year. </w:t>
      </w:r>
    </w:p>
    <w:p w14:paraId="2F80B574" w14:textId="77777777" w:rsidR="008077F1" w:rsidRDefault="008077F1" w:rsidP="008077F1">
      <w:pPr>
        <w:spacing w:after="0" w:line="240" w:lineRule="auto"/>
        <w:rPr>
          <w:szCs w:val="20"/>
        </w:rPr>
      </w:pPr>
      <w:r>
        <w:rPr>
          <w:szCs w:val="20"/>
        </w:rPr>
        <w:t>(2) Representation. [Offeror to check applicable block(s) in paragraph (t)(2)(i) and (ii)]. (i) The Offeror (itself or through its immediate owner or highest-level owner)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does,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xml:space="preserve">]  does not publicly disclose greenhouse gas emissions, i.e., makes available on a publicly accessible Web site the results of a greenhouse gas inventory, performed in accordance with an accounting standard with publicly available and consistently applied criteria, such as the Greenhouse Gas Protocol Corporate Standard. </w:t>
      </w:r>
    </w:p>
    <w:p w14:paraId="77BDF75B" w14:textId="77777777" w:rsidR="008077F1" w:rsidRDefault="008077F1" w:rsidP="008077F1">
      <w:pPr>
        <w:spacing w:after="0" w:line="240" w:lineRule="auto"/>
        <w:rPr>
          <w:szCs w:val="20"/>
        </w:rPr>
      </w:pPr>
      <w:r>
        <w:rPr>
          <w:szCs w:val="20"/>
        </w:rPr>
        <w:t>(ii) The Offeror (itself or through its immediate owner or highest-level owner)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does,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xml:space="preserve">] does not publicly disclose a quantitative greenhouse gas emissions reduction goal, i.e., make available on a publicly accessible Web site a target to reduce absolute emissions or emissions intensity by a specific quantity or percentage. </w:t>
      </w:r>
    </w:p>
    <w:p w14:paraId="4DC7648E" w14:textId="77777777" w:rsidR="008077F1" w:rsidRDefault="008077F1" w:rsidP="008077F1">
      <w:pPr>
        <w:spacing w:after="0" w:line="240" w:lineRule="auto"/>
        <w:rPr>
          <w:szCs w:val="20"/>
        </w:rPr>
      </w:pPr>
      <w:r>
        <w:rPr>
          <w:szCs w:val="20"/>
        </w:rPr>
        <w:t xml:space="preserve">(iii) A publicly accessible Web site includes the Offeror's own Web site or a recognized, third-party greenhouse gas emissions reporting program. </w:t>
      </w:r>
    </w:p>
    <w:p w14:paraId="75697738" w14:textId="77777777" w:rsidR="008077F1" w:rsidRDefault="008077F1" w:rsidP="008077F1">
      <w:pPr>
        <w:spacing w:after="0" w:line="240" w:lineRule="auto"/>
        <w:rPr>
          <w:szCs w:val="20"/>
        </w:rPr>
      </w:pPr>
      <w:r>
        <w:rPr>
          <w:szCs w:val="20"/>
        </w:rPr>
        <w:t xml:space="preserve">(3) If the Offeror checked “does” in paragraphs (t)(2)(i) or (t)(2)(ii) of this provision, respectively, the Offeror shall provide the publicly accessible Web site(s) where greenhouse gas emissions and/or reduction goals are reported. </w:t>
      </w:r>
    </w:p>
    <w:p w14:paraId="6A0FA52A" w14:textId="77777777" w:rsidR="008077F1" w:rsidRDefault="008077F1" w:rsidP="008077F1">
      <w:pPr>
        <w:spacing w:after="0" w:line="240" w:lineRule="auto"/>
        <w:rPr>
          <w:szCs w:val="20"/>
        </w:rPr>
      </w:pPr>
      <w:r>
        <w:rPr>
          <w:szCs w:val="20"/>
        </w:rPr>
        <w:t xml:space="preserve">(u)(1) In accordance with section 743 of Division E, Title VII, of the Consolidated and Further Continuing Appropriations Act, 2015 (Pub. L. 113-235) and its successor provisions in subsequent appropriations acts (and as extended in continuing resolutions), Government agencies are not permitted to use appropriated (or otherwise made available) funds for contracts with an entity that requires employees or subcontractors of such entity seeking to report waste, fraud, or abuse to sign internal confidentiality agreements or statements prohibiting or otherwise restricting such employees or subcontractors from lawfully reporting such waste, fraud, or abuse to a designated investigative or law enforcement representative of a Federal department or agency authorized to receive such information. </w:t>
      </w:r>
    </w:p>
    <w:p w14:paraId="754025FB" w14:textId="77777777" w:rsidR="008077F1" w:rsidRDefault="008077F1" w:rsidP="008077F1">
      <w:pPr>
        <w:spacing w:after="0" w:line="240" w:lineRule="auto"/>
        <w:rPr>
          <w:szCs w:val="20"/>
        </w:rPr>
      </w:pPr>
      <w:r>
        <w:rPr>
          <w:szCs w:val="20"/>
        </w:rPr>
        <w:lastRenderedPageBreak/>
        <w:t xml:space="preserve">(2) The prohibition in paragraph (u)(1) of this provision does not contravene requirements applicable to Standard Form 312 (Classified Information Nondisclosure Agreement), Form 4414 (Sensitive Compartmented Information Nondisclosure Agreement), or any other form issued by a Federal department or agency governing the nondisclosure of classified information. </w:t>
      </w:r>
    </w:p>
    <w:p w14:paraId="38FDF356" w14:textId="77777777" w:rsidR="008077F1" w:rsidRDefault="008077F1" w:rsidP="008077F1">
      <w:pPr>
        <w:spacing w:after="0" w:line="240" w:lineRule="auto"/>
        <w:rPr>
          <w:szCs w:val="20"/>
        </w:rPr>
      </w:pPr>
      <w:r>
        <w:rPr>
          <w:szCs w:val="20"/>
        </w:rPr>
        <w:t xml:space="preserve">(3) Representation. By submission of its offer, the Offeror represents that it will not require its employees or subcontractors to sign or comply with internal confidentiality agreements or statements prohibiting or otherwise restricting such employees or subcontractors from lawfully reporting waste, fraud, or abuse related to the performance of a Government contract to a designated investigative or law enforcement representative of a Federal department or agency authorized to receive such information (e.g., agency Office of the Inspector General). </w:t>
      </w:r>
    </w:p>
    <w:p w14:paraId="016D0C7A" w14:textId="77777777" w:rsidR="008077F1" w:rsidRDefault="008077F1" w:rsidP="008077F1">
      <w:pPr>
        <w:spacing w:after="0" w:line="240" w:lineRule="auto"/>
        <w:rPr>
          <w:szCs w:val="20"/>
        </w:rPr>
      </w:pPr>
      <w:r>
        <w:rPr>
          <w:szCs w:val="20"/>
        </w:rPr>
        <w:t xml:space="preserve">(v) Covered Telecommunications Equipment or Services - Representation. Section 889(a)(1)(A) and section 889 (a)(1)(B) of Public Law 115-232. </w:t>
      </w:r>
    </w:p>
    <w:p w14:paraId="4F845CD1" w14:textId="77777777" w:rsidR="008077F1" w:rsidRDefault="008077F1" w:rsidP="008077F1">
      <w:pPr>
        <w:spacing w:after="0" w:line="240" w:lineRule="auto"/>
        <w:rPr>
          <w:szCs w:val="20"/>
        </w:rPr>
      </w:pPr>
      <w:r>
        <w:rPr>
          <w:szCs w:val="20"/>
        </w:rPr>
        <w:t xml:space="preserve">(1) The Offeror shall review the list of excluded parties in the System for Award Management (SAM) (https://www.sam.gov) for entities excluded from receiving federal awards for “covered telecommunications equipment or services”. </w:t>
      </w:r>
    </w:p>
    <w:p w14:paraId="23E9961F" w14:textId="77777777" w:rsidR="008077F1" w:rsidRDefault="008077F1" w:rsidP="008077F1">
      <w:pPr>
        <w:spacing w:after="0" w:line="240" w:lineRule="auto"/>
        <w:rPr>
          <w:szCs w:val="20"/>
        </w:rPr>
      </w:pPr>
      <w:r>
        <w:rPr>
          <w:szCs w:val="20"/>
        </w:rPr>
        <w:t xml:space="preserve">(2) The Offeror represents that - </w:t>
      </w:r>
    </w:p>
    <w:p w14:paraId="5330DA2F" w14:textId="77777777" w:rsidR="008077F1" w:rsidRDefault="008077F1" w:rsidP="008077F1">
      <w:pPr>
        <w:spacing w:after="0" w:line="240" w:lineRule="auto"/>
        <w:rPr>
          <w:szCs w:val="20"/>
        </w:rPr>
      </w:pPr>
      <w:r>
        <w:rPr>
          <w:szCs w:val="20"/>
        </w:rPr>
        <w:t>(i) It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does,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xml:space="preserve">] does not provide covered telecommunications equipment or services as a part of its offered products or services to the Government in the performance of any contract, subcontract, or other contractual instrument. </w:t>
      </w:r>
    </w:p>
    <w:p w14:paraId="142F1C63" w14:textId="77777777" w:rsidR="008077F1" w:rsidRDefault="008077F1" w:rsidP="008077F1">
      <w:pPr>
        <w:spacing w:after="0" w:line="240" w:lineRule="auto"/>
        <w:rPr>
          <w:szCs w:val="20"/>
        </w:rPr>
      </w:pPr>
      <w:r>
        <w:rPr>
          <w:szCs w:val="20"/>
        </w:rPr>
        <w:t>(ii) After conducting a reasonable inquiry for purposes of this representation, that it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does,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does not use covered telecommunications equipment or services, or any equipment, system, or service that uses covered telecommunications equipment or services.</w:t>
      </w:r>
    </w:p>
    <w:p w14:paraId="6E60B73D" w14:textId="77777777" w:rsidR="008077F1" w:rsidRDefault="008077F1" w:rsidP="008077F1">
      <w:pPr>
        <w:spacing w:after="0" w:line="240" w:lineRule="auto"/>
        <w:rPr>
          <w:szCs w:val="20"/>
        </w:rPr>
      </w:pPr>
      <w:r>
        <w:rPr>
          <w:szCs w:val="20"/>
        </w:rPr>
        <w:t>(End of provision)</w:t>
      </w:r>
    </w:p>
    <w:p w14:paraId="04C0F254" w14:textId="77777777" w:rsidR="009304E9" w:rsidRDefault="009304E9" w:rsidP="008077F1">
      <w:pPr>
        <w:spacing w:after="0" w:line="240" w:lineRule="auto"/>
      </w:pPr>
    </w:p>
    <w:p w14:paraId="2BA1AAA5" w14:textId="77777777" w:rsidR="008077F1" w:rsidRDefault="008077F1" w:rsidP="008077F1">
      <w:pPr>
        <w:spacing w:after="0" w:line="240" w:lineRule="auto"/>
        <w:rPr>
          <w:bCs/>
          <w:color w:val="000000"/>
        </w:rPr>
      </w:pPr>
      <w:bookmarkStart w:id="21" w:name="PD000052"/>
      <w:bookmarkEnd w:id="21"/>
      <w:r w:rsidRPr="00E077ED">
        <w:t xml:space="preserve">52.212-5     </w:t>
      </w:r>
      <w:r w:rsidRPr="00E077ED">
        <w:rPr>
          <w:bCs/>
          <w:color w:val="000000"/>
        </w:rPr>
        <w:t>CONTRACT TERMS AND CONDITIONS REQUIRED TO IMPLEMENT STATUTES OR EXECUTIVE ORDERS—</w:t>
      </w:r>
      <w:r w:rsidRPr="004D45C1">
        <w:rPr>
          <w:bCs/>
          <w:color w:val="000000"/>
        </w:rPr>
        <w:t>COMMERCIAL PRODUCTS AND COMMERCIAL SERVICES</w:t>
      </w:r>
      <w:r>
        <w:rPr>
          <w:bCs/>
          <w:color w:val="000000"/>
        </w:rPr>
        <w:t xml:space="preserve"> (DEVIATION 2018-O0021</w:t>
      </w:r>
      <w:r w:rsidRPr="00E077ED">
        <w:rPr>
          <w:bCs/>
          <w:color w:val="000000"/>
        </w:rPr>
        <w:t>) (</w:t>
      </w:r>
      <w:r>
        <w:t>JUN 2023</w:t>
      </w:r>
      <w:r w:rsidRPr="00E077ED">
        <w:rPr>
          <w:bCs/>
          <w:color w:val="000000"/>
        </w:rPr>
        <w:t>)</w:t>
      </w:r>
      <w:bookmarkStart w:id="22" w:name="wp1140981"/>
      <w:bookmarkStart w:id="23" w:name="wp1142404"/>
      <w:bookmarkStart w:id="24" w:name="wp1193807"/>
      <w:bookmarkEnd w:id="22"/>
      <w:bookmarkEnd w:id="23"/>
      <w:bookmarkEnd w:id="24"/>
    </w:p>
    <w:p w14:paraId="741C4418" w14:textId="77777777" w:rsidR="008077F1" w:rsidRDefault="008077F1" w:rsidP="008077F1">
      <w:pPr>
        <w:spacing w:after="0" w:line="240" w:lineRule="auto"/>
        <w:rPr>
          <w:bCs/>
          <w:color w:val="000000"/>
        </w:rPr>
      </w:pPr>
    </w:p>
    <w:p w14:paraId="7B6D49D9" w14:textId="77777777" w:rsidR="008077F1" w:rsidRPr="007714FD" w:rsidRDefault="008077F1" w:rsidP="008077F1">
      <w:pPr>
        <w:spacing w:after="0" w:line="240" w:lineRule="auto"/>
        <w:rPr>
          <w:bCs/>
          <w:color w:val="000000"/>
        </w:rPr>
      </w:pPr>
      <w:r w:rsidRPr="00BB7D29">
        <w:rPr>
          <w:lang w:val="en"/>
        </w:rPr>
        <w:t xml:space="preserve">(a) Comptroller General Examination of Record. The Contractor shall comply with the provisions of this paragraph (a) if this contract was awarded using other than sealed bid, is in excess of the simplified acquisition threshold, and does not contain the clause at 52.215-2, Audit and Records—Negotiation. </w:t>
      </w:r>
    </w:p>
    <w:p w14:paraId="2AB6F0DC" w14:textId="77777777" w:rsidR="008077F1" w:rsidRPr="00BB7D29" w:rsidRDefault="008077F1" w:rsidP="008077F1">
      <w:pPr>
        <w:spacing w:before="100" w:beforeAutospacing="1" w:after="0" w:afterAutospacing="1" w:line="240" w:lineRule="auto"/>
        <w:rPr>
          <w:lang w:val="en"/>
        </w:rPr>
      </w:pPr>
      <w:r w:rsidRPr="00BB7D29">
        <w:rPr>
          <w:lang w:val="en"/>
        </w:rPr>
        <w:t xml:space="preserve">(1) The Comptroller General of the United States, or an authorized representative of the Comptroller General, shall have access to and right to examine any of the Contractor’s directly pertinent records involving transactions related to this contract. </w:t>
      </w:r>
    </w:p>
    <w:p w14:paraId="4742F878" w14:textId="77777777" w:rsidR="008077F1" w:rsidRPr="00BB7D29" w:rsidRDefault="008077F1" w:rsidP="008077F1">
      <w:pPr>
        <w:spacing w:before="100" w:beforeAutospacing="1" w:after="0" w:afterAutospacing="1" w:line="240" w:lineRule="auto"/>
        <w:rPr>
          <w:lang w:val="en"/>
        </w:rPr>
      </w:pPr>
      <w:r w:rsidRPr="00BB7D29">
        <w:rPr>
          <w:lang w:val="en"/>
        </w:rPr>
        <w:t xml:space="preserve">(2) The Contractor shall make available at its offices at all reasonable times the records, materials, and other evidence for examination, audit, or reproduction, until 3 years after final payment under this contract or for any shorter period specified in FAR Subpart 4.7, Contractor Records Retention, of the other clauses of this contract. If this contract is completely or partially terminated, the records relating to the work terminated shall be made available for 3 years after any resulting final termination settlement. Records relating to appeals under the disputes clause or to litigation or the settlement of claims arising under or relating to this contract shall be made available until such appeals, litigation, or claims are finally resolved. </w:t>
      </w:r>
    </w:p>
    <w:p w14:paraId="6F42F78C" w14:textId="77777777" w:rsidR="008077F1" w:rsidRPr="00BB7D29" w:rsidRDefault="008077F1" w:rsidP="008077F1">
      <w:pPr>
        <w:spacing w:before="100" w:beforeAutospacing="1" w:after="0" w:afterAutospacing="1" w:line="240" w:lineRule="auto"/>
        <w:rPr>
          <w:lang w:val="en"/>
        </w:rPr>
      </w:pPr>
      <w:r w:rsidRPr="00BB7D29">
        <w:rPr>
          <w:lang w:val="en"/>
        </w:rPr>
        <w:t>(3) As used in this clause, records include books, documents, accounting procedures and practices, and other data, regardless of type and regardless of form. This does not require the Contractor to create or maintain any record that the Contractor does not maintain in the ordinary course of business or pursuant to a provision of law.</w:t>
      </w:r>
    </w:p>
    <w:p w14:paraId="771F9B89" w14:textId="77777777" w:rsidR="008077F1" w:rsidRPr="00BB7D29" w:rsidRDefault="008077F1" w:rsidP="008077F1">
      <w:pPr>
        <w:spacing w:before="100" w:beforeAutospacing="1" w:after="0" w:afterAutospacing="1" w:line="240" w:lineRule="auto"/>
        <w:rPr>
          <w:lang w:val="en"/>
        </w:rPr>
      </w:pPr>
      <w:r w:rsidRPr="00BB7D29">
        <w:rPr>
          <w:lang w:val="en"/>
        </w:rPr>
        <w:t xml:space="preserve">(b)(1) Notwithstanding the requirements of any other clauses of this contract, the Contractor is not required to flow down any FAR clause, other than those in this paragraph (b) (1) in a subcontract for </w:t>
      </w:r>
      <w:r w:rsidRPr="00DF13A2">
        <w:rPr>
          <w:lang w:val="en"/>
        </w:rPr>
        <w:t>commercial products or commercial services</w:t>
      </w:r>
      <w:r w:rsidRPr="00BB7D29">
        <w:rPr>
          <w:lang w:val="en"/>
        </w:rPr>
        <w:t xml:space="preserve">. Unless otherwise indicated below, the extent of the flow down shall be as required by the clause— </w:t>
      </w:r>
    </w:p>
    <w:p w14:paraId="129EC358" w14:textId="77777777" w:rsidR="008077F1" w:rsidRPr="00BB7D29" w:rsidRDefault="008077F1" w:rsidP="008077F1">
      <w:pPr>
        <w:spacing w:before="100" w:beforeAutospacing="1" w:after="0" w:afterAutospacing="1" w:line="240" w:lineRule="auto"/>
        <w:rPr>
          <w:lang w:val="en"/>
        </w:rPr>
      </w:pPr>
      <w:r w:rsidRPr="00BB7D29">
        <w:rPr>
          <w:lang w:val="en"/>
        </w:rPr>
        <w:t>(i) 52.203-13, Contractor Code of Business Ethics and Conduct (</w:t>
      </w:r>
      <w:r>
        <w:rPr>
          <w:lang w:val="en"/>
        </w:rPr>
        <w:t>NOV 2021</w:t>
      </w:r>
      <w:r w:rsidRPr="00BB7D29">
        <w:rPr>
          <w:lang w:val="en"/>
        </w:rPr>
        <w:t>) (41 U.S.C. 3509).</w:t>
      </w:r>
    </w:p>
    <w:p w14:paraId="6FB8C216" w14:textId="77777777" w:rsidR="008077F1" w:rsidRPr="00BB7D29" w:rsidRDefault="008077F1" w:rsidP="008077F1">
      <w:pPr>
        <w:spacing w:before="100" w:beforeAutospacing="1" w:after="0" w:afterAutospacing="1" w:line="240" w:lineRule="auto"/>
        <w:rPr>
          <w:lang w:val="en"/>
        </w:rPr>
      </w:pPr>
      <w:r w:rsidRPr="00BB7D29">
        <w:rPr>
          <w:lang w:val="en"/>
        </w:rPr>
        <w:lastRenderedPageBreak/>
        <w:t>(ii) 52.203-19, Prohibition on Requiring Certain Internal Confidentiality Agreements or Statements (</w:t>
      </w:r>
      <w:r>
        <w:rPr>
          <w:lang w:val="en"/>
        </w:rPr>
        <w:t>JAN</w:t>
      </w:r>
      <w:r w:rsidRPr="00BB7D29">
        <w:rPr>
          <w:lang w:val="en"/>
        </w:rPr>
        <w:t xml:space="preserve"> 2017) (section 743 of Division E, Title VII, of the Consolidated and Further Continuing Appropriations Act, 2015 (Pub. L. 113-235) and its successor provisions in subsequent appropriations acts (and as extended in continuing resolutions)).</w:t>
      </w:r>
    </w:p>
    <w:p w14:paraId="1DFAABE6" w14:textId="77777777" w:rsidR="008077F1" w:rsidRDefault="008077F1" w:rsidP="008077F1">
      <w:pPr>
        <w:spacing w:before="100" w:beforeAutospacing="1" w:after="0" w:afterAutospacing="1" w:line="240" w:lineRule="auto"/>
        <w:rPr>
          <w:lang w:val="en"/>
        </w:rPr>
      </w:pPr>
      <w:r w:rsidRPr="00BB7D29">
        <w:rPr>
          <w:lang w:val="en"/>
        </w:rPr>
        <w:t>(iii) 52.204-23, Prohibition on Contracting for Hardware, Software, and Services Developed or Provided by Kaspersky Lab and Other Covered Entities (</w:t>
      </w:r>
      <w:r>
        <w:rPr>
          <w:lang w:val="en"/>
        </w:rPr>
        <w:t>NOV 2021</w:t>
      </w:r>
      <w:r w:rsidRPr="00BB7D29">
        <w:rPr>
          <w:lang w:val="en"/>
        </w:rPr>
        <w:t>) (Section 1634 of Pub. L. 115-91).</w:t>
      </w:r>
    </w:p>
    <w:p w14:paraId="34A14B3B" w14:textId="77777777" w:rsidR="008077F1" w:rsidRPr="00BB7D29" w:rsidRDefault="008077F1" w:rsidP="008077F1">
      <w:pPr>
        <w:spacing w:before="100" w:beforeAutospacing="1" w:after="0" w:afterAutospacing="1" w:line="240" w:lineRule="auto"/>
        <w:rPr>
          <w:lang w:val="en"/>
        </w:rPr>
      </w:pPr>
      <w:r>
        <w:rPr>
          <w:lang w:val="en"/>
        </w:rPr>
        <w:t xml:space="preserve">(iv) </w:t>
      </w:r>
      <w:r>
        <w:t>52.204-25, Prohibition on Contracting for Certain Telecommunications and Video Surveillance Services or Equipment. (NOV 2021) (Section 889(a)(1)(A) of Pub. L. 115-232).</w:t>
      </w:r>
    </w:p>
    <w:p w14:paraId="2ACFE483" w14:textId="77777777" w:rsidR="008077F1" w:rsidRPr="00EC117A"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rsidRPr="00EC117A">
        <w:rPr>
          <w:color w:val="000000"/>
        </w:rPr>
        <w:t>(v) 52.204-27, Prohibition on a ByteDance Covered Application (JUN 2023) (Section 102 of Division R of Pub. L. 117-328).</w:t>
      </w:r>
    </w:p>
    <w:p w14:paraId="047E3369" w14:textId="77777777" w:rsidR="008077F1" w:rsidRPr="00BB7D29" w:rsidRDefault="008077F1" w:rsidP="008077F1">
      <w:pPr>
        <w:spacing w:before="100" w:beforeAutospacing="1" w:after="0" w:afterAutospacing="1" w:line="240" w:lineRule="auto"/>
        <w:rPr>
          <w:lang w:val="en"/>
        </w:rPr>
      </w:pPr>
      <w:r w:rsidRPr="00BB7D29">
        <w:rPr>
          <w:lang w:val="en"/>
        </w:rPr>
        <w:t>(v</w:t>
      </w:r>
      <w:r>
        <w:rPr>
          <w:lang w:val="en"/>
        </w:rPr>
        <w:t>i</w:t>
      </w:r>
      <w:r w:rsidRPr="00BB7D29">
        <w:rPr>
          <w:lang w:val="en"/>
        </w:rPr>
        <w:t>) 52.219-8, Utilization of Small Business Concerns (</w:t>
      </w:r>
      <w:r>
        <w:rPr>
          <w:lang w:val="en"/>
        </w:rPr>
        <w:t>OCT 2022</w:t>
      </w:r>
      <w:r w:rsidRPr="00BB7D29">
        <w:rPr>
          <w:lang w:val="en"/>
        </w:rPr>
        <w:t xml:space="preserve">) (15 U.S.C. 637(d)(2) and (3)), in all subcontracts that offer further subcontracting opportunities. If the subcontract (except subcontracts to small business concerns) exceeds $700,000 ($1.5 million for construction of any public facility), the subcontractor must include 52.219-8 in lower tier subcontracts that offer subcontracting opportunities. </w:t>
      </w:r>
    </w:p>
    <w:p w14:paraId="7886F0FF" w14:textId="77777777" w:rsidR="008077F1" w:rsidRPr="00BB7D29" w:rsidRDefault="008077F1" w:rsidP="008077F1">
      <w:pPr>
        <w:spacing w:before="100" w:beforeAutospacing="1" w:after="0" w:afterAutospacing="1" w:line="240" w:lineRule="auto"/>
        <w:rPr>
          <w:lang w:val="en"/>
        </w:rPr>
      </w:pPr>
      <w:r w:rsidRPr="00BB7D29">
        <w:rPr>
          <w:lang w:val="en"/>
        </w:rPr>
        <w:t>(v</w:t>
      </w:r>
      <w:r>
        <w:rPr>
          <w:lang w:val="en"/>
        </w:rPr>
        <w:t>ii</w:t>
      </w:r>
      <w:r w:rsidRPr="00BB7D29">
        <w:rPr>
          <w:lang w:val="en"/>
        </w:rPr>
        <w:t>) 52.222-21, Prohibition of Segregated Facilities (APR 2015).</w:t>
      </w:r>
    </w:p>
    <w:p w14:paraId="6BD86D21" w14:textId="77777777" w:rsidR="008077F1" w:rsidRPr="00BB7D29" w:rsidRDefault="008077F1" w:rsidP="008077F1">
      <w:pPr>
        <w:spacing w:before="100" w:beforeAutospacing="1" w:after="0" w:afterAutospacing="1" w:line="240" w:lineRule="auto"/>
        <w:rPr>
          <w:lang w:val="en"/>
        </w:rPr>
      </w:pPr>
      <w:r w:rsidRPr="00BB7D29">
        <w:rPr>
          <w:lang w:val="en"/>
        </w:rPr>
        <w:t>(v</w:t>
      </w:r>
      <w:r>
        <w:rPr>
          <w:lang w:val="en"/>
        </w:rPr>
        <w:t>i</w:t>
      </w:r>
      <w:r w:rsidRPr="00BB7D29">
        <w:rPr>
          <w:lang w:val="en"/>
        </w:rPr>
        <w:t>i</w:t>
      </w:r>
      <w:r>
        <w:rPr>
          <w:lang w:val="en"/>
        </w:rPr>
        <w:t>i</w:t>
      </w:r>
      <w:r w:rsidRPr="00BB7D29">
        <w:rPr>
          <w:lang w:val="en"/>
        </w:rPr>
        <w:t>) 52.222-26, Equal Opportunity (</w:t>
      </w:r>
      <w:r>
        <w:rPr>
          <w:lang w:val="en"/>
        </w:rPr>
        <w:t>SEP</w:t>
      </w:r>
      <w:r w:rsidRPr="00BB7D29">
        <w:rPr>
          <w:lang w:val="en"/>
        </w:rPr>
        <w:t xml:space="preserve"> 2016) (E.O. 11246). </w:t>
      </w:r>
    </w:p>
    <w:p w14:paraId="68DF8CFD" w14:textId="77777777" w:rsidR="008077F1" w:rsidRPr="00BB7D29" w:rsidRDefault="008077F1" w:rsidP="008077F1">
      <w:pPr>
        <w:spacing w:before="100" w:beforeAutospacing="1" w:after="0" w:afterAutospacing="1" w:line="240" w:lineRule="auto"/>
        <w:rPr>
          <w:lang w:val="en"/>
        </w:rPr>
      </w:pPr>
      <w:r w:rsidRPr="00BB7D29">
        <w:rPr>
          <w:lang w:val="en"/>
        </w:rPr>
        <w:t>(</w:t>
      </w:r>
      <w:r>
        <w:rPr>
          <w:lang w:val="en"/>
        </w:rPr>
        <w:t>ix</w:t>
      </w:r>
      <w:r w:rsidRPr="00BB7D29">
        <w:rPr>
          <w:lang w:val="en"/>
        </w:rPr>
        <w:t>) 52.222-35, Equal Opportunity for Veterans (</w:t>
      </w:r>
      <w:r>
        <w:rPr>
          <w:lang w:val="en"/>
        </w:rPr>
        <w:t>OCT</w:t>
      </w:r>
      <w:r w:rsidRPr="00BB7D29">
        <w:rPr>
          <w:lang w:val="en"/>
        </w:rPr>
        <w:t xml:space="preserve"> 2015) (38 U.S.C. 4212).</w:t>
      </w:r>
    </w:p>
    <w:p w14:paraId="6330A571" w14:textId="77777777" w:rsidR="008077F1" w:rsidRPr="00BB7D29" w:rsidRDefault="008077F1" w:rsidP="008077F1">
      <w:pPr>
        <w:spacing w:before="100" w:beforeAutospacing="1" w:after="0" w:afterAutospacing="1" w:line="240" w:lineRule="auto"/>
        <w:rPr>
          <w:lang w:val="en"/>
        </w:rPr>
      </w:pPr>
      <w:r w:rsidRPr="00BB7D29">
        <w:rPr>
          <w:lang w:val="en"/>
        </w:rPr>
        <w:t>(x) 52.222-36, Equal Opportunity for Workers with Disabilities (</w:t>
      </w:r>
      <w:r>
        <w:rPr>
          <w:lang w:val="en"/>
        </w:rPr>
        <w:t>JUL</w:t>
      </w:r>
      <w:r w:rsidRPr="00BB7D29">
        <w:rPr>
          <w:lang w:val="en"/>
        </w:rPr>
        <w:t xml:space="preserve"> 2014) (29 U.S.C. 793). </w:t>
      </w:r>
    </w:p>
    <w:p w14:paraId="5C47D097" w14:textId="77777777" w:rsidR="008077F1" w:rsidRPr="00BB7D29" w:rsidRDefault="008077F1" w:rsidP="008077F1">
      <w:pPr>
        <w:spacing w:before="100" w:beforeAutospacing="1" w:after="0" w:afterAutospacing="1" w:line="240" w:lineRule="auto"/>
        <w:rPr>
          <w:lang w:val="en"/>
        </w:rPr>
      </w:pPr>
      <w:r w:rsidRPr="00BB7D29">
        <w:rPr>
          <w:lang w:val="en"/>
        </w:rPr>
        <w:t>(x</w:t>
      </w:r>
      <w:r>
        <w:rPr>
          <w:lang w:val="en"/>
        </w:rPr>
        <w:t>i</w:t>
      </w:r>
      <w:r w:rsidRPr="00BB7D29">
        <w:rPr>
          <w:lang w:val="en"/>
        </w:rPr>
        <w:t>) 52.222-37, Employment Reports on Veterans (</w:t>
      </w:r>
      <w:r>
        <w:rPr>
          <w:lang w:val="en"/>
        </w:rPr>
        <w:t>FEB</w:t>
      </w:r>
      <w:r w:rsidRPr="00BB7D29">
        <w:rPr>
          <w:lang w:val="en"/>
        </w:rPr>
        <w:t xml:space="preserve"> 2016) (38 U.S.C. 4212).</w:t>
      </w:r>
    </w:p>
    <w:p w14:paraId="4A1A2A50" w14:textId="77777777" w:rsidR="008077F1" w:rsidRPr="00BB7D29" w:rsidRDefault="008077F1" w:rsidP="008077F1">
      <w:pPr>
        <w:spacing w:before="100" w:beforeAutospacing="1" w:after="0" w:afterAutospacing="1" w:line="240" w:lineRule="auto"/>
        <w:rPr>
          <w:lang w:val="en"/>
        </w:rPr>
      </w:pPr>
      <w:r w:rsidRPr="00BB7D29">
        <w:rPr>
          <w:lang w:val="en"/>
        </w:rPr>
        <w:t>(x</w:t>
      </w:r>
      <w:r>
        <w:rPr>
          <w:lang w:val="en"/>
        </w:rPr>
        <w:t>ii</w:t>
      </w:r>
      <w:r w:rsidRPr="00BB7D29">
        <w:rPr>
          <w:lang w:val="en"/>
        </w:rPr>
        <w:t>) 52.222-40, Notification of Employee Rights Under the National Labor Relations Act (</w:t>
      </w:r>
      <w:r>
        <w:rPr>
          <w:lang w:val="en"/>
        </w:rPr>
        <w:t>DEC</w:t>
      </w:r>
      <w:r w:rsidRPr="00BB7D29">
        <w:rPr>
          <w:lang w:val="en"/>
        </w:rPr>
        <w:t xml:space="preserve"> 2010) (E.O. 13496). Flow down required in accordance with paragraph (f) of FAR clause 52.222-40. </w:t>
      </w:r>
    </w:p>
    <w:p w14:paraId="68D629C2" w14:textId="77777777" w:rsidR="008077F1" w:rsidRPr="00BB7D29" w:rsidRDefault="008077F1" w:rsidP="008077F1">
      <w:pPr>
        <w:spacing w:before="100" w:beforeAutospacing="1" w:after="0" w:afterAutospacing="1" w:line="240" w:lineRule="auto"/>
        <w:rPr>
          <w:lang w:val="en"/>
        </w:rPr>
      </w:pPr>
      <w:r w:rsidRPr="00BB7D29">
        <w:rPr>
          <w:lang w:val="en"/>
        </w:rPr>
        <w:t>(xi</w:t>
      </w:r>
      <w:r>
        <w:rPr>
          <w:lang w:val="en"/>
        </w:rPr>
        <w:t>ii</w:t>
      </w:r>
      <w:r w:rsidRPr="00BB7D29">
        <w:rPr>
          <w:lang w:val="en"/>
        </w:rPr>
        <w:t>) 52.222-41, Service Contract Labor Standards (</w:t>
      </w:r>
      <w:r>
        <w:rPr>
          <w:lang w:val="en"/>
        </w:rPr>
        <w:t>AUG</w:t>
      </w:r>
      <w:r w:rsidRPr="00BB7D29">
        <w:rPr>
          <w:lang w:val="en"/>
        </w:rPr>
        <w:t xml:space="preserve"> 2018) (41 U.S.C. chapter 67). </w:t>
      </w:r>
    </w:p>
    <w:p w14:paraId="7B0CEA7D" w14:textId="77777777" w:rsidR="008077F1" w:rsidRPr="00BB7D29" w:rsidRDefault="008077F1" w:rsidP="008077F1">
      <w:pPr>
        <w:spacing w:before="100" w:beforeAutospacing="1" w:after="0" w:afterAutospacing="1" w:line="240" w:lineRule="auto"/>
        <w:rPr>
          <w:lang w:val="en"/>
        </w:rPr>
      </w:pPr>
      <w:r w:rsidRPr="00BB7D29">
        <w:rPr>
          <w:lang w:val="en"/>
        </w:rPr>
        <w:t>(x</w:t>
      </w:r>
      <w:r>
        <w:rPr>
          <w:lang w:val="en"/>
        </w:rPr>
        <w:t>iv</w:t>
      </w:r>
      <w:r w:rsidRPr="00BB7D29">
        <w:rPr>
          <w:lang w:val="en"/>
        </w:rPr>
        <w:t>)(A) 52.222-50, Combating Trafficking in Persons (</w:t>
      </w:r>
      <w:r>
        <w:rPr>
          <w:lang w:val="en"/>
        </w:rPr>
        <w:t>NOV 2021</w:t>
      </w:r>
      <w:r w:rsidRPr="00BB7D29">
        <w:rPr>
          <w:lang w:val="en"/>
        </w:rPr>
        <w:t>) (22 U.S.C. chapter 78 and E.O. 13627).</w:t>
      </w:r>
    </w:p>
    <w:p w14:paraId="398CB6A5" w14:textId="77777777" w:rsidR="008077F1" w:rsidRPr="00BB7D29" w:rsidRDefault="008077F1" w:rsidP="008077F1">
      <w:pPr>
        <w:spacing w:before="100" w:beforeAutospacing="1" w:after="0" w:afterAutospacing="1" w:line="240" w:lineRule="auto"/>
        <w:rPr>
          <w:lang w:val="en"/>
        </w:rPr>
      </w:pPr>
      <w:r>
        <w:rPr>
          <w:lang w:val="en"/>
        </w:rPr>
        <w:t>(B) Alternate I (MAR</w:t>
      </w:r>
      <w:r w:rsidRPr="00BB7D29">
        <w:rPr>
          <w:lang w:val="en"/>
        </w:rPr>
        <w:t xml:space="preserve"> 2015) of 52.222-50 (22 U.S.C. chapter 78 and E.O. 13627).</w:t>
      </w:r>
    </w:p>
    <w:p w14:paraId="6647ADE2" w14:textId="77777777" w:rsidR="008077F1" w:rsidRPr="00BB7D29" w:rsidRDefault="008077F1" w:rsidP="008077F1">
      <w:pPr>
        <w:spacing w:before="100" w:beforeAutospacing="1" w:after="0" w:afterAutospacing="1" w:line="240" w:lineRule="auto"/>
        <w:rPr>
          <w:lang w:val="en"/>
        </w:rPr>
      </w:pPr>
      <w:r w:rsidRPr="00BB7D29">
        <w:rPr>
          <w:lang w:val="en"/>
        </w:rPr>
        <w:t>(xv) 52.222-51, Exemption from Application of the Service Contract Act to Contracts for Maintenance, Calibration, or Repair of Certain Equipment-Requirements (</w:t>
      </w:r>
      <w:r>
        <w:rPr>
          <w:lang w:val="en"/>
        </w:rPr>
        <w:t>MAY</w:t>
      </w:r>
      <w:r w:rsidRPr="00BB7D29">
        <w:rPr>
          <w:lang w:val="en"/>
        </w:rPr>
        <w:t xml:space="preserve"> 2014) (41 U.S.C. chapter 67). </w:t>
      </w:r>
    </w:p>
    <w:p w14:paraId="66E69E0D" w14:textId="77777777" w:rsidR="008077F1" w:rsidRPr="00BB7D29" w:rsidRDefault="008077F1" w:rsidP="008077F1">
      <w:pPr>
        <w:spacing w:before="100" w:beforeAutospacing="1" w:after="0" w:afterAutospacing="1" w:line="240" w:lineRule="auto"/>
        <w:rPr>
          <w:lang w:val="en"/>
        </w:rPr>
      </w:pPr>
      <w:r w:rsidRPr="00BB7D29">
        <w:rPr>
          <w:lang w:val="en"/>
        </w:rPr>
        <w:t>(xv</w:t>
      </w:r>
      <w:r>
        <w:rPr>
          <w:lang w:val="en"/>
        </w:rPr>
        <w:t>i</w:t>
      </w:r>
      <w:r w:rsidRPr="00BB7D29">
        <w:rPr>
          <w:lang w:val="en"/>
        </w:rPr>
        <w:t>) 52.222-53, Exemption from Application of the Service Contract Act to Contracts for Certain Services-Requirements (</w:t>
      </w:r>
      <w:r>
        <w:rPr>
          <w:lang w:val="en"/>
        </w:rPr>
        <w:t>MAY</w:t>
      </w:r>
      <w:r w:rsidRPr="00BB7D29">
        <w:rPr>
          <w:lang w:val="en"/>
        </w:rPr>
        <w:t xml:space="preserve"> 2014) (41 U.S.C. chapter 67). </w:t>
      </w:r>
    </w:p>
    <w:p w14:paraId="384A4897" w14:textId="77777777" w:rsidR="008077F1" w:rsidRPr="00BB7D29" w:rsidRDefault="008077F1" w:rsidP="008077F1">
      <w:pPr>
        <w:spacing w:before="100" w:beforeAutospacing="1" w:after="0" w:afterAutospacing="1" w:line="240" w:lineRule="auto"/>
        <w:rPr>
          <w:lang w:val="en"/>
        </w:rPr>
      </w:pPr>
      <w:r w:rsidRPr="00BB7D29">
        <w:rPr>
          <w:lang w:val="en"/>
        </w:rPr>
        <w:t>(xv</w:t>
      </w:r>
      <w:r>
        <w:rPr>
          <w:lang w:val="en"/>
        </w:rPr>
        <w:t>i</w:t>
      </w:r>
      <w:r w:rsidRPr="00BB7D29">
        <w:rPr>
          <w:lang w:val="en"/>
        </w:rPr>
        <w:t>i) 52.222-54, Employment Eligibility Verification (</w:t>
      </w:r>
      <w:r>
        <w:t>MAY 2022</w:t>
      </w:r>
      <w:r w:rsidRPr="00BB7D29">
        <w:rPr>
          <w:lang w:val="en"/>
        </w:rPr>
        <w:t>) (E.O. 12989).</w:t>
      </w:r>
    </w:p>
    <w:p w14:paraId="14CFA9F7" w14:textId="77777777" w:rsidR="008077F1" w:rsidRPr="007F514F" w:rsidRDefault="008077F1" w:rsidP="008077F1">
      <w:pPr>
        <w:pStyle w:val="HTMLPreformatted"/>
        <w:rPr>
          <w:rFonts w:ascii="Times New Roman" w:hAnsi="Times New Roman" w:cs="Times New Roman"/>
          <w:lang w:val="en"/>
        </w:rPr>
      </w:pPr>
      <w:r w:rsidRPr="007F514F">
        <w:rPr>
          <w:rFonts w:ascii="Times New Roman" w:hAnsi="Times New Roman" w:cs="Times New Roman"/>
          <w:lang w:val="en"/>
        </w:rPr>
        <w:t>(xvi</w:t>
      </w:r>
      <w:r>
        <w:rPr>
          <w:rFonts w:ascii="Times New Roman" w:hAnsi="Times New Roman" w:cs="Times New Roman"/>
          <w:lang w:val="en"/>
        </w:rPr>
        <w:t>i</w:t>
      </w:r>
      <w:r w:rsidRPr="007F514F">
        <w:rPr>
          <w:rFonts w:ascii="Times New Roman" w:hAnsi="Times New Roman" w:cs="Times New Roman"/>
          <w:lang w:val="en"/>
        </w:rPr>
        <w:t xml:space="preserve">i) 52.222-55, </w:t>
      </w:r>
      <w:r w:rsidRPr="007F514F">
        <w:rPr>
          <w:rFonts w:ascii="Times New Roman" w:hAnsi="Times New Roman" w:cs="Times New Roman"/>
          <w:color w:val="000000"/>
        </w:rPr>
        <w:t xml:space="preserve">Minimum Wages for Contractor Workers Under Executive Order 14026 </w:t>
      </w:r>
      <w:r w:rsidRPr="007F514F">
        <w:rPr>
          <w:rFonts w:ascii="Times New Roman" w:hAnsi="Times New Roman" w:cs="Times New Roman"/>
          <w:lang w:val="en"/>
        </w:rPr>
        <w:t>(JAN 2022).</w:t>
      </w:r>
    </w:p>
    <w:p w14:paraId="7DB82BCA" w14:textId="77777777" w:rsidR="008077F1" w:rsidRPr="00BB7D29" w:rsidRDefault="008077F1" w:rsidP="008077F1">
      <w:pPr>
        <w:spacing w:before="100" w:beforeAutospacing="1" w:after="0" w:afterAutospacing="1" w:line="240" w:lineRule="auto"/>
        <w:rPr>
          <w:lang w:val="en"/>
        </w:rPr>
      </w:pPr>
      <w:r w:rsidRPr="00BB7D29">
        <w:rPr>
          <w:lang w:val="en"/>
        </w:rPr>
        <w:t>(x</w:t>
      </w:r>
      <w:r>
        <w:rPr>
          <w:lang w:val="en"/>
        </w:rPr>
        <w:t>ix</w:t>
      </w:r>
      <w:r w:rsidRPr="00BB7D29">
        <w:rPr>
          <w:lang w:val="en"/>
        </w:rPr>
        <w:t>) 52.222-62 Paid Sick Leave Under Executive Order 13706 (</w:t>
      </w:r>
      <w:r>
        <w:rPr>
          <w:lang w:val="en"/>
        </w:rPr>
        <w:t>JAN 2022</w:t>
      </w:r>
      <w:r w:rsidRPr="00BB7D29">
        <w:rPr>
          <w:lang w:val="en"/>
        </w:rPr>
        <w:t>) (E.O. 13706).</w:t>
      </w:r>
    </w:p>
    <w:p w14:paraId="1D74D407" w14:textId="77777777" w:rsidR="008077F1" w:rsidRPr="00BB7D29" w:rsidRDefault="008077F1" w:rsidP="008077F1">
      <w:pPr>
        <w:spacing w:before="100" w:beforeAutospacing="1" w:after="0" w:afterAutospacing="1" w:line="240" w:lineRule="auto"/>
        <w:rPr>
          <w:lang w:val="en"/>
        </w:rPr>
      </w:pPr>
      <w:r w:rsidRPr="00BB7D29">
        <w:rPr>
          <w:lang w:val="en"/>
        </w:rPr>
        <w:t>(xx)(A) 52.224-3, Privacy Training (</w:t>
      </w:r>
      <w:r>
        <w:rPr>
          <w:lang w:val="en"/>
        </w:rPr>
        <w:t>JAN</w:t>
      </w:r>
      <w:r w:rsidRPr="00BB7D29">
        <w:rPr>
          <w:lang w:val="en"/>
        </w:rPr>
        <w:t xml:space="preserve"> 2017) (5 U.S.C. 552a).</w:t>
      </w:r>
    </w:p>
    <w:p w14:paraId="25F6DCE6" w14:textId="77777777" w:rsidR="008077F1" w:rsidRPr="00BB7D29" w:rsidRDefault="008077F1" w:rsidP="008077F1">
      <w:pPr>
        <w:spacing w:before="100" w:beforeAutospacing="1" w:after="0" w:afterAutospacing="1" w:line="240" w:lineRule="auto"/>
        <w:rPr>
          <w:lang w:val="en"/>
        </w:rPr>
      </w:pPr>
      <w:r w:rsidRPr="00BB7D29">
        <w:rPr>
          <w:lang w:val="en"/>
        </w:rPr>
        <w:t>(B) Alternate I (</w:t>
      </w:r>
      <w:r>
        <w:rPr>
          <w:lang w:val="en"/>
        </w:rPr>
        <w:t>JAN</w:t>
      </w:r>
      <w:r w:rsidRPr="00BB7D29">
        <w:rPr>
          <w:lang w:val="en"/>
        </w:rPr>
        <w:t xml:space="preserve"> 2017) of 52.224-3.   </w:t>
      </w:r>
    </w:p>
    <w:p w14:paraId="0A851A8E" w14:textId="77777777" w:rsidR="008077F1" w:rsidRPr="00BB7D29" w:rsidRDefault="008077F1" w:rsidP="008077F1">
      <w:pPr>
        <w:spacing w:before="100" w:beforeAutospacing="1" w:after="0" w:afterAutospacing="1" w:line="240" w:lineRule="auto"/>
        <w:rPr>
          <w:lang w:val="en"/>
        </w:rPr>
      </w:pPr>
      <w:r w:rsidRPr="00BB7D29">
        <w:rPr>
          <w:lang w:val="en"/>
        </w:rPr>
        <w:lastRenderedPageBreak/>
        <w:t>(xx</w:t>
      </w:r>
      <w:r>
        <w:rPr>
          <w:lang w:val="en"/>
        </w:rPr>
        <w:t>i</w:t>
      </w:r>
      <w:r w:rsidRPr="00BB7D29">
        <w:rPr>
          <w:lang w:val="en"/>
        </w:rPr>
        <w:t>) 52.225-26, Contractors Performing Private Security Functions Outside the United States (</w:t>
      </w:r>
      <w:r>
        <w:rPr>
          <w:lang w:val="en"/>
        </w:rPr>
        <w:t>OCT</w:t>
      </w:r>
      <w:r w:rsidRPr="00BB7D29">
        <w:rPr>
          <w:lang w:val="en"/>
        </w:rPr>
        <w:t xml:space="preserve"> 2016) (Section 862, as amended, of the National Defense Authorization Act for Fiscal Year 2008; </w:t>
      </w:r>
      <w:r w:rsidRPr="008C40B8">
        <w:rPr>
          <w:lang w:val="en"/>
        </w:rPr>
        <w:t>10 U.S.C. Subtitle A, Part V, Subpart G Note</w:t>
      </w:r>
      <w:r w:rsidRPr="00BB7D29">
        <w:rPr>
          <w:lang w:val="en"/>
        </w:rPr>
        <w:t>).</w:t>
      </w:r>
    </w:p>
    <w:p w14:paraId="2F587980" w14:textId="77777777" w:rsidR="008077F1" w:rsidRDefault="008077F1" w:rsidP="008077F1">
      <w:pPr>
        <w:spacing w:before="100" w:beforeAutospacing="1" w:after="0" w:afterAutospacing="1" w:line="240" w:lineRule="auto"/>
        <w:rPr>
          <w:lang w:val="en"/>
        </w:rPr>
      </w:pPr>
      <w:r w:rsidRPr="00BB7D29">
        <w:rPr>
          <w:lang w:val="en"/>
        </w:rPr>
        <w:t>(xx</w:t>
      </w:r>
      <w:r>
        <w:rPr>
          <w:lang w:val="en"/>
        </w:rPr>
        <w:t>ii</w:t>
      </w:r>
      <w:r w:rsidRPr="00BB7D29">
        <w:rPr>
          <w:lang w:val="en"/>
        </w:rPr>
        <w:t>) 52.226-6, Promoting Excess Food Donation to Nonprofit Organizations (</w:t>
      </w:r>
      <w:r>
        <w:rPr>
          <w:lang w:val="en"/>
        </w:rPr>
        <w:t>MAY</w:t>
      </w:r>
      <w:r w:rsidRPr="00BB7D29">
        <w:rPr>
          <w:lang w:val="en"/>
        </w:rPr>
        <w:t xml:space="preserve"> 2014) (42 U.S.C. 1792). Flow down required in accordance with paragraph (e) of FAR clause 52.226-6. </w:t>
      </w:r>
    </w:p>
    <w:p w14:paraId="7039FB03" w14:textId="77777777" w:rsidR="008077F1" w:rsidRPr="00486249"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rsidRPr="00486249">
        <w:rPr>
          <w:color w:val="000000"/>
        </w:rPr>
        <w:t>(xxi</w:t>
      </w:r>
      <w:r>
        <w:rPr>
          <w:color w:val="000000"/>
        </w:rPr>
        <w:t>i</w:t>
      </w:r>
      <w:r w:rsidRPr="00486249">
        <w:rPr>
          <w:color w:val="000000"/>
        </w:rPr>
        <w:t>i) 52.232-40, Providing Accelerated Payments to Small Business Subcontractors (MAR 2023) (31 U.S.C. 3903 and 10 U.S.C. 3801). Flow down required in accordance with paragraph (c) of 52.232-40.</w:t>
      </w:r>
    </w:p>
    <w:p w14:paraId="7B5FA848" w14:textId="77777777" w:rsidR="008077F1" w:rsidRPr="00BB7D29" w:rsidRDefault="008077F1" w:rsidP="008077F1">
      <w:pPr>
        <w:spacing w:before="100" w:beforeAutospacing="1" w:after="0" w:afterAutospacing="1" w:line="240" w:lineRule="auto"/>
        <w:rPr>
          <w:lang w:val="en"/>
        </w:rPr>
      </w:pPr>
      <w:r w:rsidRPr="00BB7D29">
        <w:rPr>
          <w:lang w:val="en"/>
        </w:rPr>
        <w:t>(xxi</w:t>
      </w:r>
      <w:r>
        <w:rPr>
          <w:lang w:val="en"/>
        </w:rPr>
        <w:t>v</w:t>
      </w:r>
      <w:r w:rsidRPr="00BB7D29">
        <w:rPr>
          <w:lang w:val="en"/>
        </w:rPr>
        <w:t>) 52.247-64, Preference for Privately Owned U.S.-Flag Commercial Vessels (</w:t>
      </w:r>
      <w:r>
        <w:rPr>
          <w:lang w:val="en"/>
        </w:rPr>
        <w:t>NOV 2021</w:t>
      </w:r>
      <w:r w:rsidRPr="00BB7D29">
        <w:rPr>
          <w:lang w:val="en"/>
        </w:rPr>
        <w:t xml:space="preserve">) (46 U.S.C. </w:t>
      </w:r>
      <w:r>
        <w:rPr>
          <w:lang w:val="en"/>
        </w:rPr>
        <w:t>55305</w:t>
      </w:r>
      <w:r w:rsidRPr="00BB7D29">
        <w:rPr>
          <w:lang w:val="en"/>
        </w:rPr>
        <w:t xml:space="preserve"> and 10 U.S.C. 2631). Flow down required in accordance with paragraph (d) of FAR clause 52.247-64. </w:t>
      </w:r>
    </w:p>
    <w:p w14:paraId="1FC7DEA6" w14:textId="77777777" w:rsidR="008077F1" w:rsidRPr="00BB7D29" w:rsidRDefault="008077F1" w:rsidP="008077F1">
      <w:pPr>
        <w:spacing w:before="100" w:beforeAutospacing="1" w:after="0" w:afterAutospacing="1" w:line="240" w:lineRule="auto"/>
        <w:rPr>
          <w:lang w:val="en"/>
        </w:rPr>
      </w:pPr>
      <w:r w:rsidRPr="00BB7D29">
        <w:rPr>
          <w:lang w:val="en"/>
        </w:rPr>
        <w:t xml:space="preserve">(2) While not required, the contractor </w:t>
      </w:r>
      <w:r>
        <w:rPr>
          <w:lang w:val="en"/>
        </w:rPr>
        <w:t>may</w:t>
      </w:r>
      <w:r w:rsidRPr="00BB7D29">
        <w:rPr>
          <w:lang w:val="en"/>
        </w:rPr>
        <w:t xml:space="preserve"> include in its subcontracts for </w:t>
      </w:r>
      <w:r w:rsidRPr="00DF13A2">
        <w:rPr>
          <w:lang w:val="en"/>
        </w:rPr>
        <w:t>commercial products and commercial services</w:t>
      </w:r>
      <w:r w:rsidRPr="00BB7D29">
        <w:rPr>
          <w:lang w:val="en"/>
        </w:rPr>
        <w:t xml:space="preserve"> a minimal number of additional clauses necessary to satisfy its contractual obligations. </w:t>
      </w:r>
    </w:p>
    <w:p w14:paraId="071C29AA" w14:textId="791D46A5" w:rsidR="008077F1" w:rsidRPr="009304E9" w:rsidRDefault="008077F1" w:rsidP="009304E9">
      <w:pPr>
        <w:spacing w:before="100" w:beforeAutospacing="1" w:after="0" w:afterAutospacing="1" w:line="240" w:lineRule="auto"/>
        <w:rPr>
          <w:lang w:val="en"/>
        </w:rPr>
      </w:pPr>
      <w:r w:rsidRPr="00BB7D29">
        <w:rPr>
          <w:lang w:val="en"/>
        </w:rPr>
        <w:t xml:space="preserve">(End of clause) </w:t>
      </w:r>
      <w:bookmarkStart w:id="25" w:name="PD000054"/>
      <w:bookmarkStart w:id="26" w:name="PD000053"/>
      <w:bookmarkEnd w:id="25"/>
      <w:bookmarkEnd w:id="26"/>
    </w:p>
    <w:p w14:paraId="5E770784" w14:textId="77777777" w:rsidR="008077F1" w:rsidRDefault="008077F1" w:rsidP="008077F1">
      <w:pPr>
        <w:spacing w:after="0" w:line="240" w:lineRule="auto"/>
      </w:pPr>
    </w:p>
    <w:p w14:paraId="17684BF7" w14:textId="77777777" w:rsidR="008077F1" w:rsidRDefault="008077F1" w:rsidP="008077F1">
      <w:pPr>
        <w:spacing w:after="0" w:line="240" w:lineRule="auto"/>
        <w:rPr>
          <w:szCs w:val="20"/>
        </w:rPr>
      </w:pPr>
      <w:bookmarkStart w:id="27" w:name="PD000018"/>
      <w:bookmarkEnd w:id="27"/>
      <w:r>
        <w:rPr>
          <w:bCs/>
          <w:szCs w:val="20"/>
        </w:rPr>
        <w:t>52.219-8</w:t>
      </w:r>
      <w:r>
        <w:rPr>
          <w:b/>
          <w:szCs w:val="20"/>
        </w:rPr>
        <w:t xml:space="preserve">  </w:t>
      </w:r>
      <w:r>
        <w:rPr>
          <w:caps/>
          <w:szCs w:val="20"/>
        </w:rPr>
        <w:t>Utilization of Small Business Concerns</w:t>
      </w:r>
      <w:r>
        <w:rPr>
          <w:szCs w:val="20"/>
        </w:rPr>
        <w:t xml:space="preserve"> (DEVIATION 2023-O0002) (DEC 2022)</w:t>
      </w:r>
    </w:p>
    <w:p w14:paraId="1737039F" w14:textId="77777777" w:rsidR="008077F1" w:rsidRDefault="008077F1" w:rsidP="008077F1">
      <w:pPr>
        <w:spacing w:after="0" w:line="240" w:lineRule="auto"/>
        <w:rPr>
          <w:szCs w:val="20"/>
        </w:rPr>
      </w:pPr>
    </w:p>
    <w:p w14:paraId="3492A9C7" w14:textId="77777777" w:rsidR="008077F1" w:rsidRDefault="008077F1" w:rsidP="008077F1">
      <w:pPr>
        <w:spacing w:after="0" w:line="240" w:lineRule="auto"/>
        <w:rPr>
          <w:szCs w:val="20"/>
        </w:rPr>
      </w:pPr>
      <w:r>
        <w:rPr>
          <w:szCs w:val="20"/>
        </w:rPr>
        <w:t>(a) Definitions. As used in this contract—</w:t>
      </w:r>
    </w:p>
    <w:p w14:paraId="798807EA" w14:textId="77777777" w:rsidR="008077F1" w:rsidRDefault="008077F1" w:rsidP="008077F1">
      <w:pPr>
        <w:spacing w:after="0" w:line="240" w:lineRule="auto"/>
        <w:rPr>
          <w:szCs w:val="20"/>
        </w:rPr>
      </w:pPr>
    </w:p>
    <w:p w14:paraId="72A486ED" w14:textId="77777777" w:rsidR="008077F1" w:rsidRDefault="008077F1" w:rsidP="008077F1">
      <w:pPr>
        <w:spacing w:after="0" w:line="240" w:lineRule="auto"/>
        <w:rPr>
          <w:szCs w:val="20"/>
        </w:rPr>
      </w:pPr>
      <w:r>
        <w:rPr>
          <w:szCs w:val="20"/>
        </w:rPr>
        <w:t>HUBZone small business concern means a small business concern that meets the requirements described in 13 CFR 126.200, certified by the Small Business Administration (SBA) and designated by SBA as a HUBZone small business concern in the Dynamic Small Business Search (DSBS) and SAM.</w:t>
      </w:r>
    </w:p>
    <w:p w14:paraId="2CD93A18" w14:textId="77777777" w:rsidR="008077F1" w:rsidRDefault="008077F1" w:rsidP="008077F1">
      <w:pPr>
        <w:spacing w:after="0" w:line="240" w:lineRule="auto"/>
        <w:rPr>
          <w:szCs w:val="20"/>
        </w:rPr>
      </w:pPr>
    </w:p>
    <w:p w14:paraId="24967846" w14:textId="77777777" w:rsidR="008077F1" w:rsidRDefault="008077F1" w:rsidP="008077F1">
      <w:pPr>
        <w:spacing w:after="0" w:line="240" w:lineRule="auto"/>
        <w:rPr>
          <w:szCs w:val="20"/>
        </w:rPr>
      </w:pPr>
      <w:r>
        <w:rPr>
          <w:szCs w:val="20"/>
        </w:rPr>
        <w:t>Service-disabled veteran-owned small business concern—</w:t>
      </w:r>
    </w:p>
    <w:p w14:paraId="3B90C8D5" w14:textId="77777777" w:rsidR="008077F1" w:rsidRDefault="008077F1" w:rsidP="008077F1">
      <w:pPr>
        <w:spacing w:after="0" w:line="240" w:lineRule="auto"/>
        <w:rPr>
          <w:szCs w:val="20"/>
        </w:rPr>
      </w:pPr>
    </w:p>
    <w:p w14:paraId="3C755E15" w14:textId="77777777" w:rsidR="008077F1" w:rsidRDefault="008077F1" w:rsidP="008077F1">
      <w:pPr>
        <w:spacing w:after="0" w:line="240" w:lineRule="auto"/>
        <w:rPr>
          <w:szCs w:val="20"/>
        </w:rPr>
      </w:pPr>
      <w:r>
        <w:rPr>
          <w:szCs w:val="20"/>
        </w:rPr>
        <w:t>(1) Means a small business concern-</w:t>
      </w:r>
    </w:p>
    <w:p w14:paraId="7DA72923" w14:textId="77777777" w:rsidR="008077F1" w:rsidRDefault="008077F1" w:rsidP="008077F1">
      <w:pPr>
        <w:spacing w:after="0" w:line="240" w:lineRule="auto"/>
        <w:rPr>
          <w:szCs w:val="20"/>
        </w:rPr>
      </w:pPr>
    </w:p>
    <w:p w14:paraId="10E217EF" w14:textId="77777777" w:rsidR="008077F1" w:rsidRDefault="008077F1" w:rsidP="008077F1">
      <w:pPr>
        <w:spacing w:after="0" w:line="240" w:lineRule="auto"/>
        <w:rPr>
          <w:szCs w:val="20"/>
        </w:rPr>
      </w:pPr>
      <w:r>
        <w:rPr>
          <w:szCs w:val="20"/>
        </w:rPr>
        <w:t>(i) Not less than 51 percent of which is owned by one or more service-disabled veterans or, in the case of any publicly owned business, not less than 51 percent of the stock of which is owned by one or more service-disabled veterans; and</w:t>
      </w:r>
    </w:p>
    <w:p w14:paraId="4CBCD4CF" w14:textId="77777777" w:rsidR="008077F1" w:rsidRDefault="008077F1" w:rsidP="008077F1">
      <w:pPr>
        <w:spacing w:after="0" w:line="240" w:lineRule="auto"/>
        <w:rPr>
          <w:szCs w:val="20"/>
        </w:rPr>
      </w:pPr>
    </w:p>
    <w:p w14:paraId="033CF0C1" w14:textId="77777777" w:rsidR="008077F1" w:rsidRDefault="008077F1" w:rsidP="008077F1">
      <w:pPr>
        <w:spacing w:after="0" w:line="240" w:lineRule="auto"/>
        <w:rPr>
          <w:szCs w:val="20"/>
        </w:rPr>
      </w:pPr>
      <w:r>
        <w:rPr>
          <w:szCs w:val="20"/>
        </w:rPr>
        <w:t>(ii) The management and daily business operations of which are controlled by one or more service-disabled veterans or, in the case of a service-disabled veteran with permanent and severe disability, the spouse or permanent caregiver of such veteran.</w:t>
      </w:r>
    </w:p>
    <w:p w14:paraId="53ECD0A3" w14:textId="77777777" w:rsidR="008077F1" w:rsidRDefault="008077F1" w:rsidP="008077F1">
      <w:pPr>
        <w:spacing w:after="0" w:line="240" w:lineRule="auto"/>
        <w:rPr>
          <w:szCs w:val="20"/>
        </w:rPr>
      </w:pPr>
    </w:p>
    <w:p w14:paraId="3F0CE3B8" w14:textId="77777777" w:rsidR="008077F1" w:rsidRDefault="008077F1" w:rsidP="008077F1">
      <w:pPr>
        <w:spacing w:after="0" w:line="240" w:lineRule="auto"/>
        <w:rPr>
          <w:szCs w:val="20"/>
        </w:rPr>
      </w:pPr>
      <w:r>
        <w:rPr>
          <w:szCs w:val="20"/>
        </w:rPr>
        <w:t>(2) Service-disabled veteran means a veteran, as defined in 38 U.S.C.101 (2), with a disability that is service-connected, as defined in 38 U.S.C.101(16).</w:t>
      </w:r>
    </w:p>
    <w:p w14:paraId="6C88E6E7" w14:textId="77777777" w:rsidR="008077F1" w:rsidRDefault="008077F1" w:rsidP="008077F1">
      <w:pPr>
        <w:spacing w:after="0" w:line="240" w:lineRule="auto"/>
        <w:rPr>
          <w:szCs w:val="20"/>
        </w:rPr>
      </w:pPr>
    </w:p>
    <w:p w14:paraId="5B0F1CAF" w14:textId="77777777" w:rsidR="008077F1" w:rsidRDefault="008077F1" w:rsidP="008077F1">
      <w:pPr>
        <w:spacing w:after="0" w:line="240" w:lineRule="auto"/>
        <w:rPr>
          <w:szCs w:val="20"/>
        </w:rPr>
      </w:pPr>
      <w:r>
        <w:rPr>
          <w:szCs w:val="20"/>
        </w:rPr>
        <w:t>Small business concern means a concern, including its affiliates, that is independently owned and operated, not dominant in its field of operation and qualified as a small business under the criteria and size standards in 13 CFR part 121, including the size standard that corresponds to the NAICS code assigned to the contract or subcontract.</w:t>
      </w:r>
    </w:p>
    <w:p w14:paraId="6DCC4DA6" w14:textId="77777777" w:rsidR="008077F1" w:rsidRDefault="008077F1" w:rsidP="008077F1">
      <w:pPr>
        <w:spacing w:after="0" w:line="240" w:lineRule="auto"/>
        <w:rPr>
          <w:szCs w:val="20"/>
        </w:rPr>
      </w:pPr>
    </w:p>
    <w:p w14:paraId="51CBBE9B" w14:textId="77777777" w:rsidR="008077F1" w:rsidRDefault="008077F1" w:rsidP="008077F1">
      <w:pPr>
        <w:spacing w:after="0" w:line="240" w:lineRule="auto"/>
        <w:rPr>
          <w:szCs w:val="20"/>
        </w:rPr>
      </w:pPr>
      <w:r>
        <w:rPr>
          <w:szCs w:val="20"/>
        </w:rPr>
        <w:t>Small disadvantaged business concern, consistent with 13 CFR 124.1002, means a small business concern under the size standard applicable to the acquisition, that-</w:t>
      </w:r>
    </w:p>
    <w:p w14:paraId="105C3054" w14:textId="77777777" w:rsidR="008077F1" w:rsidRDefault="008077F1" w:rsidP="008077F1">
      <w:pPr>
        <w:spacing w:after="0" w:line="240" w:lineRule="auto"/>
        <w:rPr>
          <w:szCs w:val="20"/>
        </w:rPr>
      </w:pPr>
    </w:p>
    <w:p w14:paraId="3BB6CF32" w14:textId="77777777" w:rsidR="008077F1" w:rsidRDefault="008077F1" w:rsidP="008077F1">
      <w:pPr>
        <w:spacing w:after="0" w:line="240" w:lineRule="auto"/>
        <w:rPr>
          <w:szCs w:val="20"/>
        </w:rPr>
      </w:pPr>
      <w:r>
        <w:rPr>
          <w:szCs w:val="20"/>
        </w:rPr>
        <w:t>(1) Is at least 51 percent unconditionally and directly owned (as defined at 13 CFR 124.105) by-</w:t>
      </w:r>
    </w:p>
    <w:p w14:paraId="6F379258" w14:textId="77777777" w:rsidR="008077F1" w:rsidRDefault="008077F1" w:rsidP="008077F1">
      <w:pPr>
        <w:spacing w:after="0" w:line="240" w:lineRule="auto"/>
        <w:rPr>
          <w:szCs w:val="20"/>
        </w:rPr>
      </w:pPr>
    </w:p>
    <w:p w14:paraId="41F62A5D" w14:textId="77777777" w:rsidR="008077F1" w:rsidRDefault="008077F1" w:rsidP="008077F1">
      <w:pPr>
        <w:spacing w:after="0" w:line="240" w:lineRule="auto"/>
        <w:rPr>
          <w:szCs w:val="20"/>
        </w:rPr>
      </w:pPr>
      <w:r>
        <w:rPr>
          <w:szCs w:val="20"/>
        </w:rPr>
        <w:t>(i) One or more socially disadvantaged (as defined at 13 CFR 124.103) and economically disadvantaged (as defined at 13 CFR 124.104) individuals who are citizens of the United States; and</w:t>
      </w:r>
    </w:p>
    <w:p w14:paraId="1BC3F6F2" w14:textId="77777777" w:rsidR="008077F1" w:rsidRDefault="008077F1" w:rsidP="008077F1">
      <w:pPr>
        <w:spacing w:after="0" w:line="240" w:lineRule="auto"/>
        <w:rPr>
          <w:szCs w:val="20"/>
        </w:rPr>
      </w:pPr>
    </w:p>
    <w:p w14:paraId="47E56E7E" w14:textId="77777777" w:rsidR="008077F1" w:rsidRDefault="008077F1" w:rsidP="008077F1">
      <w:pPr>
        <w:spacing w:after="0" w:line="240" w:lineRule="auto"/>
        <w:rPr>
          <w:szCs w:val="20"/>
        </w:rPr>
      </w:pPr>
      <w:r>
        <w:rPr>
          <w:szCs w:val="20"/>
        </w:rPr>
        <w:lastRenderedPageBreak/>
        <w:t>(ii) Each individual claiming economic disadvantage has a net worth not exceeding $850,000 after taking into account the applicable exclusions set forth at 13 CFR 124.104(c)(2); and</w:t>
      </w:r>
    </w:p>
    <w:p w14:paraId="47CCA3AD" w14:textId="77777777" w:rsidR="008077F1" w:rsidRDefault="008077F1" w:rsidP="008077F1">
      <w:pPr>
        <w:spacing w:after="0" w:line="240" w:lineRule="auto"/>
        <w:rPr>
          <w:szCs w:val="20"/>
        </w:rPr>
      </w:pPr>
    </w:p>
    <w:p w14:paraId="10AFFDC4" w14:textId="77777777" w:rsidR="008077F1" w:rsidRDefault="008077F1" w:rsidP="008077F1">
      <w:pPr>
        <w:spacing w:after="0" w:line="240" w:lineRule="auto"/>
        <w:rPr>
          <w:szCs w:val="20"/>
        </w:rPr>
      </w:pPr>
      <w:r>
        <w:rPr>
          <w:szCs w:val="20"/>
        </w:rPr>
        <w:t>(2) The management and daily business operations of which are controlled (as defined at 13.CFR 124.106) by individuals, who meet the criteria in paragraphs (1)(i) and (ii) of this definition.</w:t>
      </w:r>
    </w:p>
    <w:p w14:paraId="4AA6FA7B" w14:textId="77777777" w:rsidR="008077F1" w:rsidRDefault="008077F1" w:rsidP="008077F1">
      <w:pPr>
        <w:spacing w:after="0" w:line="240" w:lineRule="auto"/>
        <w:rPr>
          <w:szCs w:val="20"/>
        </w:rPr>
      </w:pPr>
    </w:p>
    <w:p w14:paraId="02E415F5" w14:textId="77777777" w:rsidR="008077F1" w:rsidRDefault="008077F1" w:rsidP="008077F1">
      <w:pPr>
        <w:spacing w:after="0" w:line="240" w:lineRule="auto"/>
        <w:rPr>
          <w:szCs w:val="20"/>
        </w:rPr>
      </w:pPr>
      <w:r>
        <w:rPr>
          <w:szCs w:val="20"/>
        </w:rPr>
        <w:t>Veteran-owned small business concern means a small business concern-</w:t>
      </w:r>
    </w:p>
    <w:p w14:paraId="032B003F" w14:textId="77777777" w:rsidR="008077F1" w:rsidRDefault="008077F1" w:rsidP="008077F1">
      <w:pPr>
        <w:spacing w:after="0" w:line="240" w:lineRule="auto"/>
        <w:rPr>
          <w:szCs w:val="20"/>
        </w:rPr>
      </w:pPr>
    </w:p>
    <w:p w14:paraId="23B512C2" w14:textId="77777777" w:rsidR="008077F1" w:rsidRDefault="008077F1" w:rsidP="008077F1">
      <w:pPr>
        <w:spacing w:after="0" w:line="240" w:lineRule="auto"/>
        <w:rPr>
          <w:szCs w:val="20"/>
        </w:rPr>
      </w:pPr>
      <w:r>
        <w:rPr>
          <w:szCs w:val="20"/>
        </w:rPr>
        <w:t>(1) Not less than 51 percent of which is owned by one or more veterans (as defined at 38 U.S.C.101(2)) or, in the case of any publicly owned business, not less than 51 percent of the stock of which is owned by one or more veterans; and</w:t>
      </w:r>
    </w:p>
    <w:p w14:paraId="749D6AD8" w14:textId="77777777" w:rsidR="008077F1" w:rsidRDefault="008077F1" w:rsidP="008077F1">
      <w:pPr>
        <w:spacing w:after="0" w:line="240" w:lineRule="auto"/>
        <w:rPr>
          <w:szCs w:val="20"/>
        </w:rPr>
      </w:pPr>
    </w:p>
    <w:p w14:paraId="5618D8E1" w14:textId="77777777" w:rsidR="008077F1" w:rsidRDefault="008077F1" w:rsidP="008077F1">
      <w:pPr>
        <w:spacing w:after="0" w:line="240" w:lineRule="auto"/>
        <w:rPr>
          <w:szCs w:val="20"/>
        </w:rPr>
      </w:pPr>
      <w:r>
        <w:rPr>
          <w:szCs w:val="20"/>
        </w:rPr>
        <w:t>(2) The management and daily business operations of which are controlled by one or more veterans.</w:t>
      </w:r>
    </w:p>
    <w:p w14:paraId="124505AF" w14:textId="77777777" w:rsidR="008077F1" w:rsidRDefault="008077F1" w:rsidP="008077F1">
      <w:pPr>
        <w:spacing w:after="0" w:line="240" w:lineRule="auto"/>
        <w:rPr>
          <w:szCs w:val="20"/>
        </w:rPr>
      </w:pPr>
    </w:p>
    <w:p w14:paraId="7CF7CB29" w14:textId="77777777" w:rsidR="008077F1" w:rsidRDefault="008077F1" w:rsidP="008077F1">
      <w:pPr>
        <w:spacing w:after="0" w:line="240" w:lineRule="auto"/>
        <w:rPr>
          <w:szCs w:val="20"/>
        </w:rPr>
      </w:pPr>
      <w:r>
        <w:rPr>
          <w:szCs w:val="20"/>
        </w:rPr>
        <w:t>Women-owned small business concern means a small business concern-</w:t>
      </w:r>
    </w:p>
    <w:p w14:paraId="4939D3C3" w14:textId="77777777" w:rsidR="008077F1" w:rsidRDefault="008077F1" w:rsidP="008077F1">
      <w:pPr>
        <w:spacing w:after="0" w:line="240" w:lineRule="auto"/>
        <w:rPr>
          <w:szCs w:val="20"/>
        </w:rPr>
      </w:pPr>
    </w:p>
    <w:p w14:paraId="4A7DC106" w14:textId="77777777" w:rsidR="008077F1" w:rsidRDefault="008077F1" w:rsidP="008077F1">
      <w:pPr>
        <w:spacing w:after="0" w:line="240" w:lineRule="auto"/>
        <w:rPr>
          <w:szCs w:val="20"/>
        </w:rPr>
      </w:pPr>
      <w:r>
        <w:rPr>
          <w:szCs w:val="20"/>
        </w:rPr>
        <w:t>(1) That is at least 51 percent owned by one or more women, or, in the case of any publicly owned business, at least 51 percent of the stock of which is owned by one or more women; and</w:t>
      </w:r>
    </w:p>
    <w:p w14:paraId="5562CD35" w14:textId="77777777" w:rsidR="008077F1" w:rsidRDefault="008077F1" w:rsidP="008077F1">
      <w:pPr>
        <w:spacing w:after="0" w:line="240" w:lineRule="auto"/>
        <w:rPr>
          <w:szCs w:val="20"/>
        </w:rPr>
      </w:pPr>
    </w:p>
    <w:p w14:paraId="4A6755C7" w14:textId="77777777" w:rsidR="008077F1" w:rsidRDefault="008077F1" w:rsidP="008077F1">
      <w:pPr>
        <w:spacing w:after="0" w:line="240" w:lineRule="auto"/>
        <w:rPr>
          <w:szCs w:val="20"/>
        </w:rPr>
      </w:pPr>
      <w:r>
        <w:rPr>
          <w:szCs w:val="20"/>
        </w:rPr>
        <w:t>(2) Whose management and daily business operations are controlled by one or more women.</w:t>
      </w:r>
    </w:p>
    <w:p w14:paraId="79527FDE" w14:textId="77777777" w:rsidR="008077F1" w:rsidRDefault="008077F1" w:rsidP="008077F1">
      <w:pPr>
        <w:spacing w:after="0" w:line="240" w:lineRule="auto"/>
        <w:rPr>
          <w:szCs w:val="20"/>
        </w:rPr>
      </w:pPr>
    </w:p>
    <w:p w14:paraId="6D0059E9" w14:textId="77777777" w:rsidR="008077F1" w:rsidRDefault="008077F1" w:rsidP="008077F1">
      <w:pPr>
        <w:spacing w:after="0" w:line="240" w:lineRule="auto"/>
        <w:rPr>
          <w:szCs w:val="20"/>
        </w:rPr>
      </w:pPr>
      <w:r>
        <w:rPr>
          <w:szCs w:val="20"/>
        </w:rPr>
        <w:t>(b) It is the policy of the United States that small business concerns, veteran-owned small business concerns, service-disabled veteran-owned small business concerns, HUBZone small business concerns, small disadvantaged business concerns, and women-owned small business concerns shall have the maximum practicable opportunity to participate in performing contracts let by any Federal agency, including contracts and subcontracts for subsystems, assemblies, components, and related services for major systems. It is further the policy of the United States that its prime contractors establish procedures to ensure the timely payment of amounts due pursuant to the terms of their subcontracts with small business concerns, veteran-owned small business concerns, service-disabled veteran-owned small business concerns, HUBZone small business concerns, small disadvantaged business concerns, and women-owned small business concerns.</w:t>
      </w:r>
    </w:p>
    <w:p w14:paraId="41863FFF" w14:textId="77777777" w:rsidR="008077F1" w:rsidRDefault="008077F1" w:rsidP="008077F1">
      <w:pPr>
        <w:spacing w:after="0" w:line="240" w:lineRule="auto"/>
        <w:rPr>
          <w:szCs w:val="20"/>
        </w:rPr>
      </w:pPr>
    </w:p>
    <w:p w14:paraId="5651F952" w14:textId="77777777" w:rsidR="008077F1" w:rsidRDefault="008077F1" w:rsidP="008077F1">
      <w:pPr>
        <w:spacing w:after="0" w:line="240" w:lineRule="auto"/>
        <w:rPr>
          <w:szCs w:val="20"/>
        </w:rPr>
      </w:pPr>
      <w:r>
        <w:rPr>
          <w:szCs w:val="20"/>
        </w:rPr>
        <w:t>(c)(1) A joint venture qualifies as a small business concern if—</w:t>
      </w:r>
    </w:p>
    <w:p w14:paraId="21D696E8" w14:textId="77777777" w:rsidR="008077F1" w:rsidRDefault="008077F1" w:rsidP="008077F1">
      <w:pPr>
        <w:spacing w:after="0" w:line="240" w:lineRule="auto"/>
        <w:rPr>
          <w:szCs w:val="20"/>
        </w:rPr>
      </w:pPr>
    </w:p>
    <w:p w14:paraId="40680D23" w14:textId="77777777" w:rsidR="008077F1" w:rsidRDefault="008077F1" w:rsidP="008077F1">
      <w:pPr>
        <w:spacing w:after="0" w:line="240" w:lineRule="auto"/>
        <w:rPr>
          <w:szCs w:val="20"/>
        </w:rPr>
      </w:pPr>
      <w:r>
        <w:rPr>
          <w:szCs w:val="20"/>
        </w:rPr>
        <w:t>(i) Each party to the joint venture qualifies as small under the size standard for the solicitation; or</w:t>
      </w:r>
    </w:p>
    <w:p w14:paraId="72CCBCCC" w14:textId="77777777" w:rsidR="008077F1" w:rsidRDefault="008077F1" w:rsidP="008077F1">
      <w:pPr>
        <w:spacing w:after="0" w:line="240" w:lineRule="auto"/>
        <w:rPr>
          <w:szCs w:val="20"/>
        </w:rPr>
      </w:pPr>
    </w:p>
    <w:p w14:paraId="3373CA15" w14:textId="77777777" w:rsidR="008077F1" w:rsidRDefault="008077F1" w:rsidP="008077F1">
      <w:pPr>
        <w:spacing w:after="0" w:line="240" w:lineRule="auto"/>
        <w:rPr>
          <w:szCs w:val="20"/>
        </w:rPr>
      </w:pPr>
      <w:r>
        <w:rPr>
          <w:szCs w:val="20"/>
        </w:rPr>
        <w:t>(ii) The protégé is small under the size standard for the solicitation in a joint venture comprised of a mentor and protégé with an approved mentor-protégé agreement under a SBA mentor-protégé program.</w:t>
      </w:r>
    </w:p>
    <w:p w14:paraId="7C1C57B9" w14:textId="77777777" w:rsidR="008077F1" w:rsidRDefault="008077F1" w:rsidP="008077F1">
      <w:pPr>
        <w:spacing w:after="0" w:line="240" w:lineRule="auto"/>
        <w:rPr>
          <w:szCs w:val="20"/>
        </w:rPr>
      </w:pPr>
    </w:p>
    <w:p w14:paraId="665E5B13" w14:textId="77777777" w:rsidR="008077F1" w:rsidRDefault="008077F1" w:rsidP="008077F1">
      <w:pPr>
        <w:spacing w:after="0" w:line="240" w:lineRule="auto"/>
        <w:rPr>
          <w:szCs w:val="20"/>
        </w:rPr>
      </w:pPr>
      <w:r>
        <w:rPr>
          <w:szCs w:val="20"/>
        </w:rPr>
        <w:t>(2) A joint venture qualifies as—</w:t>
      </w:r>
    </w:p>
    <w:p w14:paraId="4CD8E64E" w14:textId="77777777" w:rsidR="008077F1" w:rsidRDefault="008077F1" w:rsidP="008077F1">
      <w:pPr>
        <w:spacing w:after="0" w:line="240" w:lineRule="auto"/>
        <w:rPr>
          <w:szCs w:val="20"/>
        </w:rPr>
      </w:pPr>
    </w:p>
    <w:p w14:paraId="38082896" w14:textId="77777777" w:rsidR="008077F1" w:rsidRDefault="008077F1" w:rsidP="008077F1">
      <w:pPr>
        <w:spacing w:after="0" w:line="240" w:lineRule="auto"/>
        <w:rPr>
          <w:szCs w:val="20"/>
        </w:rPr>
      </w:pPr>
      <w:r>
        <w:rPr>
          <w:szCs w:val="20"/>
        </w:rPr>
        <w:t>(i) A service-disabled veteran-owned small business concern if it complies with the requirements in 13 CFR part 125; or</w:t>
      </w:r>
    </w:p>
    <w:p w14:paraId="2C09CBB3" w14:textId="77777777" w:rsidR="008077F1" w:rsidRDefault="008077F1" w:rsidP="008077F1">
      <w:pPr>
        <w:spacing w:after="0" w:line="240" w:lineRule="auto"/>
        <w:rPr>
          <w:szCs w:val="20"/>
        </w:rPr>
      </w:pPr>
    </w:p>
    <w:p w14:paraId="0ED85744" w14:textId="77777777" w:rsidR="008077F1" w:rsidRDefault="008077F1" w:rsidP="008077F1">
      <w:pPr>
        <w:spacing w:after="0" w:line="240" w:lineRule="auto"/>
        <w:rPr>
          <w:szCs w:val="20"/>
        </w:rPr>
      </w:pPr>
      <w:r>
        <w:rPr>
          <w:szCs w:val="20"/>
        </w:rPr>
        <w:t>(ii) A HUBZone small business concern if it complies with the requirements in 13 CFR 126.616(a) through (c).</w:t>
      </w:r>
    </w:p>
    <w:p w14:paraId="1C9878E3" w14:textId="77777777" w:rsidR="008077F1" w:rsidRDefault="008077F1" w:rsidP="008077F1">
      <w:pPr>
        <w:spacing w:after="0" w:line="240" w:lineRule="auto"/>
        <w:rPr>
          <w:szCs w:val="20"/>
        </w:rPr>
      </w:pPr>
    </w:p>
    <w:p w14:paraId="20626440" w14:textId="77777777" w:rsidR="008077F1" w:rsidRDefault="008077F1" w:rsidP="008077F1">
      <w:pPr>
        <w:spacing w:after="0" w:line="240" w:lineRule="auto"/>
        <w:rPr>
          <w:szCs w:val="20"/>
        </w:rPr>
      </w:pPr>
      <w:r>
        <w:rPr>
          <w:szCs w:val="20"/>
        </w:rPr>
        <w:t>(d) The Contractor hereby agrees to carry out this policy in the awarding of subcontracts to the fullest extent consistent with efficient contract performance. The Contractor further agrees to cooperate in any studies or surveys as may be conducted by the United States Small Business Administration or the awarding agency of the United States as may be necessary to determine the extent of the Contractor's compliance with this clause.</w:t>
      </w:r>
    </w:p>
    <w:p w14:paraId="79AC9F2C" w14:textId="77777777" w:rsidR="008077F1" w:rsidRDefault="008077F1" w:rsidP="008077F1">
      <w:pPr>
        <w:spacing w:after="0" w:line="240" w:lineRule="auto"/>
        <w:rPr>
          <w:szCs w:val="20"/>
        </w:rPr>
      </w:pPr>
    </w:p>
    <w:p w14:paraId="6E635677" w14:textId="77777777" w:rsidR="008077F1" w:rsidRDefault="008077F1" w:rsidP="008077F1">
      <w:pPr>
        <w:spacing w:after="0" w:line="240" w:lineRule="auto"/>
        <w:rPr>
          <w:szCs w:val="20"/>
        </w:rPr>
      </w:pPr>
      <w:r>
        <w:rPr>
          <w:szCs w:val="20"/>
        </w:rPr>
        <w:t>(e)(1) The Contractor may accept a subcontractor's written representations of its size and socioeconomic status as a small business, small disadvantaged business, veteran-owned small business, service-disabled veteran-owned small business, or a women-owned small business if the subcontractor represents that the size and socioeconomic status representations with its offer are current, accurate, and complete as of the date of the offer for the subcontract.</w:t>
      </w:r>
    </w:p>
    <w:p w14:paraId="73F8FA41" w14:textId="77777777" w:rsidR="008077F1" w:rsidRDefault="008077F1" w:rsidP="008077F1">
      <w:pPr>
        <w:spacing w:after="0" w:line="240" w:lineRule="auto"/>
        <w:rPr>
          <w:szCs w:val="20"/>
        </w:rPr>
      </w:pPr>
    </w:p>
    <w:p w14:paraId="31A58687" w14:textId="77777777" w:rsidR="008077F1" w:rsidRDefault="008077F1" w:rsidP="008077F1">
      <w:pPr>
        <w:spacing w:after="0" w:line="240" w:lineRule="auto"/>
        <w:rPr>
          <w:szCs w:val="20"/>
        </w:rPr>
      </w:pPr>
      <w:r>
        <w:rPr>
          <w:szCs w:val="20"/>
        </w:rPr>
        <w:lastRenderedPageBreak/>
        <w:t>(2) The Contractor may accept a subcontractor's representations of its size and socioeconomic status as a small business, small disadvantaged business, veteran-owned small business, service-disabled veteran-owned small business, or a women-owned small business in the System for Award Management (SAM) if–</w:t>
      </w:r>
    </w:p>
    <w:p w14:paraId="3626A6B6" w14:textId="77777777" w:rsidR="008077F1" w:rsidRDefault="008077F1" w:rsidP="008077F1">
      <w:pPr>
        <w:spacing w:after="0" w:line="240" w:lineRule="auto"/>
        <w:rPr>
          <w:szCs w:val="20"/>
        </w:rPr>
      </w:pPr>
    </w:p>
    <w:p w14:paraId="03D65A67" w14:textId="77777777" w:rsidR="008077F1" w:rsidRDefault="008077F1" w:rsidP="008077F1">
      <w:pPr>
        <w:spacing w:after="0" w:line="240" w:lineRule="auto"/>
        <w:rPr>
          <w:szCs w:val="20"/>
        </w:rPr>
      </w:pPr>
      <w:r>
        <w:rPr>
          <w:szCs w:val="20"/>
        </w:rPr>
        <w:t>(i) The subcontractor is registered in SAM; and</w:t>
      </w:r>
    </w:p>
    <w:p w14:paraId="5156E36E" w14:textId="77777777" w:rsidR="008077F1" w:rsidRDefault="008077F1" w:rsidP="008077F1">
      <w:pPr>
        <w:spacing w:after="0" w:line="240" w:lineRule="auto"/>
        <w:rPr>
          <w:szCs w:val="20"/>
        </w:rPr>
      </w:pPr>
    </w:p>
    <w:p w14:paraId="0D5FCDC7" w14:textId="77777777" w:rsidR="008077F1" w:rsidRDefault="008077F1" w:rsidP="008077F1">
      <w:pPr>
        <w:spacing w:after="0" w:line="240" w:lineRule="auto"/>
        <w:rPr>
          <w:szCs w:val="20"/>
        </w:rPr>
      </w:pPr>
      <w:r>
        <w:rPr>
          <w:szCs w:val="20"/>
        </w:rPr>
        <w:t>(ii) The subcontractor represents that the size and socioeconomic status representations made in SAM are current, accurate and complete as of the date of the offer for the subcontract.</w:t>
      </w:r>
    </w:p>
    <w:p w14:paraId="2F660477" w14:textId="77777777" w:rsidR="008077F1" w:rsidRDefault="008077F1" w:rsidP="008077F1">
      <w:pPr>
        <w:spacing w:after="0" w:line="240" w:lineRule="auto"/>
        <w:rPr>
          <w:szCs w:val="20"/>
        </w:rPr>
      </w:pPr>
    </w:p>
    <w:p w14:paraId="77C61368" w14:textId="77777777" w:rsidR="008077F1" w:rsidRDefault="008077F1" w:rsidP="008077F1">
      <w:pPr>
        <w:spacing w:after="0" w:line="240" w:lineRule="auto"/>
        <w:rPr>
          <w:szCs w:val="20"/>
        </w:rPr>
      </w:pPr>
      <w:r>
        <w:rPr>
          <w:szCs w:val="20"/>
        </w:rPr>
        <w:t>(3) The Contractor may not require the use of SAM for the purposes of representing size or socioeconomic status in connection with a subcontract.</w:t>
      </w:r>
    </w:p>
    <w:p w14:paraId="04E3763E" w14:textId="77777777" w:rsidR="008077F1" w:rsidRDefault="008077F1" w:rsidP="008077F1">
      <w:pPr>
        <w:spacing w:after="0" w:line="240" w:lineRule="auto"/>
        <w:rPr>
          <w:szCs w:val="20"/>
        </w:rPr>
      </w:pPr>
    </w:p>
    <w:p w14:paraId="253BECEF" w14:textId="77777777" w:rsidR="008077F1" w:rsidRDefault="008077F1" w:rsidP="008077F1">
      <w:pPr>
        <w:spacing w:after="0" w:line="240" w:lineRule="auto"/>
        <w:rPr>
          <w:szCs w:val="20"/>
        </w:rPr>
      </w:pPr>
      <w:r>
        <w:rPr>
          <w:szCs w:val="20"/>
        </w:rPr>
        <w:t>(4) In accordance with 13 CFR 121.411, 124.1015, 125.29, 126.900, and 127.700, a contractor acting in good faith is not liable for misrepresentations made by its subcontractors regarding the subcontractor's size or socioeconomic status.</w:t>
      </w:r>
    </w:p>
    <w:p w14:paraId="06FD6073" w14:textId="77777777" w:rsidR="008077F1" w:rsidRDefault="008077F1" w:rsidP="008077F1">
      <w:pPr>
        <w:spacing w:after="0" w:line="240" w:lineRule="auto"/>
        <w:rPr>
          <w:szCs w:val="20"/>
        </w:rPr>
      </w:pPr>
    </w:p>
    <w:p w14:paraId="4169C42A" w14:textId="77777777" w:rsidR="008077F1" w:rsidRDefault="008077F1" w:rsidP="008077F1">
      <w:pPr>
        <w:spacing w:after="0" w:line="240" w:lineRule="auto"/>
        <w:rPr>
          <w:szCs w:val="20"/>
        </w:rPr>
      </w:pPr>
      <w:r>
        <w:rPr>
          <w:szCs w:val="20"/>
        </w:rPr>
        <w:t>(5) The Contractor shall confirm that a subcontractor representing itself as a HUBZone small business concern is certified by SBA as a HUBZone small business concern by accessing SAM or by accessing DSBS at https://web.sba.gov/pro-net/search/dsp_dsbs.cfm. If the subcontractor is a joint venture, the Contractor shall confirm that at least one party to the joint venture is certified by SBA as a HUBZone small business concern. The Contractor may confirm the representation by accessing SAM.</w:t>
      </w:r>
    </w:p>
    <w:p w14:paraId="1197556E" w14:textId="77777777" w:rsidR="008077F1" w:rsidRDefault="008077F1" w:rsidP="008077F1">
      <w:pPr>
        <w:spacing w:after="0" w:line="240" w:lineRule="auto"/>
        <w:rPr>
          <w:szCs w:val="20"/>
        </w:rPr>
      </w:pPr>
    </w:p>
    <w:p w14:paraId="3D9DB1DC" w14:textId="787FDD50" w:rsidR="008077F1" w:rsidRDefault="008077F1" w:rsidP="008077F1">
      <w:pPr>
        <w:spacing w:after="0" w:line="240" w:lineRule="auto"/>
      </w:pPr>
      <w:r>
        <w:rPr>
          <w:szCs w:val="20"/>
        </w:rPr>
        <w:t>(End of clause)</w:t>
      </w:r>
    </w:p>
    <w:p w14:paraId="65BD2727" w14:textId="77777777" w:rsidR="008077F1" w:rsidRDefault="008077F1" w:rsidP="008077F1">
      <w:pPr>
        <w:spacing w:after="0" w:line="240" w:lineRule="auto"/>
      </w:pPr>
    </w:p>
    <w:p w14:paraId="2493E207" w14:textId="77777777" w:rsidR="008077F1" w:rsidRDefault="008077F1" w:rsidP="008077F1">
      <w:pPr>
        <w:spacing w:after="0" w:line="240" w:lineRule="auto"/>
      </w:pPr>
    </w:p>
    <w:p w14:paraId="5852FEBB" w14:textId="77777777" w:rsidR="008077F1" w:rsidRDefault="008077F1" w:rsidP="008077F1">
      <w:pPr>
        <w:spacing w:after="0" w:line="240" w:lineRule="auto"/>
        <w:rPr>
          <w:szCs w:val="20"/>
        </w:rPr>
      </w:pPr>
      <w:bookmarkStart w:id="28" w:name="PD000068"/>
      <w:bookmarkEnd w:id="28"/>
      <w:r>
        <w:t xml:space="preserve">52.219-28    </w:t>
      </w:r>
      <w:r>
        <w:rPr>
          <w:szCs w:val="20"/>
        </w:rPr>
        <w:t>POST-AWARD SMALL BUSINESS PROGRAM REREPRESENTATION (SEP 2023)</w:t>
      </w:r>
    </w:p>
    <w:p w14:paraId="0303441F" w14:textId="77777777" w:rsidR="008077F1" w:rsidRDefault="008077F1" w:rsidP="008077F1">
      <w:pPr>
        <w:spacing w:after="0" w:line="240" w:lineRule="auto"/>
        <w:rPr>
          <w:szCs w:val="20"/>
        </w:rPr>
      </w:pPr>
    </w:p>
    <w:p w14:paraId="2F591A3A" w14:textId="77777777" w:rsidR="008077F1" w:rsidRDefault="008077F1" w:rsidP="008077F1">
      <w:pPr>
        <w:spacing w:after="0" w:line="240" w:lineRule="auto"/>
        <w:rPr>
          <w:szCs w:val="20"/>
        </w:rPr>
      </w:pPr>
      <w:r>
        <w:rPr>
          <w:szCs w:val="20"/>
        </w:rPr>
        <w:t>(a) Definitions. As used in this clause--</w:t>
      </w:r>
    </w:p>
    <w:p w14:paraId="084FE90F" w14:textId="77777777" w:rsidR="008077F1" w:rsidRDefault="008077F1" w:rsidP="008077F1">
      <w:pPr>
        <w:spacing w:after="0" w:line="240" w:lineRule="auto"/>
        <w:rPr>
          <w:szCs w:val="20"/>
        </w:rPr>
      </w:pPr>
    </w:p>
    <w:p w14:paraId="7CACA196" w14:textId="77777777" w:rsidR="008077F1" w:rsidRDefault="008077F1" w:rsidP="008077F1">
      <w:pPr>
        <w:spacing w:after="0" w:line="240" w:lineRule="auto"/>
        <w:rPr>
          <w:szCs w:val="20"/>
        </w:rPr>
      </w:pPr>
      <w:r>
        <w:rPr>
          <w:szCs w:val="20"/>
        </w:rPr>
        <w:t>Long-term contract means a contract of more than five years in duration, including options. However, the term does not include contracts that exceed five years in duration because the period of performance has been extended for a cumulative period not to exceed six months under the clause at 52.217-8, Option to Extend Services, or other appropriate authority.</w:t>
      </w:r>
    </w:p>
    <w:p w14:paraId="05C00017" w14:textId="77777777" w:rsidR="008077F1" w:rsidRPr="0053193D" w:rsidRDefault="008077F1" w:rsidP="008077F1">
      <w:pPr>
        <w:spacing w:after="0" w:line="240" w:lineRule="auto"/>
        <w:rPr>
          <w:szCs w:val="20"/>
        </w:rPr>
      </w:pPr>
    </w:p>
    <w:p w14:paraId="31D02AED" w14:textId="77777777" w:rsidR="008077F1" w:rsidRPr="0053193D" w:rsidRDefault="008077F1" w:rsidP="008077F1">
      <w:pPr>
        <w:pStyle w:val="HTMLPreformatted"/>
        <w:rPr>
          <w:rFonts w:ascii="Times New Roman" w:hAnsi="Times New Roman" w:cs="Times New Roman"/>
        </w:rPr>
      </w:pPr>
      <w:r w:rsidRPr="0053193D">
        <w:rPr>
          <w:rFonts w:ascii="Times New Roman" w:hAnsi="Times New Roman" w:cs="Times New Roman"/>
        </w:rPr>
        <w:t>Small business concern--</w:t>
      </w:r>
    </w:p>
    <w:p w14:paraId="1A0BA542" w14:textId="77777777" w:rsidR="008077F1" w:rsidRPr="00B85232" w:rsidRDefault="008077F1" w:rsidP="008077F1">
      <w:pPr>
        <w:pStyle w:val="HTMLPreformatted"/>
        <w:rPr>
          <w:rFonts w:ascii="Times New Roman" w:hAnsi="Times New Roman" w:cs="Times New Roman"/>
        </w:rPr>
      </w:pPr>
      <w:r w:rsidRPr="00B85232">
        <w:rPr>
          <w:rFonts w:ascii="Times New Roman" w:hAnsi="Times New Roman" w:cs="Times New Roman"/>
        </w:rPr>
        <w:t xml:space="preserve">    </w:t>
      </w:r>
    </w:p>
    <w:p w14:paraId="4BCFA2AD" w14:textId="77777777" w:rsidR="008077F1" w:rsidRPr="00B85232"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szCs w:val="20"/>
        </w:rPr>
      </w:pPr>
      <w:r w:rsidRPr="00B85232">
        <w:t xml:space="preserve">(1) </w:t>
      </w:r>
      <w:r w:rsidRPr="00B85232">
        <w:rPr>
          <w:color w:val="000000"/>
          <w:szCs w:val="20"/>
        </w:rPr>
        <w:t>Means a concern, including its affiliates, that is independently owned and operated, not dominant in its field of operation, and qualified as a small business under the criteria in 13 CFR part 121 and the size standard in paragraph (d) of this clause.</w:t>
      </w:r>
    </w:p>
    <w:p w14:paraId="77A0AE8C" w14:textId="77777777" w:rsidR="008077F1" w:rsidRDefault="008077F1" w:rsidP="008077F1">
      <w:pPr>
        <w:pStyle w:val="HTMLPreformatted"/>
        <w:rPr>
          <w:rFonts w:ascii="Times New Roman" w:hAnsi="Times New Roman" w:cs="Times New Roman"/>
        </w:rPr>
      </w:pPr>
      <w:r w:rsidRPr="0053193D">
        <w:rPr>
          <w:rFonts w:ascii="Times New Roman" w:hAnsi="Times New Roman" w:cs="Times New Roman"/>
        </w:rPr>
        <w:t xml:space="preserve">   </w:t>
      </w:r>
    </w:p>
    <w:p w14:paraId="6A5519AF" w14:textId="77777777" w:rsidR="008077F1" w:rsidRPr="0053193D" w:rsidRDefault="008077F1" w:rsidP="008077F1">
      <w:pPr>
        <w:pStyle w:val="HTMLPreformatted"/>
        <w:rPr>
          <w:rFonts w:ascii="Times New Roman" w:hAnsi="Times New Roman" w:cs="Times New Roman"/>
        </w:rPr>
      </w:pPr>
      <w:r w:rsidRPr="0053193D">
        <w:rPr>
          <w:rFonts w:ascii="Times New Roman" w:hAnsi="Times New Roman" w:cs="Times New Roman"/>
        </w:rPr>
        <w:t>(2) Affiliates, as used in this definition, means business concerns, one of whom directly or indirectly controls or has the power to control the others, or a third party or parties control or have the power to control the others. In determining whether affiliation exists, consideration is given to all appropriate factors including common ownership, common management, and contractual relationships. SBA determines affiliation based on the factors set forth at 13 CFR 121.103.</w:t>
      </w:r>
    </w:p>
    <w:p w14:paraId="5DC72CE8" w14:textId="77777777" w:rsidR="008077F1" w:rsidRDefault="008077F1" w:rsidP="008077F1">
      <w:pPr>
        <w:spacing w:after="0" w:line="240" w:lineRule="auto"/>
        <w:rPr>
          <w:szCs w:val="20"/>
        </w:rPr>
      </w:pPr>
    </w:p>
    <w:p w14:paraId="3D12B46C" w14:textId="77777777" w:rsidR="008077F1"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Pr>
          <w:szCs w:val="20"/>
        </w:rPr>
        <w:t xml:space="preserve">(b) </w:t>
      </w:r>
      <w:r w:rsidRPr="0004104D">
        <w:rPr>
          <w:szCs w:val="20"/>
        </w:rPr>
        <w:t>If the Contractor represented that it was any of the small business concerns identified in 19.000(a)(3) prior to award of this contract, the Contractor shall rerepresent its size and socioeconomic status according to paragraph (f) of this clause or, if applicable, paragraph (h) of this clause, upon occurrence of any of the following:</w:t>
      </w:r>
    </w:p>
    <w:p w14:paraId="11A05B8B" w14:textId="77777777" w:rsidR="008077F1" w:rsidRDefault="008077F1" w:rsidP="008077F1">
      <w:pPr>
        <w:spacing w:after="0" w:line="240" w:lineRule="auto"/>
        <w:rPr>
          <w:szCs w:val="20"/>
        </w:rPr>
      </w:pPr>
    </w:p>
    <w:p w14:paraId="4FE4A1D6" w14:textId="77777777" w:rsidR="008077F1" w:rsidRDefault="008077F1" w:rsidP="008077F1">
      <w:pPr>
        <w:spacing w:after="0" w:line="240" w:lineRule="auto"/>
        <w:rPr>
          <w:szCs w:val="20"/>
        </w:rPr>
      </w:pPr>
      <w:r>
        <w:rPr>
          <w:szCs w:val="20"/>
        </w:rPr>
        <w:t>(1) Within 30 days after execution of a novation agreement or within 30 days after modification of the contract to include this clause, if the novation agreement was executed prior to inclusion of this clause in the contract.</w:t>
      </w:r>
    </w:p>
    <w:p w14:paraId="11216D61" w14:textId="77777777" w:rsidR="008077F1" w:rsidRDefault="008077F1" w:rsidP="008077F1">
      <w:pPr>
        <w:spacing w:after="0" w:line="240" w:lineRule="auto"/>
        <w:rPr>
          <w:szCs w:val="20"/>
        </w:rPr>
      </w:pPr>
    </w:p>
    <w:p w14:paraId="4A6DE586" w14:textId="77777777" w:rsidR="008077F1" w:rsidRDefault="008077F1" w:rsidP="008077F1">
      <w:pPr>
        <w:spacing w:after="0" w:line="240" w:lineRule="auto"/>
        <w:rPr>
          <w:szCs w:val="20"/>
        </w:rPr>
      </w:pPr>
      <w:r>
        <w:rPr>
          <w:szCs w:val="20"/>
        </w:rPr>
        <w:t>(2) Within 30 days after a merger or acquisition that does not require a novation or within 30 days after modification of the contract to include this clause, if the merger or acquisition occurred prior to inclusion of this clause in the contract.</w:t>
      </w:r>
    </w:p>
    <w:p w14:paraId="750B23DD" w14:textId="77777777" w:rsidR="008077F1" w:rsidRDefault="008077F1" w:rsidP="008077F1">
      <w:pPr>
        <w:spacing w:after="0" w:line="240" w:lineRule="auto"/>
        <w:rPr>
          <w:szCs w:val="20"/>
        </w:rPr>
      </w:pPr>
    </w:p>
    <w:p w14:paraId="476BBB7D" w14:textId="77777777" w:rsidR="008077F1" w:rsidRDefault="008077F1" w:rsidP="008077F1">
      <w:pPr>
        <w:spacing w:after="0" w:line="240" w:lineRule="auto"/>
        <w:rPr>
          <w:szCs w:val="20"/>
        </w:rPr>
      </w:pPr>
      <w:r>
        <w:rPr>
          <w:szCs w:val="20"/>
        </w:rPr>
        <w:t>(3) For long-term contracts--</w:t>
      </w:r>
    </w:p>
    <w:p w14:paraId="0B047AF6" w14:textId="77777777" w:rsidR="008077F1" w:rsidRDefault="008077F1" w:rsidP="008077F1">
      <w:pPr>
        <w:spacing w:after="0" w:line="240" w:lineRule="auto"/>
        <w:rPr>
          <w:szCs w:val="20"/>
        </w:rPr>
      </w:pPr>
    </w:p>
    <w:p w14:paraId="45EDECF5" w14:textId="77777777" w:rsidR="008077F1" w:rsidRDefault="008077F1" w:rsidP="008077F1">
      <w:pPr>
        <w:spacing w:after="0" w:line="240" w:lineRule="auto"/>
        <w:rPr>
          <w:szCs w:val="20"/>
        </w:rPr>
      </w:pPr>
      <w:r>
        <w:rPr>
          <w:szCs w:val="20"/>
        </w:rPr>
        <w:t>(i) Within 60 to 120 days prior to the end of the fifth year of the contract; and</w:t>
      </w:r>
    </w:p>
    <w:p w14:paraId="53A858AE" w14:textId="77777777" w:rsidR="008077F1" w:rsidRDefault="008077F1" w:rsidP="008077F1">
      <w:pPr>
        <w:spacing w:after="0" w:line="240" w:lineRule="auto"/>
        <w:rPr>
          <w:szCs w:val="20"/>
        </w:rPr>
      </w:pPr>
    </w:p>
    <w:p w14:paraId="7C5EF7B4" w14:textId="77777777" w:rsidR="008077F1" w:rsidRDefault="008077F1" w:rsidP="008077F1">
      <w:pPr>
        <w:spacing w:after="0" w:line="240" w:lineRule="auto"/>
        <w:rPr>
          <w:szCs w:val="20"/>
        </w:rPr>
      </w:pPr>
      <w:r>
        <w:rPr>
          <w:szCs w:val="20"/>
        </w:rPr>
        <w:t xml:space="preserve">(ii) </w:t>
      </w:r>
      <w:r w:rsidRPr="00276F1D">
        <w:rPr>
          <w:szCs w:val="20"/>
        </w:rPr>
        <w:t>Within 60 to 120 days prior to the date specified in the contract for exercising any option thereafter.</w:t>
      </w:r>
    </w:p>
    <w:p w14:paraId="6251B531" w14:textId="77777777" w:rsidR="008077F1" w:rsidRDefault="008077F1" w:rsidP="008077F1">
      <w:pPr>
        <w:spacing w:after="0" w:line="240" w:lineRule="auto"/>
        <w:rPr>
          <w:szCs w:val="20"/>
        </w:rPr>
      </w:pPr>
    </w:p>
    <w:p w14:paraId="73A0FBEE" w14:textId="77777777" w:rsidR="008077F1"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04104D">
        <w:rPr>
          <w:szCs w:val="20"/>
        </w:rPr>
        <w:t>(c) If the Contractor represented that it was any of the small business concerns identified in 19.000(a)(3) prior to award of this contract, the Contractor shall rerepresent its size and socioeconomic status according to paragraph (f) of this clause or, if applicable, paragraph (h) of this clause, when the Contracting Officer explicitly requires it for an order issued under a multiple-award contract.</w:t>
      </w:r>
    </w:p>
    <w:p w14:paraId="01EDBF38" w14:textId="77777777" w:rsidR="008077F1" w:rsidRDefault="008077F1" w:rsidP="008077F1">
      <w:pPr>
        <w:spacing w:after="0" w:line="240" w:lineRule="auto"/>
        <w:rPr>
          <w:szCs w:val="20"/>
        </w:rPr>
      </w:pPr>
    </w:p>
    <w:p w14:paraId="18CD6E3C" w14:textId="77777777" w:rsidR="008077F1" w:rsidRPr="00A769C3" w:rsidRDefault="008077F1" w:rsidP="008077F1">
      <w:pPr>
        <w:pStyle w:val="HTMLPreformatted"/>
        <w:rPr>
          <w:rFonts w:ascii="Times New Roman" w:hAnsi="Times New Roman" w:cs="Times New Roman"/>
        </w:rPr>
      </w:pPr>
      <w:r w:rsidRPr="0011543B">
        <w:rPr>
          <w:rFonts w:ascii="Times New Roman" w:hAnsi="Times New Roman" w:cs="Times New Roman"/>
        </w:rPr>
        <w:t>(</w:t>
      </w:r>
      <w:r>
        <w:rPr>
          <w:rFonts w:ascii="Times New Roman" w:hAnsi="Times New Roman" w:cs="Times New Roman"/>
        </w:rPr>
        <w:t>d</w:t>
      </w:r>
      <w:r w:rsidRPr="0011543B">
        <w:rPr>
          <w:rFonts w:ascii="Times New Roman" w:hAnsi="Times New Roman" w:cs="Times New Roman"/>
        </w:rPr>
        <w:t>) The Contractor shall rerepresent its size status in accordance with the size standard in effect at the time of this rerepresentation that corresponds to the North American Industry Classification System (NAICS) code</w:t>
      </w:r>
      <w:r>
        <w:rPr>
          <w:rFonts w:ascii="Times New Roman" w:hAnsi="Times New Roman" w:cs="Times New Roman"/>
        </w:rPr>
        <w:t>(s)</w:t>
      </w:r>
      <w:r w:rsidRPr="0011543B">
        <w:rPr>
          <w:rFonts w:ascii="Times New Roman" w:hAnsi="Times New Roman" w:cs="Times New Roman"/>
        </w:rPr>
        <w:t xml:space="preserve"> assigned to this contract. The small business size standard corresponding to this NAICS code</w:t>
      </w:r>
      <w:r>
        <w:rPr>
          <w:rFonts w:ascii="Times New Roman" w:hAnsi="Times New Roman" w:cs="Times New Roman"/>
        </w:rPr>
        <w:t>(s)</w:t>
      </w:r>
      <w:r w:rsidRPr="0011543B">
        <w:rPr>
          <w:rFonts w:ascii="Times New Roman" w:hAnsi="Times New Roman" w:cs="Times New Roman"/>
        </w:rPr>
        <w:t xml:space="preserve"> can be found </w:t>
      </w:r>
      <w:r w:rsidRPr="00A769C3">
        <w:rPr>
          <w:rFonts w:ascii="Times New Roman" w:hAnsi="Times New Roman" w:cs="Times New Roman"/>
        </w:rPr>
        <w:t>at https://www.sba.gov/document/support--table-size-standards.</w:t>
      </w:r>
    </w:p>
    <w:p w14:paraId="1C0AB1B1" w14:textId="77777777" w:rsidR="008077F1" w:rsidRDefault="008077F1" w:rsidP="008077F1">
      <w:pPr>
        <w:spacing w:after="0" w:line="240" w:lineRule="auto"/>
        <w:rPr>
          <w:szCs w:val="20"/>
        </w:rPr>
      </w:pPr>
    </w:p>
    <w:p w14:paraId="614F9F20" w14:textId="77777777" w:rsidR="008077F1" w:rsidRPr="00CC4B17" w:rsidRDefault="008077F1" w:rsidP="008077F1">
      <w:pPr>
        <w:pStyle w:val="HTMLPreformatted"/>
        <w:rPr>
          <w:rFonts w:ascii="Times New Roman" w:hAnsi="Times New Roman" w:cs="Times New Roman"/>
          <w:color w:val="000000"/>
        </w:rPr>
      </w:pPr>
      <w:r w:rsidRPr="00CC4B17">
        <w:rPr>
          <w:rFonts w:ascii="Times New Roman" w:hAnsi="Times New Roman" w:cs="Times New Roman"/>
          <w:color w:val="000000"/>
        </w:rPr>
        <w:t>(e) The small business size standard for a Contractor providing an end item that it does not manufacture, process, or produce itself, for a contract other than a construction or service contract, is 500 employees, or 150 employees for information technology value-added resellers under NAICS code 541519,</w:t>
      </w:r>
      <w:r>
        <w:rPr>
          <w:rFonts w:ascii="Times New Roman" w:hAnsi="Times New Roman" w:cs="Times New Roman"/>
          <w:color w:val="000000"/>
        </w:rPr>
        <w:t xml:space="preserve"> </w:t>
      </w:r>
      <w:r w:rsidRPr="00CC4B17">
        <w:rPr>
          <w:rFonts w:ascii="Times New Roman" w:hAnsi="Times New Roman" w:cs="Times New Roman"/>
          <w:color w:val="000000"/>
        </w:rPr>
        <w:t xml:space="preserve">if the </w:t>
      </w:r>
      <w:r>
        <w:rPr>
          <w:rFonts w:ascii="Times New Roman" w:hAnsi="Times New Roman" w:cs="Times New Roman"/>
          <w:color w:val="000000"/>
        </w:rPr>
        <w:t>a</w:t>
      </w:r>
      <w:r w:rsidRPr="00CC4B17">
        <w:rPr>
          <w:rFonts w:ascii="Times New Roman" w:hAnsi="Times New Roman" w:cs="Times New Roman"/>
          <w:color w:val="000000"/>
        </w:rPr>
        <w:t>cquisition--</w:t>
      </w:r>
    </w:p>
    <w:p w14:paraId="469887EF" w14:textId="77777777" w:rsidR="008077F1"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szCs w:val="20"/>
        </w:rPr>
      </w:pPr>
      <w:r w:rsidRPr="008C439A">
        <w:rPr>
          <w:color w:val="000000"/>
          <w:szCs w:val="20"/>
        </w:rPr>
        <w:t xml:space="preserve">    </w:t>
      </w:r>
    </w:p>
    <w:p w14:paraId="64A3B895" w14:textId="77777777" w:rsidR="008077F1" w:rsidRPr="008C439A"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szCs w:val="20"/>
        </w:rPr>
      </w:pPr>
      <w:r w:rsidRPr="008C439A">
        <w:rPr>
          <w:color w:val="000000"/>
          <w:szCs w:val="20"/>
        </w:rPr>
        <w:t>(1) Was set aside for small business and has a value above the simplified acquisition threshold;</w:t>
      </w:r>
    </w:p>
    <w:p w14:paraId="77ED2762" w14:textId="77777777" w:rsidR="008077F1"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szCs w:val="20"/>
        </w:rPr>
      </w:pPr>
      <w:r w:rsidRPr="008C439A">
        <w:rPr>
          <w:color w:val="000000"/>
          <w:szCs w:val="20"/>
        </w:rPr>
        <w:t xml:space="preserve">    </w:t>
      </w:r>
    </w:p>
    <w:p w14:paraId="600CD316" w14:textId="77777777" w:rsidR="008077F1" w:rsidRPr="008C439A"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szCs w:val="20"/>
        </w:rPr>
      </w:pPr>
      <w:r w:rsidRPr="008C439A">
        <w:rPr>
          <w:color w:val="000000"/>
          <w:szCs w:val="20"/>
        </w:rPr>
        <w:t>(2) Used the HUBZone price evaluation preference regardless of dollar value, unless the Contractor waived the price evaluation preference; or</w:t>
      </w:r>
    </w:p>
    <w:p w14:paraId="670ACFD4" w14:textId="77777777" w:rsidR="008077F1"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szCs w:val="20"/>
        </w:rPr>
      </w:pPr>
      <w:r w:rsidRPr="008C439A">
        <w:rPr>
          <w:color w:val="000000"/>
          <w:szCs w:val="20"/>
        </w:rPr>
        <w:t xml:space="preserve">    </w:t>
      </w:r>
    </w:p>
    <w:p w14:paraId="24D3D3E1" w14:textId="77777777" w:rsidR="008077F1" w:rsidRPr="008C439A"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szCs w:val="20"/>
        </w:rPr>
      </w:pPr>
      <w:r w:rsidRPr="008C439A">
        <w:rPr>
          <w:color w:val="000000"/>
          <w:szCs w:val="20"/>
        </w:rPr>
        <w:t>(3) Was an 8(a), HUBZone, service-disabled veteran-owned, economically disadvantaged women-owned, or women-owned small business set-aside or sole-source award regardless of dollar value.</w:t>
      </w:r>
    </w:p>
    <w:p w14:paraId="6D742CBC" w14:textId="77777777" w:rsidR="008077F1" w:rsidRDefault="008077F1" w:rsidP="008077F1">
      <w:pPr>
        <w:spacing w:after="0" w:line="240" w:lineRule="auto"/>
        <w:rPr>
          <w:szCs w:val="20"/>
        </w:rPr>
      </w:pPr>
    </w:p>
    <w:p w14:paraId="1CE52BE0" w14:textId="77777777" w:rsidR="008077F1" w:rsidRPr="0004104D"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Pr>
          <w:szCs w:val="20"/>
        </w:rPr>
        <w:t xml:space="preserve">(f) </w:t>
      </w:r>
      <w:r w:rsidRPr="0004104D">
        <w:rPr>
          <w:szCs w:val="20"/>
        </w:rPr>
        <w:t>Except as provided in paragraph (h) of this clause, the Contractor shall make the representation(s) required by paragraph (b) and (c) of this clause by validating or updating all its representations in the Representations and Certifications section of the System for Award Management (SAM) and its other data in SAM, as necessary, to ensure that they reflect the Contractor's current status. The Contractor shall notify the contracting office in writing within the timeframes specified in paragraph (b) of this clause, or with its offer for an order (see paragraph (c) of this clause), that the data have been validated or  updated, and provide the date of the validation or update.</w:t>
      </w:r>
    </w:p>
    <w:p w14:paraId="1ED0E25B" w14:textId="77777777" w:rsidR="008077F1"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p>
    <w:p w14:paraId="4E887674" w14:textId="77777777" w:rsidR="008077F1" w:rsidRDefault="008077F1" w:rsidP="008077F1">
      <w:pPr>
        <w:spacing w:after="0" w:line="240" w:lineRule="auto"/>
        <w:rPr>
          <w:szCs w:val="20"/>
        </w:rPr>
      </w:pPr>
      <w:r>
        <w:rPr>
          <w:szCs w:val="20"/>
        </w:rPr>
        <w:t>(g) If the Contractor represented that it was other than a small business concern prior to award of this contract, the Contractor may, but is not required to, take the actions required by paragraphs (f) or (h) of this clause.</w:t>
      </w:r>
    </w:p>
    <w:p w14:paraId="64351F39" w14:textId="77777777" w:rsidR="008077F1" w:rsidRDefault="008077F1" w:rsidP="008077F1">
      <w:pPr>
        <w:spacing w:after="0" w:line="240" w:lineRule="auto"/>
        <w:rPr>
          <w:szCs w:val="20"/>
        </w:rPr>
      </w:pPr>
    </w:p>
    <w:p w14:paraId="64FBBACD" w14:textId="77777777" w:rsidR="008077F1" w:rsidRPr="0004104D"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Pr>
          <w:szCs w:val="20"/>
        </w:rPr>
        <w:t xml:space="preserve">(h) </w:t>
      </w:r>
      <w:r w:rsidRPr="0004104D">
        <w:rPr>
          <w:szCs w:val="20"/>
        </w:rPr>
        <w:t>If the Contractor does not have representations and certifications in SAM, or does not have a representation in SAM for the NAICS code applicable to this contract, the Contractor is required to complete the following rerepresentation and submit it to the contracting office, along with the contract number and the date on which the rerepresentation was completed:</w:t>
      </w:r>
    </w:p>
    <w:p w14:paraId="283A364C" w14:textId="77777777" w:rsidR="008077F1"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04104D">
        <w:rPr>
          <w:szCs w:val="20"/>
        </w:rPr>
        <w:t xml:space="preserve">    </w:t>
      </w:r>
    </w:p>
    <w:p w14:paraId="5C41C3B2" w14:textId="77777777" w:rsidR="008077F1" w:rsidRPr="0004104D"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04104D">
        <w:rPr>
          <w:szCs w:val="20"/>
        </w:rPr>
        <w:t>(1) The Contractor represents that it [</w:t>
      </w:r>
      <w:bookmarkStart w:id="29" w:name="Text1"/>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w:t>
      </w:r>
      <w:r>
        <w:rPr>
          <w:noProof/>
          <w:szCs w:val="20"/>
        </w:rPr>
        <w:t> </w:t>
      </w:r>
      <w:r>
        <w:rPr>
          <w:noProof/>
          <w:szCs w:val="20"/>
        </w:rPr>
        <w:t> </w:t>
      </w:r>
      <w:r>
        <w:rPr>
          <w:noProof/>
          <w:szCs w:val="20"/>
        </w:rPr>
        <w:t> </w:t>
      </w:r>
      <w:r>
        <w:rPr>
          <w:noProof/>
          <w:szCs w:val="20"/>
        </w:rPr>
        <w:t> </w:t>
      </w:r>
      <w:r>
        <w:rPr>
          <w:szCs w:val="20"/>
        </w:rPr>
        <w:fldChar w:fldCharType="end"/>
      </w:r>
      <w:bookmarkEnd w:id="29"/>
      <w:r w:rsidRPr="0004104D">
        <w:rPr>
          <w:szCs w:val="20"/>
        </w:rPr>
        <w:t>] is,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w:t>
      </w:r>
      <w:r>
        <w:rPr>
          <w:noProof/>
          <w:szCs w:val="20"/>
        </w:rPr>
        <w:t> </w:t>
      </w:r>
      <w:r>
        <w:rPr>
          <w:noProof/>
          <w:szCs w:val="20"/>
        </w:rPr>
        <w:t> </w:t>
      </w:r>
      <w:r>
        <w:rPr>
          <w:noProof/>
          <w:szCs w:val="20"/>
        </w:rPr>
        <w:t> </w:t>
      </w:r>
      <w:r>
        <w:rPr>
          <w:noProof/>
          <w:szCs w:val="20"/>
        </w:rPr>
        <w:t> </w:t>
      </w:r>
      <w:r>
        <w:rPr>
          <w:szCs w:val="20"/>
        </w:rPr>
        <w:fldChar w:fldCharType="end"/>
      </w:r>
      <w:r w:rsidRPr="0004104D">
        <w:rPr>
          <w:szCs w:val="20"/>
        </w:rPr>
        <w:t xml:space="preserve">] is not a small business concern under NAICS Code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w:t>
      </w:r>
      <w:r>
        <w:rPr>
          <w:noProof/>
          <w:szCs w:val="20"/>
        </w:rPr>
        <w:t> </w:t>
      </w:r>
      <w:r>
        <w:rPr>
          <w:noProof/>
          <w:szCs w:val="20"/>
        </w:rPr>
        <w:t> </w:t>
      </w:r>
      <w:r>
        <w:rPr>
          <w:noProof/>
          <w:szCs w:val="20"/>
        </w:rPr>
        <w:t> </w:t>
      </w:r>
      <w:r>
        <w:rPr>
          <w:noProof/>
          <w:szCs w:val="20"/>
        </w:rPr>
        <w:t> </w:t>
      </w:r>
      <w:r>
        <w:rPr>
          <w:szCs w:val="20"/>
        </w:rPr>
        <w:fldChar w:fldCharType="end"/>
      </w:r>
      <w:r w:rsidRPr="0004104D">
        <w:rPr>
          <w:szCs w:val="20"/>
        </w:rPr>
        <w:t xml:space="preserve"> assigned to contract number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w:t>
      </w:r>
      <w:r>
        <w:rPr>
          <w:noProof/>
          <w:szCs w:val="20"/>
        </w:rPr>
        <w:t> </w:t>
      </w:r>
      <w:r>
        <w:rPr>
          <w:noProof/>
          <w:szCs w:val="20"/>
        </w:rPr>
        <w:t> </w:t>
      </w:r>
      <w:r>
        <w:rPr>
          <w:noProof/>
          <w:szCs w:val="20"/>
        </w:rPr>
        <w:t> </w:t>
      </w:r>
      <w:r>
        <w:rPr>
          <w:noProof/>
          <w:szCs w:val="20"/>
        </w:rPr>
        <w:t> </w:t>
      </w:r>
      <w:r>
        <w:rPr>
          <w:szCs w:val="20"/>
        </w:rPr>
        <w:fldChar w:fldCharType="end"/>
      </w:r>
      <w:r w:rsidRPr="0004104D">
        <w:rPr>
          <w:szCs w:val="20"/>
        </w:rPr>
        <w:t>.</w:t>
      </w:r>
    </w:p>
    <w:p w14:paraId="61FD6572" w14:textId="77777777" w:rsidR="008077F1"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04104D">
        <w:rPr>
          <w:szCs w:val="20"/>
        </w:rPr>
        <w:t xml:space="preserve">    </w:t>
      </w:r>
    </w:p>
    <w:p w14:paraId="5129A1D3" w14:textId="77777777" w:rsidR="008077F1" w:rsidRPr="0004104D"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04104D">
        <w:rPr>
          <w:szCs w:val="20"/>
        </w:rPr>
        <w:t>(2) [Complete only if the Contractor represented itself as a small business concern in paragraph (h)(1) of this clause.] The Contractor represents that it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w:t>
      </w:r>
      <w:r>
        <w:rPr>
          <w:noProof/>
          <w:szCs w:val="20"/>
        </w:rPr>
        <w:t> </w:t>
      </w:r>
      <w:r>
        <w:rPr>
          <w:noProof/>
          <w:szCs w:val="20"/>
        </w:rPr>
        <w:t> </w:t>
      </w:r>
      <w:r>
        <w:rPr>
          <w:noProof/>
          <w:szCs w:val="20"/>
        </w:rPr>
        <w:t> </w:t>
      </w:r>
      <w:r>
        <w:rPr>
          <w:noProof/>
          <w:szCs w:val="20"/>
        </w:rPr>
        <w:t> </w:t>
      </w:r>
      <w:r>
        <w:rPr>
          <w:szCs w:val="20"/>
        </w:rPr>
        <w:fldChar w:fldCharType="end"/>
      </w:r>
      <w:r w:rsidRPr="0004104D">
        <w:rPr>
          <w:szCs w:val="20"/>
        </w:rPr>
        <w:t>] is,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w:t>
      </w:r>
      <w:r>
        <w:rPr>
          <w:noProof/>
          <w:szCs w:val="20"/>
        </w:rPr>
        <w:t> </w:t>
      </w:r>
      <w:r>
        <w:rPr>
          <w:noProof/>
          <w:szCs w:val="20"/>
        </w:rPr>
        <w:t> </w:t>
      </w:r>
      <w:r>
        <w:rPr>
          <w:noProof/>
          <w:szCs w:val="20"/>
        </w:rPr>
        <w:t> </w:t>
      </w:r>
      <w:r>
        <w:rPr>
          <w:noProof/>
          <w:szCs w:val="20"/>
        </w:rPr>
        <w:t> </w:t>
      </w:r>
      <w:r>
        <w:rPr>
          <w:szCs w:val="20"/>
        </w:rPr>
        <w:fldChar w:fldCharType="end"/>
      </w:r>
      <w:r w:rsidRPr="0004104D">
        <w:rPr>
          <w:szCs w:val="20"/>
        </w:rPr>
        <w:t>] is not, a small disadvantaged business conce</w:t>
      </w:r>
      <w:r>
        <w:rPr>
          <w:szCs w:val="20"/>
        </w:rPr>
        <w:t>rn as defined in 13 CFR 124.1001</w:t>
      </w:r>
      <w:r w:rsidRPr="0004104D">
        <w:rPr>
          <w:szCs w:val="20"/>
        </w:rPr>
        <w:t>.</w:t>
      </w:r>
    </w:p>
    <w:p w14:paraId="45320C92" w14:textId="77777777" w:rsidR="008077F1"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04104D">
        <w:rPr>
          <w:szCs w:val="20"/>
        </w:rPr>
        <w:t xml:space="preserve">    </w:t>
      </w:r>
    </w:p>
    <w:p w14:paraId="2C190C9D" w14:textId="77777777" w:rsidR="008077F1" w:rsidRPr="0004104D"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04104D">
        <w:rPr>
          <w:szCs w:val="20"/>
        </w:rPr>
        <w:t>(3) [Complete only if the Contractor represented itself as a small business concern in paragraph (h)(1) of this clause.] The Contractor represents that it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w:t>
      </w:r>
      <w:r>
        <w:rPr>
          <w:noProof/>
          <w:szCs w:val="20"/>
        </w:rPr>
        <w:t> </w:t>
      </w:r>
      <w:r>
        <w:rPr>
          <w:noProof/>
          <w:szCs w:val="20"/>
        </w:rPr>
        <w:t> </w:t>
      </w:r>
      <w:r>
        <w:rPr>
          <w:noProof/>
          <w:szCs w:val="20"/>
        </w:rPr>
        <w:t> </w:t>
      </w:r>
      <w:r>
        <w:rPr>
          <w:noProof/>
          <w:szCs w:val="20"/>
        </w:rPr>
        <w:t> </w:t>
      </w:r>
      <w:r>
        <w:rPr>
          <w:szCs w:val="20"/>
        </w:rPr>
        <w:fldChar w:fldCharType="end"/>
      </w:r>
      <w:r w:rsidRPr="0004104D">
        <w:rPr>
          <w:szCs w:val="20"/>
        </w:rPr>
        <w:t>] is,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w:t>
      </w:r>
      <w:r>
        <w:rPr>
          <w:noProof/>
          <w:szCs w:val="20"/>
        </w:rPr>
        <w:t> </w:t>
      </w:r>
      <w:r>
        <w:rPr>
          <w:noProof/>
          <w:szCs w:val="20"/>
        </w:rPr>
        <w:t> </w:t>
      </w:r>
      <w:r>
        <w:rPr>
          <w:noProof/>
          <w:szCs w:val="20"/>
        </w:rPr>
        <w:t> </w:t>
      </w:r>
      <w:r>
        <w:rPr>
          <w:noProof/>
          <w:szCs w:val="20"/>
        </w:rPr>
        <w:t> </w:t>
      </w:r>
      <w:r>
        <w:rPr>
          <w:szCs w:val="20"/>
        </w:rPr>
        <w:fldChar w:fldCharType="end"/>
      </w:r>
      <w:r w:rsidRPr="0004104D">
        <w:rPr>
          <w:szCs w:val="20"/>
        </w:rPr>
        <w:t>] is not a women-owned small business concern.</w:t>
      </w:r>
    </w:p>
    <w:p w14:paraId="5805B920" w14:textId="77777777" w:rsidR="008077F1"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04104D">
        <w:rPr>
          <w:szCs w:val="20"/>
        </w:rPr>
        <w:t xml:space="preserve">    </w:t>
      </w:r>
    </w:p>
    <w:p w14:paraId="6E9BF583" w14:textId="77777777" w:rsidR="008077F1" w:rsidRPr="003A13E2" w:rsidRDefault="008077F1" w:rsidP="008077F1">
      <w:pPr>
        <w:pStyle w:val="HTMLPreformatted"/>
        <w:rPr>
          <w:rFonts w:ascii="Times New Roman" w:hAnsi="Times New Roman" w:cs="Times New Roman"/>
          <w:color w:val="000000"/>
        </w:rPr>
      </w:pPr>
      <w:r w:rsidRPr="003A13E2">
        <w:rPr>
          <w:rFonts w:ascii="Times New Roman" w:hAnsi="Times New Roman" w:cs="Times New Roman"/>
        </w:rPr>
        <w:t xml:space="preserve">(4) </w:t>
      </w:r>
      <w:r w:rsidRPr="003A13E2">
        <w:rPr>
          <w:rFonts w:ascii="Times New Roman" w:hAnsi="Times New Roman" w:cs="Times New Roman"/>
          <w:color w:val="000000"/>
        </w:rPr>
        <w:t>Women-owned small business (WOSB) joint venture eligible under the WOSB Program. The Contractor represents that it [</w:t>
      </w:r>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r w:rsidRPr="003A13E2">
        <w:rPr>
          <w:rFonts w:ascii="Times New Roman" w:hAnsi="Times New Roman" w:cs="Times New Roman"/>
          <w:color w:val="000000"/>
        </w:rPr>
        <w:t>] is, [</w:t>
      </w:r>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r w:rsidRPr="003A13E2">
        <w:rPr>
          <w:rFonts w:ascii="Times New Roman" w:hAnsi="Times New Roman" w:cs="Times New Roman"/>
          <w:color w:val="000000"/>
        </w:rPr>
        <w:t xml:space="preserve">] is not a joint venture that complies with the </w:t>
      </w:r>
    </w:p>
    <w:p w14:paraId="70268A37" w14:textId="77777777" w:rsidR="008077F1" w:rsidRPr="003A13E2"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szCs w:val="20"/>
        </w:rPr>
      </w:pPr>
      <w:r w:rsidRPr="003A13E2">
        <w:rPr>
          <w:color w:val="000000"/>
          <w:szCs w:val="20"/>
        </w:rPr>
        <w:lastRenderedPageBreak/>
        <w:t>requirements of 13 CFR 127.506(a) through (c). [The Contractor shall enter the name and unique entity identifier of each party to the joint venture:</w:t>
      </w:r>
      <w:r w:rsidRPr="003A13E2">
        <w:rPr>
          <w:szCs w:val="20"/>
        </w:rPr>
        <w:t xml:space="preserve">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w:t>
      </w:r>
      <w:r>
        <w:rPr>
          <w:noProof/>
          <w:szCs w:val="20"/>
        </w:rPr>
        <w:t> </w:t>
      </w:r>
      <w:r>
        <w:rPr>
          <w:noProof/>
          <w:szCs w:val="20"/>
        </w:rPr>
        <w:t> </w:t>
      </w:r>
      <w:r>
        <w:rPr>
          <w:noProof/>
          <w:szCs w:val="20"/>
        </w:rPr>
        <w:t> </w:t>
      </w:r>
      <w:r>
        <w:rPr>
          <w:noProof/>
          <w:szCs w:val="20"/>
        </w:rPr>
        <w:t> </w:t>
      </w:r>
      <w:r>
        <w:rPr>
          <w:szCs w:val="20"/>
        </w:rPr>
        <w:fldChar w:fldCharType="end"/>
      </w:r>
      <w:r w:rsidRPr="003A13E2">
        <w:rPr>
          <w:color w:val="000000"/>
          <w:szCs w:val="20"/>
        </w:rPr>
        <w:t xml:space="preserve"> .]</w:t>
      </w:r>
    </w:p>
    <w:p w14:paraId="119141EA" w14:textId="77777777" w:rsidR="008077F1"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szCs w:val="20"/>
        </w:rPr>
      </w:pPr>
      <w:r w:rsidRPr="003A13E2">
        <w:rPr>
          <w:color w:val="000000"/>
          <w:szCs w:val="20"/>
        </w:rPr>
        <w:t xml:space="preserve">    </w:t>
      </w:r>
    </w:p>
    <w:p w14:paraId="0C9A7112" w14:textId="77777777" w:rsidR="008077F1" w:rsidRPr="003A13E2"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szCs w:val="20"/>
        </w:rPr>
      </w:pPr>
      <w:r w:rsidRPr="003A13E2">
        <w:rPr>
          <w:color w:val="000000"/>
          <w:szCs w:val="20"/>
        </w:rPr>
        <w:t>(5) Economically disadvantaged women-owned small business (EDWOSB) joint venture. The Contractor represents that it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w:t>
      </w:r>
      <w:r>
        <w:rPr>
          <w:noProof/>
          <w:szCs w:val="20"/>
        </w:rPr>
        <w:t> </w:t>
      </w:r>
      <w:r>
        <w:rPr>
          <w:noProof/>
          <w:szCs w:val="20"/>
        </w:rPr>
        <w:t> </w:t>
      </w:r>
      <w:r>
        <w:rPr>
          <w:noProof/>
          <w:szCs w:val="20"/>
        </w:rPr>
        <w:t> </w:t>
      </w:r>
      <w:r>
        <w:rPr>
          <w:noProof/>
          <w:szCs w:val="20"/>
        </w:rPr>
        <w:t> </w:t>
      </w:r>
      <w:r>
        <w:rPr>
          <w:szCs w:val="20"/>
        </w:rPr>
        <w:fldChar w:fldCharType="end"/>
      </w:r>
      <w:r w:rsidRPr="003A13E2">
        <w:rPr>
          <w:color w:val="000000"/>
          <w:szCs w:val="20"/>
        </w:rPr>
        <w:t>] is,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w:t>
      </w:r>
      <w:r>
        <w:rPr>
          <w:noProof/>
          <w:szCs w:val="20"/>
        </w:rPr>
        <w:t> </w:t>
      </w:r>
      <w:r>
        <w:rPr>
          <w:noProof/>
          <w:szCs w:val="20"/>
        </w:rPr>
        <w:t> </w:t>
      </w:r>
      <w:r>
        <w:rPr>
          <w:noProof/>
          <w:szCs w:val="20"/>
        </w:rPr>
        <w:t> </w:t>
      </w:r>
      <w:r>
        <w:rPr>
          <w:noProof/>
          <w:szCs w:val="20"/>
        </w:rPr>
        <w:t> </w:t>
      </w:r>
      <w:r>
        <w:rPr>
          <w:szCs w:val="20"/>
        </w:rPr>
        <w:fldChar w:fldCharType="end"/>
      </w:r>
      <w:r w:rsidRPr="003A13E2">
        <w:rPr>
          <w:color w:val="000000"/>
          <w:szCs w:val="20"/>
        </w:rPr>
        <w:t>] is not a joint venture that complies with the requirements of 13 CFR 127.506(a) through (c). [The Contractor shall enter the name and unique entity identifier of each party to the joint venture:</w:t>
      </w:r>
      <w:r w:rsidRPr="003A13E2">
        <w:rPr>
          <w:szCs w:val="20"/>
        </w:rPr>
        <w:t xml:space="preserve">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w:t>
      </w:r>
      <w:r>
        <w:rPr>
          <w:noProof/>
          <w:szCs w:val="20"/>
        </w:rPr>
        <w:t> </w:t>
      </w:r>
      <w:r>
        <w:rPr>
          <w:noProof/>
          <w:szCs w:val="20"/>
        </w:rPr>
        <w:t> </w:t>
      </w:r>
      <w:r>
        <w:rPr>
          <w:noProof/>
          <w:szCs w:val="20"/>
        </w:rPr>
        <w:t> </w:t>
      </w:r>
      <w:r>
        <w:rPr>
          <w:noProof/>
          <w:szCs w:val="20"/>
        </w:rPr>
        <w:t> </w:t>
      </w:r>
      <w:r>
        <w:rPr>
          <w:szCs w:val="20"/>
        </w:rPr>
        <w:fldChar w:fldCharType="end"/>
      </w:r>
      <w:r w:rsidRPr="003A13E2">
        <w:rPr>
          <w:color w:val="000000"/>
          <w:szCs w:val="20"/>
        </w:rPr>
        <w:t xml:space="preserve"> .]</w:t>
      </w:r>
    </w:p>
    <w:p w14:paraId="1BF088D2" w14:textId="77777777" w:rsidR="008077F1"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04104D">
        <w:rPr>
          <w:szCs w:val="20"/>
        </w:rPr>
        <w:t xml:space="preserve">    </w:t>
      </w:r>
    </w:p>
    <w:p w14:paraId="75BDAC7D" w14:textId="77777777" w:rsidR="008077F1" w:rsidRPr="0004104D"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04104D">
        <w:rPr>
          <w:szCs w:val="20"/>
        </w:rPr>
        <w:t>(6) [Complete only if the Contractor represented itself as a small business concern in paragraph (h)(1) of this clause.] The Contractor represents that it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w:t>
      </w:r>
      <w:r>
        <w:rPr>
          <w:noProof/>
          <w:szCs w:val="20"/>
        </w:rPr>
        <w:t> </w:t>
      </w:r>
      <w:r>
        <w:rPr>
          <w:noProof/>
          <w:szCs w:val="20"/>
        </w:rPr>
        <w:t> </w:t>
      </w:r>
      <w:r>
        <w:rPr>
          <w:noProof/>
          <w:szCs w:val="20"/>
        </w:rPr>
        <w:t> </w:t>
      </w:r>
      <w:r>
        <w:rPr>
          <w:noProof/>
          <w:szCs w:val="20"/>
        </w:rPr>
        <w:t> </w:t>
      </w:r>
      <w:r>
        <w:rPr>
          <w:szCs w:val="20"/>
        </w:rPr>
        <w:fldChar w:fldCharType="end"/>
      </w:r>
      <w:r w:rsidRPr="0004104D">
        <w:rPr>
          <w:szCs w:val="20"/>
        </w:rPr>
        <w:t>] is,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w:t>
      </w:r>
      <w:r>
        <w:rPr>
          <w:noProof/>
          <w:szCs w:val="20"/>
        </w:rPr>
        <w:t> </w:t>
      </w:r>
      <w:r>
        <w:rPr>
          <w:noProof/>
          <w:szCs w:val="20"/>
        </w:rPr>
        <w:t> </w:t>
      </w:r>
      <w:r>
        <w:rPr>
          <w:noProof/>
          <w:szCs w:val="20"/>
        </w:rPr>
        <w:t> </w:t>
      </w:r>
      <w:r>
        <w:rPr>
          <w:noProof/>
          <w:szCs w:val="20"/>
        </w:rPr>
        <w:t> </w:t>
      </w:r>
      <w:r>
        <w:rPr>
          <w:szCs w:val="20"/>
        </w:rPr>
        <w:fldChar w:fldCharType="end"/>
      </w:r>
      <w:r w:rsidRPr="0004104D">
        <w:rPr>
          <w:szCs w:val="20"/>
        </w:rPr>
        <w:t xml:space="preserve">] is not a veteran-owned </w:t>
      </w:r>
    </w:p>
    <w:p w14:paraId="088F2D33" w14:textId="77777777" w:rsidR="008077F1" w:rsidRPr="0004104D"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04104D">
        <w:rPr>
          <w:szCs w:val="20"/>
        </w:rPr>
        <w:t>small business concern.</w:t>
      </w:r>
    </w:p>
    <w:p w14:paraId="77C5C5AE" w14:textId="77777777" w:rsidR="008077F1"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04104D">
        <w:rPr>
          <w:szCs w:val="20"/>
        </w:rPr>
        <w:t xml:space="preserve">    </w:t>
      </w:r>
    </w:p>
    <w:p w14:paraId="793DA157" w14:textId="77777777" w:rsidR="008077F1" w:rsidRPr="0004104D"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04104D">
        <w:rPr>
          <w:szCs w:val="20"/>
        </w:rPr>
        <w:t>(7) [Complete only if the Contractor represented itself as a veteran-owned small business concern in paragraph (h)(6) of this clause.] The Contractor represents that it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w:t>
      </w:r>
      <w:r>
        <w:rPr>
          <w:noProof/>
          <w:szCs w:val="20"/>
        </w:rPr>
        <w:t> </w:t>
      </w:r>
      <w:r>
        <w:rPr>
          <w:noProof/>
          <w:szCs w:val="20"/>
        </w:rPr>
        <w:t> </w:t>
      </w:r>
      <w:r>
        <w:rPr>
          <w:noProof/>
          <w:szCs w:val="20"/>
        </w:rPr>
        <w:t> </w:t>
      </w:r>
      <w:r>
        <w:rPr>
          <w:noProof/>
          <w:szCs w:val="20"/>
        </w:rPr>
        <w:t> </w:t>
      </w:r>
      <w:r>
        <w:rPr>
          <w:szCs w:val="20"/>
        </w:rPr>
        <w:fldChar w:fldCharType="end"/>
      </w:r>
      <w:r w:rsidRPr="0004104D">
        <w:rPr>
          <w:szCs w:val="20"/>
        </w:rPr>
        <w:t>] is,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w:t>
      </w:r>
      <w:r>
        <w:rPr>
          <w:noProof/>
          <w:szCs w:val="20"/>
        </w:rPr>
        <w:t> </w:t>
      </w:r>
      <w:r>
        <w:rPr>
          <w:noProof/>
          <w:szCs w:val="20"/>
        </w:rPr>
        <w:t> </w:t>
      </w:r>
      <w:r>
        <w:rPr>
          <w:noProof/>
          <w:szCs w:val="20"/>
        </w:rPr>
        <w:t> </w:t>
      </w:r>
      <w:r>
        <w:rPr>
          <w:noProof/>
          <w:szCs w:val="20"/>
        </w:rPr>
        <w:t> </w:t>
      </w:r>
      <w:r>
        <w:rPr>
          <w:szCs w:val="20"/>
        </w:rPr>
        <w:fldChar w:fldCharType="end"/>
      </w:r>
      <w:r w:rsidRPr="0004104D">
        <w:rPr>
          <w:szCs w:val="20"/>
        </w:rPr>
        <w:t xml:space="preserve">] is not a </w:t>
      </w:r>
    </w:p>
    <w:p w14:paraId="4C636DA2" w14:textId="77777777" w:rsidR="008077F1" w:rsidRPr="0004104D"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04104D">
        <w:rPr>
          <w:szCs w:val="20"/>
        </w:rPr>
        <w:t>service-disabled veteran-owned small business concern.</w:t>
      </w:r>
    </w:p>
    <w:p w14:paraId="1D71B067" w14:textId="77777777" w:rsidR="008077F1"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04104D">
        <w:rPr>
          <w:szCs w:val="20"/>
        </w:rPr>
        <w:t xml:space="preserve">    </w:t>
      </w:r>
    </w:p>
    <w:p w14:paraId="2D891D03" w14:textId="77777777" w:rsidR="008077F1" w:rsidRPr="0004104D"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04104D">
        <w:rPr>
          <w:szCs w:val="20"/>
        </w:rPr>
        <w:t>(8) [Complete only if the Contractor represented itself as a small business concern in paragraph (h)(1) of this clause.] The Contractor represents that--</w:t>
      </w:r>
    </w:p>
    <w:p w14:paraId="002ABB69" w14:textId="77777777" w:rsidR="008077F1"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04104D">
        <w:rPr>
          <w:szCs w:val="20"/>
        </w:rPr>
        <w:t xml:space="preserve">    </w:t>
      </w:r>
    </w:p>
    <w:p w14:paraId="02644AEB" w14:textId="77777777" w:rsidR="008077F1" w:rsidRPr="0004104D"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04104D">
        <w:rPr>
          <w:szCs w:val="20"/>
        </w:rPr>
        <w:t>(i) It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w:t>
      </w:r>
      <w:r>
        <w:rPr>
          <w:noProof/>
          <w:szCs w:val="20"/>
        </w:rPr>
        <w:t> </w:t>
      </w:r>
      <w:r>
        <w:rPr>
          <w:noProof/>
          <w:szCs w:val="20"/>
        </w:rPr>
        <w:t> </w:t>
      </w:r>
      <w:r>
        <w:rPr>
          <w:noProof/>
          <w:szCs w:val="20"/>
        </w:rPr>
        <w:t> </w:t>
      </w:r>
      <w:r>
        <w:rPr>
          <w:noProof/>
          <w:szCs w:val="20"/>
        </w:rPr>
        <w:t> </w:t>
      </w:r>
      <w:r>
        <w:rPr>
          <w:szCs w:val="20"/>
        </w:rPr>
        <w:fldChar w:fldCharType="end"/>
      </w:r>
      <w:r w:rsidRPr="0004104D">
        <w:rPr>
          <w:szCs w:val="20"/>
        </w:rPr>
        <w:t>] is,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w:t>
      </w:r>
      <w:r>
        <w:rPr>
          <w:noProof/>
          <w:szCs w:val="20"/>
        </w:rPr>
        <w:t> </w:t>
      </w:r>
      <w:r>
        <w:rPr>
          <w:noProof/>
          <w:szCs w:val="20"/>
        </w:rPr>
        <w:t> </w:t>
      </w:r>
      <w:r>
        <w:rPr>
          <w:noProof/>
          <w:szCs w:val="20"/>
        </w:rPr>
        <w:t> </w:t>
      </w:r>
      <w:r>
        <w:rPr>
          <w:noProof/>
          <w:szCs w:val="20"/>
        </w:rPr>
        <w:t> </w:t>
      </w:r>
      <w:r>
        <w:rPr>
          <w:szCs w:val="20"/>
        </w:rPr>
        <w:fldChar w:fldCharType="end"/>
      </w:r>
      <w:r w:rsidRPr="0004104D">
        <w:rPr>
          <w:szCs w:val="20"/>
        </w:rPr>
        <w:t>] is not a HUBZone small business concern listed, on the date of this representation, on the List of Qualified HUBZone Small Business Concerns maintained by the Small Business Administration, and no material changes in ownership and control, principal office, or HUBZone employee percentage have occurred since it was certified in accordance with 13 CFR part 126; and</w:t>
      </w:r>
    </w:p>
    <w:p w14:paraId="5C9ACD72" w14:textId="77777777" w:rsidR="008077F1"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04104D">
        <w:rPr>
          <w:szCs w:val="20"/>
        </w:rPr>
        <w:t xml:space="preserve">    </w:t>
      </w:r>
    </w:p>
    <w:p w14:paraId="39C87FD8" w14:textId="77777777" w:rsidR="008077F1" w:rsidRPr="0004104D"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04104D">
        <w:rPr>
          <w:szCs w:val="20"/>
        </w:rPr>
        <w:t>(ii) It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w:t>
      </w:r>
      <w:r>
        <w:rPr>
          <w:noProof/>
          <w:szCs w:val="20"/>
        </w:rPr>
        <w:t> </w:t>
      </w:r>
      <w:r>
        <w:rPr>
          <w:noProof/>
          <w:szCs w:val="20"/>
        </w:rPr>
        <w:t> </w:t>
      </w:r>
      <w:r>
        <w:rPr>
          <w:noProof/>
          <w:szCs w:val="20"/>
        </w:rPr>
        <w:t> </w:t>
      </w:r>
      <w:r>
        <w:rPr>
          <w:noProof/>
          <w:szCs w:val="20"/>
        </w:rPr>
        <w:t> </w:t>
      </w:r>
      <w:r>
        <w:rPr>
          <w:szCs w:val="20"/>
        </w:rPr>
        <w:fldChar w:fldCharType="end"/>
      </w:r>
      <w:r w:rsidRPr="0004104D">
        <w:rPr>
          <w:szCs w:val="20"/>
        </w:rPr>
        <w:t>] is,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w:t>
      </w:r>
      <w:r>
        <w:rPr>
          <w:noProof/>
          <w:szCs w:val="20"/>
        </w:rPr>
        <w:t> </w:t>
      </w:r>
      <w:r>
        <w:rPr>
          <w:noProof/>
          <w:szCs w:val="20"/>
        </w:rPr>
        <w:t> </w:t>
      </w:r>
      <w:r>
        <w:rPr>
          <w:noProof/>
          <w:szCs w:val="20"/>
        </w:rPr>
        <w:t> </w:t>
      </w:r>
      <w:r>
        <w:rPr>
          <w:noProof/>
          <w:szCs w:val="20"/>
        </w:rPr>
        <w:t> </w:t>
      </w:r>
      <w:r>
        <w:rPr>
          <w:szCs w:val="20"/>
        </w:rPr>
        <w:fldChar w:fldCharType="end"/>
      </w:r>
      <w:r w:rsidRPr="0004104D">
        <w:rPr>
          <w:szCs w:val="20"/>
        </w:rPr>
        <w:t xml:space="preserve">] is not a HUBZone joint venture that complies with the requirements of 13 CFR part 126, and the representation in paragraph (h)(8)(i) of this clause is accurate for each HUBZone small business concern participating in the HUBZone joint venture. [The Contractor shall enter the names of each of the HUBZone small business concerns participating in the HUBZone joint venture: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w:t>
      </w:r>
      <w:r>
        <w:rPr>
          <w:noProof/>
          <w:szCs w:val="20"/>
        </w:rPr>
        <w:t> </w:t>
      </w:r>
      <w:r>
        <w:rPr>
          <w:noProof/>
          <w:szCs w:val="20"/>
        </w:rPr>
        <w:t> </w:t>
      </w:r>
      <w:r>
        <w:rPr>
          <w:noProof/>
          <w:szCs w:val="20"/>
        </w:rPr>
        <w:t> </w:t>
      </w:r>
      <w:r>
        <w:rPr>
          <w:noProof/>
          <w:szCs w:val="20"/>
        </w:rPr>
        <w:t> </w:t>
      </w:r>
      <w:r>
        <w:rPr>
          <w:szCs w:val="20"/>
        </w:rPr>
        <w:fldChar w:fldCharType="end"/>
      </w:r>
      <w:r w:rsidRPr="0004104D">
        <w:rPr>
          <w:szCs w:val="20"/>
        </w:rPr>
        <w:t>.] Each HUBZone small business concern participating in the HUBZone joint venture shall submit a separate signed copy of the HUBZone representation.</w:t>
      </w:r>
    </w:p>
    <w:p w14:paraId="5BDD5B88" w14:textId="77777777" w:rsidR="008077F1"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04104D">
        <w:rPr>
          <w:szCs w:val="20"/>
        </w:rPr>
        <w:t xml:space="preserve">    </w:t>
      </w:r>
    </w:p>
    <w:p w14:paraId="560D56FB" w14:textId="77777777" w:rsidR="008077F1"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04104D">
        <w:rPr>
          <w:szCs w:val="20"/>
        </w:rPr>
        <w:t>[Contractor to sign and date and insert authorized signer's name and title.]</w:t>
      </w:r>
    </w:p>
    <w:p w14:paraId="58CECE92" w14:textId="77777777" w:rsidR="008077F1" w:rsidRDefault="008077F1" w:rsidP="008077F1">
      <w:pPr>
        <w:spacing w:after="0" w:line="240" w:lineRule="auto"/>
        <w:rPr>
          <w:szCs w:val="20"/>
        </w:rPr>
      </w:pPr>
    </w:p>
    <w:p w14:paraId="3D0B294D" w14:textId="21D48653" w:rsidR="008077F1" w:rsidRDefault="008077F1" w:rsidP="008077F1">
      <w:pPr>
        <w:spacing w:after="0" w:line="240" w:lineRule="auto"/>
      </w:pPr>
      <w:r>
        <w:rPr>
          <w:szCs w:val="20"/>
        </w:rPr>
        <w:t>(End of clause)</w:t>
      </w:r>
    </w:p>
    <w:p w14:paraId="61F512A7" w14:textId="77777777" w:rsidR="008077F1" w:rsidRDefault="008077F1" w:rsidP="008077F1">
      <w:pPr>
        <w:spacing w:after="0" w:line="240" w:lineRule="auto"/>
      </w:pPr>
    </w:p>
    <w:p w14:paraId="11D98A81" w14:textId="77777777" w:rsidR="008077F1" w:rsidRDefault="008077F1" w:rsidP="008077F1">
      <w:pPr>
        <w:spacing w:after="0" w:line="240" w:lineRule="auto"/>
      </w:pPr>
      <w:bookmarkStart w:id="30" w:name="PD000058"/>
      <w:bookmarkEnd w:id="30"/>
      <w:r>
        <w:t>52.252-1     SOLICITATION PROVISIONS INCORPORATED BY REFERENCE (FEB 1998)</w:t>
      </w:r>
    </w:p>
    <w:p w14:paraId="61A337AD" w14:textId="77777777" w:rsidR="008077F1" w:rsidRDefault="008077F1" w:rsidP="008077F1">
      <w:pPr>
        <w:spacing w:after="0" w:line="240" w:lineRule="auto"/>
      </w:pPr>
    </w:p>
    <w:p w14:paraId="4D9BC642" w14:textId="77777777" w:rsidR="008077F1" w:rsidRDefault="008077F1" w:rsidP="008077F1">
      <w:pPr>
        <w:spacing w:after="0" w:line="240" w:lineRule="auto"/>
      </w:pPr>
      <w:r>
        <w:t>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identifier and provide the appropriate information with its quotation or offer. Also, the full text of a solicitation provision may be accessed electronically at this/these address(es):</w:t>
      </w:r>
    </w:p>
    <w:p w14:paraId="6C11A6B8" w14:textId="77777777" w:rsidR="008077F1" w:rsidRDefault="008077F1" w:rsidP="008077F1">
      <w:pPr>
        <w:spacing w:after="0" w:line="240" w:lineRule="auto"/>
      </w:pPr>
    </w:p>
    <w:p w14:paraId="7C35CB63" w14:textId="77777777" w:rsidR="008077F1" w:rsidRDefault="008077F1" w:rsidP="008077F1">
      <w:pPr>
        <w:spacing w:after="0" w:line="240" w:lineRule="auto"/>
      </w:pPr>
      <w:hyperlink r:id="rId16" w:history="1">
        <w:r w:rsidRPr="002D045E">
          <w:rPr>
            <w:rStyle w:val="Hyperlink"/>
          </w:rPr>
          <w:t>https://www.acquisition.gov/browse/index/far</w:t>
        </w:r>
      </w:hyperlink>
      <w:r>
        <w:rPr>
          <w:color w:val="FF0000"/>
        </w:rPr>
        <w:t xml:space="preserve">  </w:t>
      </w:r>
    </w:p>
    <w:p w14:paraId="36C8A08F" w14:textId="77777777" w:rsidR="008077F1" w:rsidRDefault="008077F1" w:rsidP="008077F1">
      <w:pPr>
        <w:spacing w:after="0" w:line="240" w:lineRule="auto"/>
      </w:pPr>
    </w:p>
    <w:p w14:paraId="76A8C626" w14:textId="7131E0C3" w:rsidR="008077F1" w:rsidRDefault="008077F1" w:rsidP="003B0B39">
      <w:pPr>
        <w:widowControl w:val="0"/>
        <w:suppressAutoHyphens/>
        <w:spacing w:after="0" w:line="240" w:lineRule="auto"/>
      </w:pPr>
      <w:r>
        <w:t>(End of provision)</w:t>
      </w:r>
    </w:p>
    <w:p w14:paraId="43C69418" w14:textId="77777777" w:rsidR="008077F1" w:rsidRDefault="008077F1" w:rsidP="008077F1">
      <w:pPr>
        <w:spacing w:after="0" w:line="240" w:lineRule="auto"/>
      </w:pPr>
    </w:p>
    <w:p w14:paraId="0D648F34" w14:textId="77777777" w:rsidR="003B0B39" w:rsidRDefault="003B0B39" w:rsidP="008077F1">
      <w:pPr>
        <w:spacing w:after="0" w:line="240" w:lineRule="auto"/>
      </w:pPr>
      <w:bookmarkStart w:id="31" w:name="PD000057"/>
      <w:bookmarkEnd w:id="31"/>
    </w:p>
    <w:p w14:paraId="342C32F6" w14:textId="2188850A" w:rsidR="008077F1" w:rsidRDefault="008077F1" w:rsidP="008077F1">
      <w:pPr>
        <w:spacing w:after="0" w:line="240" w:lineRule="auto"/>
      </w:pPr>
      <w:r>
        <w:t xml:space="preserve">52.252-2      CLAUSES INCORPORATED BY REFERENCE (FEB 1998) </w:t>
      </w:r>
    </w:p>
    <w:p w14:paraId="1EABE3D5" w14:textId="77777777" w:rsidR="008077F1" w:rsidRDefault="008077F1" w:rsidP="008077F1">
      <w:pPr>
        <w:spacing w:after="0" w:line="240" w:lineRule="auto"/>
      </w:pPr>
    </w:p>
    <w:p w14:paraId="43501B66" w14:textId="77777777" w:rsidR="008077F1" w:rsidRDefault="008077F1" w:rsidP="008077F1">
      <w:pPr>
        <w:spacing w:after="0" w:line="240" w:lineRule="auto"/>
      </w:pPr>
      <w:r>
        <w:t>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w:t>
      </w:r>
    </w:p>
    <w:p w14:paraId="7337FAA8" w14:textId="77777777" w:rsidR="008077F1" w:rsidRDefault="008077F1" w:rsidP="008077F1">
      <w:pPr>
        <w:spacing w:after="0" w:line="240" w:lineRule="auto"/>
        <w:rPr>
          <w:color w:val="000000"/>
        </w:rPr>
      </w:pPr>
    </w:p>
    <w:p w14:paraId="459800BB" w14:textId="77777777" w:rsidR="008077F1" w:rsidRDefault="008077F1" w:rsidP="008077F1">
      <w:pPr>
        <w:spacing w:after="0" w:line="240" w:lineRule="auto"/>
        <w:rPr>
          <w:color w:val="000000"/>
        </w:rPr>
      </w:pPr>
      <w:hyperlink r:id="rId17" w:history="1">
        <w:r w:rsidRPr="00D80EC4">
          <w:rPr>
            <w:rStyle w:val="Hyperlink"/>
          </w:rPr>
          <w:t>https://www.acquisition.gov/browse/index/far</w:t>
        </w:r>
      </w:hyperlink>
      <w:r>
        <w:rPr>
          <w:color w:val="000000"/>
        </w:rPr>
        <w:t xml:space="preserve"> </w:t>
      </w:r>
    </w:p>
    <w:p w14:paraId="7360EFF4" w14:textId="77777777" w:rsidR="008077F1" w:rsidRDefault="008077F1" w:rsidP="008077F1">
      <w:pPr>
        <w:spacing w:after="0" w:line="240" w:lineRule="auto"/>
      </w:pPr>
    </w:p>
    <w:p w14:paraId="68E264AA" w14:textId="77777777" w:rsidR="008077F1" w:rsidRDefault="008077F1" w:rsidP="008077F1">
      <w:pPr>
        <w:widowControl w:val="0"/>
        <w:suppressAutoHyphens/>
        <w:spacing w:after="0" w:line="240" w:lineRule="auto"/>
      </w:pPr>
      <w:r>
        <w:t>(End of clause)</w:t>
      </w:r>
    </w:p>
    <w:p w14:paraId="2C7634D5" w14:textId="77777777" w:rsidR="008077F1" w:rsidRDefault="008077F1" w:rsidP="008077F1">
      <w:pPr>
        <w:spacing w:after="0" w:line="240" w:lineRule="auto"/>
      </w:pPr>
    </w:p>
    <w:p w14:paraId="4DD59B81" w14:textId="77777777" w:rsidR="008077F1" w:rsidRDefault="008077F1" w:rsidP="008077F1">
      <w:pPr>
        <w:spacing w:after="0" w:line="240" w:lineRule="auto"/>
      </w:pPr>
      <w:bookmarkStart w:id="32" w:name="PD000056"/>
      <w:bookmarkEnd w:id="32"/>
      <w:r>
        <w:t>52.252-5     AUTHORIZED DEVIATIONS IN PROVISIONS (NOV 2020)</w:t>
      </w:r>
    </w:p>
    <w:p w14:paraId="16BB92AF" w14:textId="77777777" w:rsidR="008077F1" w:rsidRDefault="008077F1" w:rsidP="008077F1">
      <w:pPr>
        <w:pStyle w:val="SectionTwo"/>
        <w:ind w:firstLine="0"/>
        <w:rPr>
          <w:rFonts w:ascii="Tms Rmn" w:hAnsi="Tms Rmn" w:cs="Tms Rmn"/>
        </w:rPr>
      </w:pPr>
    </w:p>
    <w:p w14:paraId="34F70FDA" w14:textId="77777777" w:rsidR="008077F1" w:rsidRDefault="008077F1" w:rsidP="008077F1">
      <w:pPr>
        <w:pStyle w:val="SectionTwo"/>
        <w:ind w:firstLine="0"/>
        <w:rPr>
          <w:rFonts w:ascii="Tms Rmn" w:hAnsi="Tms Rmn" w:cs="Tms Rmn"/>
        </w:rPr>
      </w:pPr>
      <w:r>
        <w:rPr>
          <w:rFonts w:ascii="Tms Rmn" w:hAnsi="Tms Rmn" w:cs="Tms Rmn"/>
        </w:rPr>
        <w:t>(a) The use in this solicitation of any Federal Acquisition Regulation (48 CFR Chapter 1) provision with an authorized deviation is indicated by the addition of "(DEVIATION)" after the date of the provision.</w:t>
      </w:r>
    </w:p>
    <w:p w14:paraId="0527F497" w14:textId="77777777" w:rsidR="008077F1" w:rsidRDefault="008077F1" w:rsidP="008077F1">
      <w:pPr>
        <w:spacing w:after="0" w:line="240" w:lineRule="auto"/>
        <w:rPr>
          <w:rFonts w:ascii="Tms Rmn" w:hAnsi="Tms Rmn" w:cs="Tms Rmn"/>
        </w:rPr>
      </w:pPr>
    </w:p>
    <w:p w14:paraId="68DF08E3" w14:textId="77777777" w:rsidR="008077F1" w:rsidRDefault="008077F1" w:rsidP="008077F1">
      <w:pPr>
        <w:numPr>
          <w:ilvl w:val="0"/>
          <w:numId w:val="1"/>
        </w:numPr>
        <w:autoSpaceDE w:val="0"/>
        <w:autoSpaceDN w:val="0"/>
        <w:spacing w:after="0" w:line="240" w:lineRule="auto"/>
        <w:ind w:left="0" w:firstLine="0"/>
        <w:rPr>
          <w:rFonts w:ascii="Tms Rmn" w:hAnsi="Tms Rmn" w:cs="Tms Rmn"/>
        </w:rPr>
      </w:pPr>
      <w:r>
        <w:rPr>
          <w:rFonts w:ascii="Tms Rmn" w:hAnsi="Tms Rmn" w:cs="Tms Rmn"/>
        </w:rPr>
        <w:t xml:space="preserve">The use in this solicitation of </w:t>
      </w:r>
      <w:r w:rsidRPr="0060114B">
        <w:rPr>
          <w:rFonts w:ascii="Tms Rmn" w:hAnsi="Tms Rmn" w:cs="Tms Rmn"/>
        </w:rPr>
        <w:t xml:space="preserve">any </w:t>
      </w:r>
      <w:r w:rsidRPr="0060114B">
        <w:rPr>
          <w:rFonts w:ascii="Tms Rmn" w:hAnsi="Tms Rmn" w:cs="Tms Rmn"/>
          <w:u w:val="single"/>
        </w:rPr>
        <w:t xml:space="preserve">Defense Acquisition Regulations Supplement (48 CFR Chapter 2) </w:t>
      </w:r>
      <w:r w:rsidRPr="0060114B">
        <w:rPr>
          <w:rFonts w:ascii="Tms Rmn" w:hAnsi="Tms Rmn" w:cs="Tms Rmn"/>
        </w:rPr>
        <w:t>provision</w:t>
      </w:r>
      <w:r>
        <w:rPr>
          <w:rFonts w:ascii="Tms Rmn" w:hAnsi="Tms Rmn" w:cs="Tms Rmn"/>
        </w:rPr>
        <w:t xml:space="preserve"> with an authorized deviation is indicated by the addition of "(DEVIATION)" after the name of the regulation.</w:t>
      </w:r>
    </w:p>
    <w:p w14:paraId="4F64E9F8" w14:textId="77777777" w:rsidR="008077F1" w:rsidRDefault="008077F1" w:rsidP="008077F1">
      <w:pPr>
        <w:spacing w:after="0" w:line="240" w:lineRule="auto"/>
        <w:rPr>
          <w:rFonts w:ascii="Tms Rmn" w:hAnsi="Tms Rmn" w:cs="Tms Rmn"/>
        </w:rPr>
      </w:pPr>
    </w:p>
    <w:p w14:paraId="177ABA13" w14:textId="5C5A44C4" w:rsidR="008077F1" w:rsidRDefault="008077F1" w:rsidP="008077F1">
      <w:pPr>
        <w:spacing w:after="0" w:line="240" w:lineRule="auto"/>
      </w:pPr>
      <w:r>
        <w:t>(End of provision)</w:t>
      </w:r>
    </w:p>
    <w:p w14:paraId="5A412BB7" w14:textId="77777777" w:rsidR="008077F1" w:rsidRDefault="008077F1" w:rsidP="008077F1">
      <w:pPr>
        <w:spacing w:after="0" w:line="240" w:lineRule="auto"/>
      </w:pPr>
    </w:p>
    <w:p w14:paraId="1136E9E5" w14:textId="77777777" w:rsidR="008077F1" w:rsidRDefault="008077F1" w:rsidP="008077F1">
      <w:pPr>
        <w:spacing w:after="0" w:line="240" w:lineRule="auto"/>
      </w:pPr>
    </w:p>
    <w:p w14:paraId="02B7A493" w14:textId="77777777" w:rsidR="008077F1" w:rsidRDefault="008077F1" w:rsidP="008077F1">
      <w:pPr>
        <w:spacing w:after="0" w:line="240" w:lineRule="auto"/>
      </w:pPr>
      <w:bookmarkStart w:id="33" w:name="PD000055"/>
      <w:bookmarkEnd w:id="33"/>
      <w:r>
        <w:t>52.252-6     AUTHORIZED DEVIATIONS IN CLAUSES (NOV 2020)</w:t>
      </w:r>
    </w:p>
    <w:p w14:paraId="5A315F96" w14:textId="77777777" w:rsidR="008077F1" w:rsidRDefault="008077F1" w:rsidP="008077F1">
      <w:pPr>
        <w:spacing w:after="0" w:line="240" w:lineRule="auto"/>
      </w:pPr>
    </w:p>
    <w:p w14:paraId="332CE293" w14:textId="77777777" w:rsidR="008077F1" w:rsidRDefault="008077F1" w:rsidP="008077F1">
      <w:pPr>
        <w:spacing w:after="0" w:line="240" w:lineRule="auto"/>
      </w:pPr>
      <w:r>
        <w:t>(a) The use in this solicitation or contract of any Federal Acquisition Regulation (48 CFR Chapter 1) clause with an authorized deviation is indicated by the addition of "(DEVIATION)" after the date of the clause.</w:t>
      </w:r>
    </w:p>
    <w:p w14:paraId="5BFCED27" w14:textId="77777777" w:rsidR="008077F1" w:rsidRDefault="008077F1" w:rsidP="008077F1">
      <w:pPr>
        <w:spacing w:after="0" w:line="240" w:lineRule="auto"/>
      </w:pPr>
    </w:p>
    <w:p w14:paraId="1122E383" w14:textId="77777777" w:rsidR="008077F1" w:rsidRDefault="008077F1" w:rsidP="008077F1">
      <w:pPr>
        <w:spacing w:after="0" w:line="240" w:lineRule="auto"/>
      </w:pPr>
      <w:r>
        <w:t xml:space="preserve">(b) The use in this solicitation or contract of </w:t>
      </w:r>
      <w:r w:rsidRPr="00F8275F">
        <w:t xml:space="preserve">any </w:t>
      </w:r>
      <w:bookmarkStart w:id="34" w:name="Text2"/>
      <w:r w:rsidRPr="00F8275F">
        <w:rPr>
          <w:u w:val="single"/>
        </w:rPr>
        <w:t>Defense Acquisition Regulations Supplement (48 CFR Chapter 2)</w:t>
      </w:r>
      <w:bookmarkEnd w:id="34"/>
      <w:r>
        <w:t xml:space="preserve"> clause with an authorized deviation is indicated by the addition of "(DEVIATION)" after the name of the regulation.</w:t>
      </w:r>
    </w:p>
    <w:p w14:paraId="027ED31D" w14:textId="77777777" w:rsidR="008077F1" w:rsidRDefault="008077F1" w:rsidP="008077F1">
      <w:pPr>
        <w:spacing w:after="0" w:line="240" w:lineRule="auto"/>
      </w:pPr>
    </w:p>
    <w:p w14:paraId="7B9534F1" w14:textId="0E0CF30A" w:rsidR="008077F1" w:rsidRDefault="008077F1" w:rsidP="008077F1">
      <w:pPr>
        <w:spacing w:after="0" w:line="240" w:lineRule="auto"/>
      </w:pPr>
      <w:r>
        <w:t>(End of clause)</w:t>
      </w:r>
    </w:p>
    <w:p w14:paraId="261D09FF" w14:textId="77777777" w:rsidR="008077F1" w:rsidRDefault="008077F1" w:rsidP="008077F1">
      <w:pPr>
        <w:spacing w:after="0" w:line="240" w:lineRule="auto"/>
      </w:pPr>
    </w:p>
    <w:p w14:paraId="43154CA2" w14:textId="77777777" w:rsidR="008077F1" w:rsidRDefault="008077F1" w:rsidP="008077F1">
      <w:pPr>
        <w:spacing w:after="0" w:line="240" w:lineRule="auto"/>
      </w:pPr>
    </w:p>
    <w:p w14:paraId="2329CA41" w14:textId="77777777" w:rsidR="008077F1" w:rsidRDefault="008077F1" w:rsidP="008077F1">
      <w:pPr>
        <w:spacing w:after="0" w:line="240" w:lineRule="auto"/>
        <w:contextualSpacing/>
      </w:pPr>
      <w:bookmarkStart w:id="35" w:name="PD000060"/>
      <w:bookmarkEnd w:id="35"/>
      <w:bookmarkEnd w:id="2"/>
      <w:r>
        <w:t>252.232-7006  WIDE AREA WORKFLOW PAYMENT INSTRUCTIONS (JAN 2023)</w:t>
      </w:r>
    </w:p>
    <w:p w14:paraId="1540EC91" w14:textId="77777777" w:rsidR="008077F1" w:rsidRDefault="008077F1" w:rsidP="008077F1">
      <w:pPr>
        <w:spacing w:after="0" w:line="240" w:lineRule="auto"/>
        <w:contextualSpacing/>
      </w:pPr>
      <w:r>
        <w:t xml:space="preserve"> </w:t>
      </w:r>
    </w:p>
    <w:p w14:paraId="76C03F0E" w14:textId="77777777" w:rsidR="008077F1" w:rsidRDefault="008077F1" w:rsidP="008077F1">
      <w:pPr>
        <w:spacing w:after="0" w:line="240" w:lineRule="auto"/>
        <w:contextualSpacing/>
      </w:pPr>
      <w:r>
        <w:t>(a) Definitions. As used in this clause—</w:t>
      </w:r>
    </w:p>
    <w:p w14:paraId="483FE7C2" w14:textId="77777777" w:rsidR="008077F1" w:rsidRDefault="008077F1" w:rsidP="008077F1">
      <w:pPr>
        <w:spacing w:after="0" w:line="240" w:lineRule="auto"/>
        <w:contextualSpacing/>
      </w:pPr>
    </w:p>
    <w:p w14:paraId="56AAD810" w14:textId="77777777" w:rsidR="008077F1" w:rsidRDefault="008077F1" w:rsidP="008077F1">
      <w:pPr>
        <w:spacing w:after="0" w:line="240" w:lineRule="auto"/>
        <w:contextualSpacing/>
      </w:pPr>
      <w:r>
        <w:t>“Department of Defense Activity Address Code (DoDAAC)” is a six position code that uniquely identifies a unit, activity, or organization.</w:t>
      </w:r>
    </w:p>
    <w:p w14:paraId="732FCECD" w14:textId="77777777" w:rsidR="008077F1" w:rsidRDefault="008077F1" w:rsidP="008077F1">
      <w:pPr>
        <w:spacing w:after="0" w:line="240" w:lineRule="auto"/>
        <w:contextualSpacing/>
      </w:pPr>
    </w:p>
    <w:p w14:paraId="0C1D8B62" w14:textId="77777777" w:rsidR="008077F1" w:rsidRDefault="008077F1" w:rsidP="008077F1">
      <w:pPr>
        <w:spacing w:after="0" w:line="240" w:lineRule="auto"/>
        <w:contextualSpacing/>
      </w:pPr>
      <w:r>
        <w:t>“Document type” means the type of payment request or receiving report available for creation in Wide Area WorkFlow (WAWF).</w:t>
      </w:r>
    </w:p>
    <w:p w14:paraId="6478DA48" w14:textId="77777777" w:rsidR="008077F1" w:rsidRDefault="008077F1" w:rsidP="008077F1">
      <w:pPr>
        <w:spacing w:after="0" w:line="240" w:lineRule="auto"/>
        <w:contextualSpacing/>
      </w:pPr>
    </w:p>
    <w:p w14:paraId="0B5AF864" w14:textId="77777777" w:rsidR="008077F1" w:rsidRDefault="008077F1" w:rsidP="008077F1">
      <w:pPr>
        <w:spacing w:after="0" w:line="240" w:lineRule="auto"/>
        <w:contextualSpacing/>
      </w:pPr>
      <w:r>
        <w:t>“Local processing office (LPO)” is the office responsible for payment certification when payment certification is done external to the entitlement system.</w:t>
      </w:r>
    </w:p>
    <w:p w14:paraId="3BF7CDF3" w14:textId="77777777" w:rsidR="008077F1" w:rsidRDefault="008077F1" w:rsidP="008077F1">
      <w:pPr>
        <w:spacing w:after="0" w:line="240" w:lineRule="auto"/>
        <w:contextualSpacing/>
      </w:pPr>
    </w:p>
    <w:p w14:paraId="2CA4B0E8" w14:textId="77777777" w:rsidR="008077F1" w:rsidRDefault="008077F1" w:rsidP="008077F1">
      <w:pPr>
        <w:spacing w:after="0" w:line="240" w:lineRule="auto"/>
        <w:contextualSpacing/>
      </w:pPr>
      <w:r>
        <w:t>“Payment request” and “receiving report” are defined in the clause at 252.232-7003, Electronic Submission of Payment Requests and Receiving Reports.</w:t>
      </w:r>
    </w:p>
    <w:p w14:paraId="45236EA7" w14:textId="77777777" w:rsidR="008077F1" w:rsidRDefault="008077F1" w:rsidP="008077F1">
      <w:pPr>
        <w:spacing w:after="0" w:line="240" w:lineRule="auto"/>
        <w:contextualSpacing/>
      </w:pPr>
    </w:p>
    <w:p w14:paraId="7B58C33F" w14:textId="77777777" w:rsidR="008077F1" w:rsidRDefault="008077F1" w:rsidP="008077F1">
      <w:pPr>
        <w:spacing w:after="0" w:line="240" w:lineRule="auto"/>
        <w:contextualSpacing/>
      </w:pPr>
      <w:r>
        <w:t>(b) Electronic invoicing. The WAWF system provides the method to electronically process vendor payment requests and receiving reports, as authorized by Defense Federal Acquisition Regulation Supplement (DFARS) 252.232-7003, Electronic Submission of Payment Requests and Receiving Reports.</w:t>
      </w:r>
    </w:p>
    <w:p w14:paraId="17474C23" w14:textId="77777777" w:rsidR="008077F1" w:rsidRDefault="008077F1" w:rsidP="008077F1">
      <w:pPr>
        <w:spacing w:after="0" w:line="240" w:lineRule="auto"/>
        <w:contextualSpacing/>
      </w:pPr>
    </w:p>
    <w:p w14:paraId="2540A51F" w14:textId="77777777" w:rsidR="008077F1" w:rsidRDefault="008077F1" w:rsidP="008077F1">
      <w:pPr>
        <w:spacing w:after="0" w:line="240" w:lineRule="auto"/>
        <w:contextualSpacing/>
      </w:pPr>
      <w:r>
        <w:t>(c) WAWF access. To access WAWF, the Contractor shall—</w:t>
      </w:r>
    </w:p>
    <w:p w14:paraId="3C0B57E6" w14:textId="77777777" w:rsidR="008077F1" w:rsidRDefault="008077F1" w:rsidP="008077F1">
      <w:pPr>
        <w:spacing w:after="0" w:line="240" w:lineRule="auto"/>
        <w:contextualSpacing/>
      </w:pPr>
    </w:p>
    <w:p w14:paraId="1A37F0E4" w14:textId="77777777" w:rsidR="008077F1" w:rsidRDefault="008077F1" w:rsidP="008077F1">
      <w:pPr>
        <w:spacing w:after="0" w:line="240" w:lineRule="auto"/>
        <w:contextualSpacing/>
      </w:pPr>
      <w:r>
        <w:t xml:space="preserve">(1) Have a designated electronic business point of contact in the System for Award Management at </w:t>
      </w:r>
      <w:hyperlink r:id="rId18" w:history="1">
        <w:r w:rsidRPr="006E32C6">
          <w:rPr>
            <w:rStyle w:val="Hyperlink"/>
          </w:rPr>
          <w:t>https://www.sam.gov</w:t>
        </w:r>
      </w:hyperlink>
      <w:r>
        <w:t>; and</w:t>
      </w:r>
    </w:p>
    <w:p w14:paraId="6F21289A" w14:textId="77777777" w:rsidR="008077F1" w:rsidRDefault="008077F1" w:rsidP="008077F1">
      <w:pPr>
        <w:spacing w:after="0" w:line="240" w:lineRule="auto"/>
        <w:contextualSpacing/>
      </w:pPr>
    </w:p>
    <w:p w14:paraId="661F8A9D" w14:textId="77777777" w:rsidR="008077F1" w:rsidRDefault="008077F1" w:rsidP="008077F1">
      <w:pPr>
        <w:spacing w:after="0" w:line="240" w:lineRule="auto"/>
        <w:contextualSpacing/>
      </w:pPr>
      <w:r>
        <w:t xml:space="preserve">(2) Be registered to use WAWF at </w:t>
      </w:r>
      <w:hyperlink r:id="rId19" w:history="1">
        <w:r w:rsidRPr="00992B23">
          <w:rPr>
            <w:rStyle w:val="Hyperlink"/>
          </w:rPr>
          <w:t>https://wawf.eb.mil/</w:t>
        </w:r>
      </w:hyperlink>
      <w:r>
        <w:t xml:space="preserve"> following the step-by-step procedures for self-registration available at this web site.</w:t>
      </w:r>
    </w:p>
    <w:p w14:paraId="63158DD0" w14:textId="77777777" w:rsidR="008077F1" w:rsidRDefault="008077F1" w:rsidP="008077F1">
      <w:pPr>
        <w:spacing w:after="0" w:line="240" w:lineRule="auto"/>
        <w:contextualSpacing/>
      </w:pPr>
    </w:p>
    <w:p w14:paraId="4CEE4A2A" w14:textId="77777777" w:rsidR="008077F1" w:rsidRDefault="008077F1" w:rsidP="008077F1">
      <w:pPr>
        <w:spacing w:after="0" w:line="240" w:lineRule="auto"/>
        <w:contextualSpacing/>
      </w:pPr>
      <w:r>
        <w:t xml:space="preserve">(d) WAWF training. The Contractor should follow the training instructions of the WAWF Web-Based Training Course and use the Practice Training Site before submitting payment requests through WAWF. Both can be accessed by selecting the “Web Based Training” link on the WAWF home page at </w:t>
      </w:r>
      <w:hyperlink r:id="rId20" w:history="1">
        <w:r w:rsidRPr="00992B23">
          <w:rPr>
            <w:rStyle w:val="Hyperlink"/>
          </w:rPr>
          <w:t>https://wawf.eb.mil/</w:t>
        </w:r>
      </w:hyperlink>
      <w:r>
        <w:t>.</w:t>
      </w:r>
    </w:p>
    <w:p w14:paraId="6CA012C9" w14:textId="77777777" w:rsidR="008077F1" w:rsidRDefault="008077F1" w:rsidP="008077F1">
      <w:pPr>
        <w:spacing w:after="0" w:line="240" w:lineRule="auto"/>
        <w:contextualSpacing/>
      </w:pPr>
    </w:p>
    <w:p w14:paraId="53FD8794" w14:textId="77777777" w:rsidR="008077F1" w:rsidRDefault="008077F1" w:rsidP="008077F1">
      <w:pPr>
        <w:spacing w:after="0" w:line="240" w:lineRule="auto"/>
        <w:contextualSpacing/>
      </w:pPr>
      <w:r>
        <w:lastRenderedPageBreak/>
        <w:t>(e) WAWF methods of document submission. Document submissions may be via web entry, Electronic Data Interchange, or File Transfer Protocol.</w:t>
      </w:r>
    </w:p>
    <w:p w14:paraId="40471B99" w14:textId="77777777" w:rsidR="008077F1" w:rsidRDefault="008077F1" w:rsidP="008077F1">
      <w:pPr>
        <w:spacing w:after="0" w:line="240" w:lineRule="auto"/>
        <w:contextualSpacing/>
      </w:pPr>
    </w:p>
    <w:p w14:paraId="02FA8677" w14:textId="77777777" w:rsidR="008077F1" w:rsidRDefault="008077F1" w:rsidP="008077F1">
      <w:pPr>
        <w:spacing w:after="0" w:line="240" w:lineRule="auto"/>
        <w:contextualSpacing/>
      </w:pPr>
      <w:r>
        <w:t>(f) WAWF payment instructions. The Contractor shall use the following information when submitting payment requests and receiving reports in WAWF for this contract or task or delivery order:</w:t>
      </w:r>
    </w:p>
    <w:p w14:paraId="60053A73" w14:textId="77777777" w:rsidR="008077F1" w:rsidRDefault="008077F1" w:rsidP="008077F1">
      <w:pPr>
        <w:spacing w:after="0" w:line="240" w:lineRule="auto"/>
        <w:contextualSpacing/>
      </w:pPr>
    </w:p>
    <w:p w14:paraId="43A048F6" w14:textId="77777777" w:rsidR="008077F1" w:rsidRDefault="008077F1" w:rsidP="008077F1">
      <w:pPr>
        <w:spacing w:after="0" w:line="240" w:lineRule="auto"/>
        <w:contextualSpacing/>
      </w:pPr>
      <w:r>
        <w:t>(1)  Document type. The Contractor shall submit payment requests using the following document type(s):</w:t>
      </w:r>
    </w:p>
    <w:p w14:paraId="771BE785" w14:textId="77777777" w:rsidR="008077F1" w:rsidRDefault="008077F1" w:rsidP="008077F1">
      <w:pPr>
        <w:spacing w:after="0" w:line="240" w:lineRule="auto"/>
        <w:contextualSpacing/>
      </w:pPr>
    </w:p>
    <w:p w14:paraId="048DD793" w14:textId="77777777" w:rsidR="008077F1" w:rsidRDefault="008077F1" w:rsidP="008077F1">
      <w:pPr>
        <w:spacing w:after="0" w:line="240" w:lineRule="auto"/>
        <w:contextualSpacing/>
      </w:pPr>
      <w:r>
        <w:t>(i) For cost-type line items, including labor-hour or time-and-materials, submit a cost voucher.</w:t>
      </w:r>
    </w:p>
    <w:p w14:paraId="5093D86D" w14:textId="77777777" w:rsidR="008077F1" w:rsidRDefault="008077F1" w:rsidP="008077F1">
      <w:pPr>
        <w:spacing w:after="0" w:line="240" w:lineRule="auto"/>
        <w:contextualSpacing/>
      </w:pPr>
    </w:p>
    <w:p w14:paraId="52E2A603" w14:textId="77777777" w:rsidR="008077F1" w:rsidRDefault="008077F1" w:rsidP="008077F1">
      <w:pPr>
        <w:spacing w:after="0" w:line="240" w:lineRule="auto"/>
        <w:contextualSpacing/>
      </w:pPr>
      <w:r>
        <w:t>(ii) For fixed price line items—</w:t>
      </w:r>
    </w:p>
    <w:p w14:paraId="5C07A7D1" w14:textId="77777777" w:rsidR="008077F1" w:rsidRDefault="008077F1" w:rsidP="008077F1">
      <w:pPr>
        <w:spacing w:after="0" w:line="240" w:lineRule="auto"/>
        <w:contextualSpacing/>
      </w:pPr>
    </w:p>
    <w:p w14:paraId="2CBDD7E4" w14:textId="77777777" w:rsidR="008077F1" w:rsidRDefault="008077F1" w:rsidP="008077F1">
      <w:pPr>
        <w:spacing w:after="0" w:line="240" w:lineRule="auto"/>
        <w:contextualSpacing/>
      </w:pPr>
      <w:r>
        <w:t>(A) That require shipment of a deliverable, submit the invoice and receiving report specified by the Contracting Officer.</w:t>
      </w:r>
    </w:p>
    <w:p w14:paraId="0A100CF0" w14:textId="77777777" w:rsidR="008077F1" w:rsidRDefault="008077F1" w:rsidP="008077F1">
      <w:pPr>
        <w:spacing w:after="0" w:line="240" w:lineRule="auto"/>
        <w:contextualSpacing/>
      </w:pPr>
    </w:p>
    <w:p w14:paraId="24CD1520" w14:textId="77777777" w:rsidR="008077F1" w:rsidRPr="00733DC0" w:rsidRDefault="008077F1" w:rsidP="008077F1">
      <w:pPr>
        <w:spacing w:after="0" w:line="240" w:lineRule="auto"/>
        <w:contextualSpacing/>
        <w:rPr>
          <w:b/>
          <w:bCs/>
        </w:rPr>
      </w:pPr>
      <w:r w:rsidRPr="00733DC0">
        <w:rPr>
          <w:b/>
          <w:bCs/>
        </w:rPr>
        <w:t>N/A</w:t>
      </w:r>
    </w:p>
    <w:p w14:paraId="6AB04078" w14:textId="77777777" w:rsidR="008077F1" w:rsidRDefault="008077F1" w:rsidP="008077F1">
      <w:pPr>
        <w:spacing w:after="0" w:line="240" w:lineRule="auto"/>
        <w:contextualSpacing/>
      </w:pPr>
    </w:p>
    <w:p w14:paraId="06A61F41" w14:textId="77777777" w:rsidR="008077F1" w:rsidRDefault="008077F1" w:rsidP="008077F1">
      <w:pPr>
        <w:spacing w:after="0" w:line="240" w:lineRule="auto"/>
        <w:contextualSpacing/>
      </w:pPr>
      <w:r>
        <w:t>(B) For services that do not require shipment of a deliverable, submit either the Invoice 2in1, which meets the requirements for the invoice and receiving report, or the applicable invoice and receiving report, as specified by the Contracting Officer.</w:t>
      </w:r>
    </w:p>
    <w:p w14:paraId="2E09A40E" w14:textId="77777777" w:rsidR="008077F1" w:rsidRDefault="008077F1" w:rsidP="008077F1">
      <w:pPr>
        <w:spacing w:after="0" w:line="240" w:lineRule="auto"/>
        <w:contextualSpacing/>
      </w:pPr>
    </w:p>
    <w:p w14:paraId="42E783B4" w14:textId="77777777" w:rsidR="008077F1" w:rsidRPr="00733DC0" w:rsidRDefault="008077F1" w:rsidP="008077F1">
      <w:pPr>
        <w:spacing w:after="0" w:line="240" w:lineRule="auto"/>
        <w:contextualSpacing/>
        <w:rPr>
          <w:b/>
          <w:bCs/>
        </w:rPr>
      </w:pPr>
      <w:r w:rsidRPr="00733DC0">
        <w:rPr>
          <w:b/>
          <w:bCs/>
        </w:rPr>
        <w:t>Invoice 2in1</w:t>
      </w:r>
    </w:p>
    <w:p w14:paraId="46B46955" w14:textId="77777777" w:rsidR="008077F1" w:rsidRDefault="008077F1" w:rsidP="008077F1">
      <w:pPr>
        <w:spacing w:after="0" w:line="240" w:lineRule="auto"/>
        <w:contextualSpacing/>
      </w:pPr>
    </w:p>
    <w:p w14:paraId="1239ACA9" w14:textId="77777777" w:rsidR="008077F1" w:rsidRDefault="008077F1" w:rsidP="008077F1">
      <w:pPr>
        <w:spacing w:after="0" w:line="240" w:lineRule="auto"/>
        <w:contextualSpacing/>
      </w:pPr>
      <w:r>
        <w:t>(iii) For customary progress payments based on costs incurred, submit a progress payment request.</w:t>
      </w:r>
    </w:p>
    <w:p w14:paraId="49A18D83" w14:textId="77777777" w:rsidR="008077F1" w:rsidRDefault="008077F1" w:rsidP="008077F1">
      <w:pPr>
        <w:spacing w:after="0" w:line="240" w:lineRule="auto"/>
        <w:contextualSpacing/>
      </w:pPr>
    </w:p>
    <w:p w14:paraId="55BEA451" w14:textId="77777777" w:rsidR="008077F1" w:rsidRDefault="008077F1" w:rsidP="008077F1">
      <w:pPr>
        <w:spacing w:after="0" w:line="240" w:lineRule="auto"/>
        <w:contextualSpacing/>
      </w:pPr>
      <w:r>
        <w:t>(iv) For performance based payments, submit a performance based payment request.</w:t>
      </w:r>
    </w:p>
    <w:p w14:paraId="0DB2AD71" w14:textId="77777777" w:rsidR="008077F1" w:rsidRDefault="008077F1" w:rsidP="008077F1">
      <w:pPr>
        <w:spacing w:after="0" w:line="240" w:lineRule="auto"/>
        <w:contextualSpacing/>
      </w:pPr>
    </w:p>
    <w:p w14:paraId="1AB47EC0" w14:textId="77777777" w:rsidR="008077F1" w:rsidRDefault="008077F1" w:rsidP="008077F1">
      <w:pPr>
        <w:spacing w:after="0" w:line="240" w:lineRule="auto"/>
        <w:contextualSpacing/>
      </w:pPr>
      <w:r>
        <w:t>(v) For commercial financing, submit a commercial financing request.</w:t>
      </w:r>
    </w:p>
    <w:p w14:paraId="196F5628" w14:textId="77777777" w:rsidR="008077F1" w:rsidRDefault="008077F1" w:rsidP="008077F1">
      <w:pPr>
        <w:spacing w:after="0" w:line="240" w:lineRule="auto"/>
        <w:contextualSpacing/>
      </w:pPr>
    </w:p>
    <w:p w14:paraId="5F48FE2B" w14:textId="77777777" w:rsidR="008077F1" w:rsidRDefault="008077F1" w:rsidP="008077F1">
      <w:pPr>
        <w:spacing w:after="0" w:line="240" w:lineRule="auto"/>
        <w:contextualSpacing/>
      </w:pPr>
      <w:r>
        <w:t>(2) Fast Pay requests are only permitted when Federal Acquisition Regulation (FAR) 52.213-1 is included in the contract.</w:t>
      </w:r>
    </w:p>
    <w:p w14:paraId="0E4B95F6" w14:textId="77777777" w:rsidR="008077F1" w:rsidRDefault="008077F1" w:rsidP="008077F1">
      <w:pPr>
        <w:spacing w:after="0" w:line="240" w:lineRule="auto"/>
        <w:contextualSpacing/>
      </w:pPr>
    </w:p>
    <w:p w14:paraId="04C4A5C9" w14:textId="77777777" w:rsidR="008077F1" w:rsidRDefault="008077F1" w:rsidP="008077F1">
      <w:pPr>
        <w:spacing w:after="0" w:line="240" w:lineRule="auto"/>
        <w:contextualSpacing/>
      </w:pPr>
      <w:r>
        <w:t>[Note: The Contractor may use a WAWF “combo” document type to create some combinations of invoice and receiving report in one step.]</w:t>
      </w:r>
    </w:p>
    <w:p w14:paraId="0718B1F7" w14:textId="77777777" w:rsidR="008077F1" w:rsidRDefault="008077F1" w:rsidP="008077F1">
      <w:pPr>
        <w:spacing w:after="0" w:line="240" w:lineRule="auto"/>
        <w:contextualSpacing/>
      </w:pPr>
    </w:p>
    <w:p w14:paraId="59700F12" w14:textId="77777777" w:rsidR="008077F1" w:rsidRDefault="008077F1" w:rsidP="008077F1">
      <w:pPr>
        <w:spacing w:after="0" w:line="240" w:lineRule="auto"/>
        <w:contextualSpacing/>
      </w:pPr>
      <w:r>
        <w:t>(3) Document routing. The Contractor shall use the information in the Routing Data Table below only to fill in applicable fields in WAWF when creating payment requests and receiving reports in the system.</w:t>
      </w:r>
    </w:p>
    <w:p w14:paraId="3AFF042D" w14:textId="77777777" w:rsidR="008077F1" w:rsidRPr="00531259" w:rsidRDefault="008077F1" w:rsidP="008077F1">
      <w:pPr>
        <w:spacing w:before="100" w:beforeAutospacing="1" w:after="0" w:afterAutospacing="1" w:line="240" w:lineRule="auto"/>
        <w:jc w:val="center"/>
        <w:rPr>
          <w:szCs w:val="20"/>
          <w:lang w:val="en"/>
        </w:rPr>
      </w:pPr>
      <w:r w:rsidRPr="00531259">
        <w:rPr>
          <w:szCs w:val="20"/>
          <w:lang w:val="en"/>
        </w:rPr>
        <w:t>Routing Data Table*</w:t>
      </w:r>
    </w:p>
    <w:tbl>
      <w:tblPr>
        <w:tblW w:w="0" w:type="auto"/>
        <w:tblCellSpacing w:w="15" w:type="dxa"/>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3825"/>
        <w:gridCol w:w="3825"/>
      </w:tblGrid>
      <w:tr w:rsidR="008077F1" w:rsidRPr="00531259" w14:paraId="10B30D7A" w14:textId="77777777" w:rsidTr="00531259">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14:paraId="644FF5A2" w14:textId="77777777" w:rsidR="008077F1" w:rsidRPr="00531259" w:rsidRDefault="008077F1" w:rsidP="008077F1">
            <w:pPr>
              <w:spacing w:before="100" w:beforeAutospacing="1" w:after="0" w:afterAutospacing="1" w:line="240" w:lineRule="auto"/>
              <w:rPr>
                <w:szCs w:val="20"/>
              </w:rPr>
            </w:pPr>
            <w:r w:rsidRPr="00531259">
              <w:rPr>
                <w:i/>
                <w:iCs/>
                <w:szCs w:val="20"/>
              </w:rPr>
              <w:t>Field Name in WAWF</w:t>
            </w:r>
          </w:p>
        </w:tc>
        <w:tc>
          <w:tcPr>
            <w:tcW w:w="3780" w:type="dxa"/>
            <w:tcBorders>
              <w:top w:val="outset" w:sz="6" w:space="0" w:color="auto"/>
              <w:left w:val="outset" w:sz="6" w:space="0" w:color="auto"/>
              <w:bottom w:val="outset" w:sz="6" w:space="0" w:color="auto"/>
            </w:tcBorders>
            <w:tcMar>
              <w:top w:w="15" w:type="dxa"/>
              <w:left w:w="15" w:type="dxa"/>
              <w:bottom w:w="15" w:type="dxa"/>
              <w:right w:w="15" w:type="dxa"/>
            </w:tcMar>
            <w:hideMark/>
          </w:tcPr>
          <w:p w14:paraId="6A8F2609" w14:textId="77777777" w:rsidR="008077F1" w:rsidRPr="00531259" w:rsidRDefault="008077F1" w:rsidP="008077F1">
            <w:pPr>
              <w:spacing w:before="100" w:beforeAutospacing="1" w:after="0" w:afterAutospacing="1" w:line="240" w:lineRule="auto"/>
              <w:rPr>
                <w:szCs w:val="20"/>
              </w:rPr>
            </w:pPr>
            <w:r w:rsidRPr="00531259">
              <w:rPr>
                <w:i/>
                <w:iCs/>
                <w:szCs w:val="20"/>
              </w:rPr>
              <w:t xml:space="preserve">Data to be entered in WAWF </w:t>
            </w:r>
          </w:p>
        </w:tc>
      </w:tr>
      <w:tr w:rsidR="008077F1" w:rsidRPr="00531259" w14:paraId="5CCDD29A" w14:textId="77777777" w:rsidTr="00531259">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14:paraId="4018AB81" w14:textId="77777777" w:rsidR="008077F1" w:rsidRPr="00531259" w:rsidRDefault="008077F1" w:rsidP="008077F1">
            <w:pPr>
              <w:spacing w:before="100" w:beforeAutospacing="1" w:after="0" w:afterAutospacing="1" w:line="240" w:lineRule="auto"/>
              <w:rPr>
                <w:szCs w:val="20"/>
              </w:rPr>
            </w:pPr>
            <w:r w:rsidRPr="00531259">
              <w:rPr>
                <w:szCs w:val="20"/>
              </w:rPr>
              <w:t>Pay Official DoDAAC</w:t>
            </w:r>
          </w:p>
        </w:tc>
        <w:tc>
          <w:tcPr>
            <w:tcW w:w="3780" w:type="dxa"/>
            <w:tcBorders>
              <w:top w:val="outset" w:sz="6" w:space="0" w:color="auto"/>
              <w:left w:val="outset" w:sz="6" w:space="0" w:color="auto"/>
              <w:bottom w:val="outset" w:sz="6" w:space="0" w:color="auto"/>
            </w:tcBorders>
            <w:tcMar>
              <w:top w:w="15" w:type="dxa"/>
              <w:left w:w="15" w:type="dxa"/>
              <w:bottom w:w="15" w:type="dxa"/>
              <w:right w:w="15" w:type="dxa"/>
            </w:tcMar>
            <w:hideMark/>
          </w:tcPr>
          <w:p w14:paraId="0D7857D2" w14:textId="77777777" w:rsidR="008077F1" w:rsidRPr="00531259" w:rsidRDefault="008077F1" w:rsidP="008077F1">
            <w:pPr>
              <w:spacing w:after="0" w:line="240" w:lineRule="auto"/>
              <w:rPr>
                <w:szCs w:val="20"/>
              </w:rPr>
            </w:pPr>
            <w:r w:rsidRPr="00531259">
              <w:rPr>
                <w:szCs w:val="20"/>
              </w:rPr>
              <w:t> </w:t>
            </w:r>
            <w:r>
              <w:rPr>
                <w:szCs w:val="20"/>
              </w:rPr>
              <w:t>HQ0490</w:t>
            </w:r>
          </w:p>
        </w:tc>
      </w:tr>
      <w:tr w:rsidR="008077F1" w:rsidRPr="00531259" w14:paraId="7620BD76" w14:textId="77777777" w:rsidTr="00531259">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14:paraId="5F154A71" w14:textId="77777777" w:rsidR="008077F1" w:rsidRPr="00531259" w:rsidRDefault="008077F1" w:rsidP="008077F1">
            <w:pPr>
              <w:spacing w:before="100" w:beforeAutospacing="1" w:after="0" w:afterAutospacing="1" w:line="240" w:lineRule="auto"/>
              <w:rPr>
                <w:szCs w:val="20"/>
              </w:rPr>
            </w:pPr>
            <w:r w:rsidRPr="00531259">
              <w:rPr>
                <w:szCs w:val="20"/>
              </w:rPr>
              <w:t>Issue By DoDAAC</w:t>
            </w:r>
          </w:p>
        </w:tc>
        <w:tc>
          <w:tcPr>
            <w:tcW w:w="3780" w:type="dxa"/>
            <w:tcBorders>
              <w:top w:val="outset" w:sz="6" w:space="0" w:color="auto"/>
              <w:left w:val="outset" w:sz="6" w:space="0" w:color="auto"/>
              <w:bottom w:val="outset" w:sz="6" w:space="0" w:color="auto"/>
            </w:tcBorders>
            <w:tcMar>
              <w:top w:w="15" w:type="dxa"/>
              <w:left w:w="15" w:type="dxa"/>
              <w:bottom w:w="15" w:type="dxa"/>
              <w:right w:w="15" w:type="dxa"/>
            </w:tcMar>
            <w:hideMark/>
          </w:tcPr>
          <w:p w14:paraId="4ED5AB7D" w14:textId="77777777" w:rsidR="008077F1" w:rsidRPr="00531259" w:rsidRDefault="008077F1" w:rsidP="008077F1">
            <w:pPr>
              <w:spacing w:after="0" w:line="240" w:lineRule="auto"/>
              <w:rPr>
                <w:szCs w:val="20"/>
              </w:rPr>
            </w:pPr>
            <w:r w:rsidRPr="00531259">
              <w:rPr>
                <w:szCs w:val="20"/>
              </w:rPr>
              <w:t> </w:t>
            </w:r>
            <w:r>
              <w:rPr>
                <w:szCs w:val="20"/>
              </w:rPr>
              <w:t>HT9406</w:t>
            </w:r>
          </w:p>
        </w:tc>
      </w:tr>
      <w:tr w:rsidR="008077F1" w:rsidRPr="00531259" w14:paraId="581029A9" w14:textId="77777777" w:rsidTr="00531259">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14:paraId="61115D03" w14:textId="77777777" w:rsidR="008077F1" w:rsidRPr="00531259" w:rsidRDefault="008077F1" w:rsidP="008077F1">
            <w:pPr>
              <w:spacing w:before="100" w:beforeAutospacing="1" w:after="0" w:afterAutospacing="1" w:line="240" w:lineRule="auto"/>
              <w:rPr>
                <w:szCs w:val="20"/>
              </w:rPr>
            </w:pPr>
            <w:r w:rsidRPr="00531259">
              <w:rPr>
                <w:szCs w:val="20"/>
              </w:rPr>
              <w:t>Admin DoDAAC**</w:t>
            </w:r>
          </w:p>
        </w:tc>
        <w:tc>
          <w:tcPr>
            <w:tcW w:w="3780" w:type="dxa"/>
            <w:tcBorders>
              <w:top w:val="outset" w:sz="6" w:space="0" w:color="auto"/>
              <w:left w:val="outset" w:sz="6" w:space="0" w:color="auto"/>
              <w:bottom w:val="outset" w:sz="6" w:space="0" w:color="auto"/>
            </w:tcBorders>
            <w:tcMar>
              <w:top w:w="15" w:type="dxa"/>
              <w:left w:w="15" w:type="dxa"/>
              <w:bottom w:w="15" w:type="dxa"/>
              <w:right w:w="15" w:type="dxa"/>
            </w:tcMar>
            <w:hideMark/>
          </w:tcPr>
          <w:p w14:paraId="722A33BF" w14:textId="77777777" w:rsidR="008077F1" w:rsidRPr="00531259" w:rsidRDefault="008077F1" w:rsidP="008077F1">
            <w:pPr>
              <w:spacing w:after="0" w:line="240" w:lineRule="auto"/>
              <w:rPr>
                <w:szCs w:val="20"/>
              </w:rPr>
            </w:pPr>
            <w:r w:rsidRPr="00531259">
              <w:rPr>
                <w:szCs w:val="20"/>
              </w:rPr>
              <w:t> </w:t>
            </w:r>
            <w:r>
              <w:rPr>
                <w:szCs w:val="20"/>
              </w:rPr>
              <w:t>HT9406</w:t>
            </w:r>
          </w:p>
        </w:tc>
      </w:tr>
      <w:tr w:rsidR="008077F1" w:rsidRPr="00531259" w14:paraId="1651CD04" w14:textId="77777777" w:rsidTr="00531259">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14:paraId="7F1B1B39" w14:textId="77777777" w:rsidR="008077F1" w:rsidRPr="00531259" w:rsidRDefault="008077F1" w:rsidP="008077F1">
            <w:pPr>
              <w:spacing w:before="100" w:beforeAutospacing="1" w:after="0" w:afterAutospacing="1" w:line="240" w:lineRule="auto"/>
              <w:rPr>
                <w:szCs w:val="20"/>
              </w:rPr>
            </w:pPr>
            <w:r w:rsidRPr="00531259">
              <w:rPr>
                <w:szCs w:val="20"/>
              </w:rPr>
              <w:t>Inspect By DoDAAC</w:t>
            </w:r>
          </w:p>
        </w:tc>
        <w:tc>
          <w:tcPr>
            <w:tcW w:w="3780" w:type="dxa"/>
            <w:tcBorders>
              <w:top w:val="outset" w:sz="6" w:space="0" w:color="auto"/>
              <w:left w:val="outset" w:sz="6" w:space="0" w:color="auto"/>
              <w:bottom w:val="outset" w:sz="6" w:space="0" w:color="auto"/>
            </w:tcBorders>
            <w:tcMar>
              <w:top w:w="15" w:type="dxa"/>
              <w:left w:w="15" w:type="dxa"/>
              <w:bottom w:w="15" w:type="dxa"/>
              <w:right w:w="15" w:type="dxa"/>
            </w:tcMar>
            <w:hideMark/>
          </w:tcPr>
          <w:p w14:paraId="4DF049F3" w14:textId="77777777" w:rsidR="008077F1" w:rsidRPr="00531259" w:rsidRDefault="008077F1" w:rsidP="008077F1">
            <w:pPr>
              <w:spacing w:after="0" w:line="240" w:lineRule="auto"/>
              <w:rPr>
                <w:szCs w:val="20"/>
              </w:rPr>
            </w:pPr>
            <w:r w:rsidRPr="00531259">
              <w:rPr>
                <w:szCs w:val="20"/>
              </w:rPr>
              <w:t> </w:t>
            </w:r>
            <w:r>
              <w:rPr>
                <w:szCs w:val="20"/>
              </w:rPr>
              <w:t>HT0242</w:t>
            </w:r>
          </w:p>
        </w:tc>
      </w:tr>
      <w:tr w:rsidR="008077F1" w:rsidRPr="00531259" w14:paraId="021FE3BC" w14:textId="77777777" w:rsidTr="00531259">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14:paraId="5B32CED8" w14:textId="77777777" w:rsidR="008077F1" w:rsidRPr="00531259" w:rsidRDefault="008077F1" w:rsidP="008077F1">
            <w:pPr>
              <w:spacing w:before="100" w:beforeAutospacing="1" w:after="0" w:afterAutospacing="1" w:line="240" w:lineRule="auto"/>
              <w:rPr>
                <w:szCs w:val="20"/>
              </w:rPr>
            </w:pPr>
            <w:r w:rsidRPr="00531259">
              <w:rPr>
                <w:szCs w:val="20"/>
              </w:rPr>
              <w:t>Ship To Code</w:t>
            </w:r>
          </w:p>
        </w:tc>
        <w:tc>
          <w:tcPr>
            <w:tcW w:w="3780" w:type="dxa"/>
            <w:tcBorders>
              <w:top w:val="outset" w:sz="6" w:space="0" w:color="auto"/>
              <w:left w:val="outset" w:sz="6" w:space="0" w:color="auto"/>
              <w:bottom w:val="outset" w:sz="6" w:space="0" w:color="auto"/>
            </w:tcBorders>
            <w:tcMar>
              <w:top w:w="15" w:type="dxa"/>
              <w:left w:w="15" w:type="dxa"/>
              <w:bottom w:w="15" w:type="dxa"/>
              <w:right w:w="15" w:type="dxa"/>
            </w:tcMar>
            <w:hideMark/>
          </w:tcPr>
          <w:p w14:paraId="47361DBE" w14:textId="77777777" w:rsidR="008077F1" w:rsidRPr="00531259" w:rsidRDefault="008077F1" w:rsidP="008077F1">
            <w:pPr>
              <w:spacing w:after="0" w:line="240" w:lineRule="auto"/>
              <w:rPr>
                <w:szCs w:val="20"/>
              </w:rPr>
            </w:pPr>
            <w:r w:rsidRPr="00531259">
              <w:rPr>
                <w:szCs w:val="20"/>
              </w:rPr>
              <w:t> </w:t>
            </w:r>
            <w:r>
              <w:rPr>
                <w:szCs w:val="20"/>
              </w:rPr>
              <w:t>HT0242</w:t>
            </w:r>
          </w:p>
        </w:tc>
      </w:tr>
      <w:tr w:rsidR="008077F1" w:rsidRPr="00531259" w14:paraId="32052B36" w14:textId="77777777" w:rsidTr="00531259">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14:paraId="1C705161" w14:textId="77777777" w:rsidR="008077F1" w:rsidRPr="00531259" w:rsidRDefault="008077F1" w:rsidP="008077F1">
            <w:pPr>
              <w:spacing w:before="100" w:beforeAutospacing="1" w:after="0" w:afterAutospacing="1" w:line="240" w:lineRule="auto"/>
              <w:rPr>
                <w:szCs w:val="20"/>
              </w:rPr>
            </w:pPr>
            <w:r w:rsidRPr="00531259">
              <w:rPr>
                <w:szCs w:val="20"/>
              </w:rPr>
              <w:t>Ship From Code</w:t>
            </w:r>
          </w:p>
        </w:tc>
        <w:tc>
          <w:tcPr>
            <w:tcW w:w="3780" w:type="dxa"/>
            <w:tcBorders>
              <w:top w:val="outset" w:sz="6" w:space="0" w:color="auto"/>
              <w:left w:val="outset" w:sz="6" w:space="0" w:color="auto"/>
              <w:bottom w:val="outset" w:sz="6" w:space="0" w:color="auto"/>
            </w:tcBorders>
            <w:tcMar>
              <w:top w:w="15" w:type="dxa"/>
              <w:left w:w="15" w:type="dxa"/>
              <w:bottom w:w="15" w:type="dxa"/>
              <w:right w:w="15" w:type="dxa"/>
            </w:tcMar>
            <w:hideMark/>
          </w:tcPr>
          <w:p w14:paraId="1BEEC4EB" w14:textId="77777777" w:rsidR="008077F1" w:rsidRPr="00531259" w:rsidRDefault="008077F1" w:rsidP="008077F1">
            <w:pPr>
              <w:spacing w:after="0" w:line="240" w:lineRule="auto"/>
              <w:rPr>
                <w:szCs w:val="20"/>
              </w:rPr>
            </w:pPr>
            <w:r w:rsidRPr="00531259">
              <w:rPr>
                <w:szCs w:val="20"/>
              </w:rPr>
              <w:t> </w:t>
            </w:r>
            <w:r>
              <w:rPr>
                <w:szCs w:val="20"/>
              </w:rPr>
              <w:t>N/A</w:t>
            </w:r>
          </w:p>
        </w:tc>
      </w:tr>
      <w:tr w:rsidR="008077F1" w:rsidRPr="00531259" w14:paraId="096B0F4C" w14:textId="77777777" w:rsidTr="00531259">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14:paraId="0B57872B" w14:textId="77777777" w:rsidR="008077F1" w:rsidRPr="00531259" w:rsidRDefault="008077F1" w:rsidP="008077F1">
            <w:pPr>
              <w:spacing w:before="100" w:beforeAutospacing="1" w:after="0" w:afterAutospacing="1" w:line="240" w:lineRule="auto"/>
              <w:rPr>
                <w:szCs w:val="20"/>
              </w:rPr>
            </w:pPr>
            <w:r w:rsidRPr="00531259">
              <w:rPr>
                <w:szCs w:val="20"/>
              </w:rPr>
              <w:t>Mark For Code</w:t>
            </w:r>
          </w:p>
        </w:tc>
        <w:tc>
          <w:tcPr>
            <w:tcW w:w="3780" w:type="dxa"/>
            <w:tcBorders>
              <w:top w:val="outset" w:sz="6" w:space="0" w:color="auto"/>
              <w:left w:val="outset" w:sz="6" w:space="0" w:color="auto"/>
              <w:bottom w:val="outset" w:sz="6" w:space="0" w:color="auto"/>
            </w:tcBorders>
            <w:tcMar>
              <w:top w:w="15" w:type="dxa"/>
              <w:left w:w="15" w:type="dxa"/>
              <w:bottom w:w="15" w:type="dxa"/>
              <w:right w:w="15" w:type="dxa"/>
            </w:tcMar>
            <w:hideMark/>
          </w:tcPr>
          <w:p w14:paraId="37E93A37" w14:textId="77777777" w:rsidR="008077F1" w:rsidRPr="00531259" w:rsidRDefault="008077F1" w:rsidP="008077F1">
            <w:pPr>
              <w:spacing w:after="0" w:line="240" w:lineRule="auto"/>
              <w:rPr>
                <w:szCs w:val="20"/>
              </w:rPr>
            </w:pPr>
            <w:r w:rsidRPr="00531259">
              <w:rPr>
                <w:szCs w:val="20"/>
              </w:rPr>
              <w:t> </w:t>
            </w:r>
            <w:r>
              <w:rPr>
                <w:szCs w:val="20"/>
              </w:rPr>
              <w:t>N/A</w:t>
            </w:r>
          </w:p>
        </w:tc>
      </w:tr>
      <w:tr w:rsidR="008077F1" w:rsidRPr="00531259" w14:paraId="7E8034FE" w14:textId="77777777" w:rsidTr="00531259">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14:paraId="6B369CBD" w14:textId="77777777" w:rsidR="008077F1" w:rsidRPr="00531259" w:rsidRDefault="008077F1" w:rsidP="008077F1">
            <w:pPr>
              <w:spacing w:before="100" w:beforeAutospacing="1" w:after="0" w:afterAutospacing="1" w:line="240" w:lineRule="auto"/>
              <w:rPr>
                <w:szCs w:val="20"/>
              </w:rPr>
            </w:pPr>
            <w:r w:rsidRPr="00531259">
              <w:rPr>
                <w:szCs w:val="20"/>
              </w:rPr>
              <w:t>Service Approver (DoDAAC)</w:t>
            </w:r>
          </w:p>
        </w:tc>
        <w:tc>
          <w:tcPr>
            <w:tcW w:w="3780" w:type="dxa"/>
            <w:tcBorders>
              <w:top w:val="outset" w:sz="6" w:space="0" w:color="auto"/>
              <w:left w:val="outset" w:sz="6" w:space="0" w:color="auto"/>
              <w:bottom w:val="outset" w:sz="6" w:space="0" w:color="auto"/>
            </w:tcBorders>
            <w:tcMar>
              <w:top w:w="15" w:type="dxa"/>
              <w:left w:w="15" w:type="dxa"/>
              <w:bottom w:w="15" w:type="dxa"/>
              <w:right w:w="15" w:type="dxa"/>
            </w:tcMar>
            <w:hideMark/>
          </w:tcPr>
          <w:p w14:paraId="2927FF77" w14:textId="77777777" w:rsidR="008077F1" w:rsidRPr="00531259" w:rsidRDefault="008077F1" w:rsidP="008077F1">
            <w:pPr>
              <w:spacing w:after="0" w:line="240" w:lineRule="auto"/>
              <w:rPr>
                <w:szCs w:val="20"/>
              </w:rPr>
            </w:pPr>
            <w:r w:rsidRPr="00531259">
              <w:rPr>
                <w:szCs w:val="20"/>
              </w:rPr>
              <w:t> </w:t>
            </w:r>
            <w:r>
              <w:rPr>
                <w:szCs w:val="20"/>
              </w:rPr>
              <w:t>HT0242</w:t>
            </w:r>
          </w:p>
        </w:tc>
      </w:tr>
      <w:tr w:rsidR="008077F1" w:rsidRPr="00531259" w14:paraId="0BFF1706" w14:textId="77777777" w:rsidTr="00531259">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14:paraId="177E0064" w14:textId="77777777" w:rsidR="008077F1" w:rsidRPr="00531259" w:rsidRDefault="008077F1" w:rsidP="008077F1">
            <w:pPr>
              <w:spacing w:before="100" w:beforeAutospacing="1" w:after="0" w:afterAutospacing="1" w:line="240" w:lineRule="auto"/>
              <w:rPr>
                <w:szCs w:val="20"/>
              </w:rPr>
            </w:pPr>
            <w:r w:rsidRPr="00531259">
              <w:rPr>
                <w:szCs w:val="20"/>
              </w:rPr>
              <w:t>Service Acceptor (DoDAAC)</w:t>
            </w:r>
          </w:p>
        </w:tc>
        <w:tc>
          <w:tcPr>
            <w:tcW w:w="3780" w:type="dxa"/>
            <w:tcBorders>
              <w:top w:val="outset" w:sz="6" w:space="0" w:color="auto"/>
              <w:left w:val="outset" w:sz="6" w:space="0" w:color="auto"/>
              <w:bottom w:val="outset" w:sz="6" w:space="0" w:color="auto"/>
            </w:tcBorders>
            <w:tcMar>
              <w:top w:w="15" w:type="dxa"/>
              <w:left w:w="15" w:type="dxa"/>
              <w:bottom w:w="15" w:type="dxa"/>
              <w:right w:w="15" w:type="dxa"/>
            </w:tcMar>
            <w:hideMark/>
          </w:tcPr>
          <w:p w14:paraId="57E1C994" w14:textId="77777777" w:rsidR="008077F1" w:rsidRPr="00531259" w:rsidRDefault="008077F1" w:rsidP="008077F1">
            <w:pPr>
              <w:spacing w:after="0" w:line="240" w:lineRule="auto"/>
              <w:rPr>
                <w:szCs w:val="20"/>
              </w:rPr>
            </w:pPr>
            <w:r w:rsidRPr="00531259">
              <w:rPr>
                <w:szCs w:val="20"/>
              </w:rPr>
              <w:t> </w:t>
            </w:r>
            <w:r>
              <w:rPr>
                <w:szCs w:val="20"/>
              </w:rPr>
              <w:t>HT0242</w:t>
            </w:r>
          </w:p>
        </w:tc>
      </w:tr>
      <w:tr w:rsidR="008077F1" w:rsidRPr="00531259" w14:paraId="46321ED0" w14:textId="77777777" w:rsidTr="00531259">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14:paraId="5422F601" w14:textId="77777777" w:rsidR="008077F1" w:rsidRPr="00531259" w:rsidRDefault="008077F1" w:rsidP="008077F1">
            <w:pPr>
              <w:spacing w:before="100" w:beforeAutospacing="1" w:after="0" w:afterAutospacing="1" w:line="240" w:lineRule="auto"/>
              <w:rPr>
                <w:szCs w:val="20"/>
              </w:rPr>
            </w:pPr>
            <w:r w:rsidRPr="00531259">
              <w:rPr>
                <w:szCs w:val="20"/>
              </w:rPr>
              <w:t>Accept at Other DoDAAC</w:t>
            </w:r>
          </w:p>
        </w:tc>
        <w:tc>
          <w:tcPr>
            <w:tcW w:w="3780" w:type="dxa"/>
            <w:tcBorders>
              <w:top w:val="outset" w:sz="6" w:space="0" w:color="auto"/>
              <w:left w:val="outset" w:sz="6" w:space="0" w:color="auto"/>
              <w:bottom w:val="outset" w:sz="6" w:space="0" w:color="auto"/>
            </w:tcBorders>
            <w:tcMar>
              <w:top w:w="15" w:type="dxa"/>
              <w:left w:w="15" w:type="dxa"/>
              <w:bottom w:w="15" w:type="dxa"/>
              <w:right w:w="15" w:type="dxa"/>
            </w:tcMar>
            <w:hideMark/>
          </w:tcPr>
          <w:p w14:paraId="5C446060" w14:textId="77777777" w:rsidR="008077F1" w:rsidRPr="00531259" w:rsidRDefault="008077F1" w:rsidP="008077F1">
            <w:pPr>
              <w:spacing w:after="0" w:line="240" w:lineRule="auto"/>
              <w:rPr>
                <w:szCs w:val="20"/>
              </w:rPr>
            </w:pPr>
            <w:r w:rsidRPr="00531259">
              <w:rPr>
                <w:szCs w:val="20"/>
              </w:rPr>
              <w:t> </w:t>
            </w:r>
            <w:r>
              <w:rPr>
                <w:szCs w:val="20"/>
              </w:rPr>
              <w:t>N/A</w:t>
            </w:r>
          </w:p>
        </w:tc>
      </w:tr>
      <w:tr w:rsidR="008077F1" w:rsidRPr="00531259" w14:paraId="76C488D9" w14:textId="77777777" w:rsidTr="00531259">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14:paraId="0BD4E689" w14:textId="77777777" w:rsidR="008077F1" w:rsidRPr="00531259" w:rsidRDefault="008077F1" w:rsidP="008077F1">
            <w:pPr>
              <w:spacing w:before="100" w:beforeAutospacing="1" w:after="0" w:afterAutospacing="1" w:line="240" w:lineRule="auto"/>
              <w:rPr>
                <w:szCs w:val="20"/>
              </w:rPr>
            </w:pPr>
            <w:r w:rsidRPr="00531259">
              <w:rPr>
                <w:szCs w:val="20"/>
              </w:rPr>
              <w:lastRenderedPageBreak/>
              <w:t>LPO DoDAAC</w:t>
            </w:r>
          </w:p>
        </w:tc>
        <w:tc>
          <w:tcPr>
            <w:tcW w:w="3780" w:type="dxa"/>
            <w:tcBorders>
              <w:top w:val="outset" w:sz="6" w:space="0" w:color="auto"/>
              <w:left w:val="outset" w:sz="6" w:space="0" w:color="auto"/>
              <w:bottom w:val="outset" w:sz="6" w:space="0" w:color="auto"/>
            </w:tcBorders>
            <w:tcMar>
              <w:top w:w="15" w:type="dxa"/>
              <w:left w:w="15" w:type="dxa"/>
              <w:bottom w:w="15" w:type="dxa"/>
              <w:right w:w="15" w:type="dxa"/>
            </w:tcMar>
            <w:hideMark/>
          </w:tcPr>
          <w:p w14:paraId="019CC880" w14:textId="77777777" w:rsidR="008077F1" w:rsidRPr="00531259" w:rsidRDefault="008077F1" w:rsidP="008077F1">
            <w:pPr>
              <w:spacing w:after="0" w:line="240" w:lineRule="auto"/>
              <w:rPr>
                <w:szCs w:val="20"/>
              </w:rPr>
            </w:pPr>
            <w:r w:rsidRPr="00531259">
              <w:rPr>
                <w:szCs w:val="20"/>
              </w:rPr>
              <w:t> </w:t>
            </w:r>
            <w:r>
              <w:rPr>
                <w:szCs w:val="20"/>
              </w:rPr>
              <w:t>N/A</w:t>
            </w:r>
          </w:p>
        </w:tc>
      </w:tr>
      <w:tr w:rsidR="008077F1" w:rsidRPr="00531259" w14:paraId="75221678" w14:textId="77777777" w:rsidTr="00531259">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14:paraId="6CC2EF6E" w14:textId="77777777" w:rsidR="008077F1" w:rsidRPr="00531259" w:rsidRDefault="008077F1" w:rsidP="008077F1">
            <w:pPr>
              <w:spacing w:before="100" w:beforeAutospacing="1" w:after="0" w:afterAutospacing="1" w:line="240" w:lineRule="auto"/>
              <w:rPr>
                <w:szCs w:val="20"/>
              </w:rPr>
            </w:pPr>
            <w:r w:rsidRPr="00531259">
              <w:rPr>
                <w:szCs w:val="20"/>
              </w:rPr>
              <w:t>DCAA Auditor DoDAAC</w:t>
            </w:r>
          </w:p>
        </w:tc>
        <w:tc>
          <w:tcPr>
            <w:tcW w:w="3780" w:type="dxa"/>
            <w:tcBorders>
              <w:top w:val="outset" w:sz="6" w:space="0" w:color="auto"/>
              <w:left w:val="outset" w:sz="6" w:space="0" w:color="auto"/>
              <w:bottom w:val="outset" w:sz="6" w:space="0" w:color="auto"/>
            </w:tcBorders>
            <w:tcMar>
              <w:top w:w="15" w:type="dxa"/>
              <w:left w:w="15" w:type="dxa"/>
              <w:bottom w:w="15" w:type="dxa"/>
              <w:right w:w="15" w:type="dxa"/>
            </w:tcMar>
            <w:hideMark/>
          </w:tcPr>
          <w:p w14:paraId="0D684B6C" w14:textId="77777777" w:rsidR="008077F1" w:rsidRPr="00531259" w:rsidRDefault="008077F1" w:rsidP="008077F1">
            <w:pPr>
              <w:spacing w:after="0" w:line="240" w:lineRule="auto"/>
              <w:rPr>
                <w:szCs w:val="20"/>
              </w:rPr>
            </w:pPr>
            <w:r w:rsidRPr="00531259">
              <w:rPr>
                <w:szCs w:val="20"/>
              </w:rPr>
              <w:t> </w:t>
            </w:r>
            <w:r>
              <w:rPr>
                <w:szCs w:val="20"/>
              </w:rPr>
              <w:t>N/A</w:t>
            </w:r>
          </w:p>
        </w:tc>
      </w:tr>
      <w:tr w:rsidR="008077F1" w:rsidRPr="00531259" w14:paraId="2C7915BE" w14:textId="77777777" w:rsidTr="00531259">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14:paraId="37C4E830" w14:textId="77777777" w:rsidR="008077F1" w:rsidRPr="00531259" w:rsidRDefault="008077F1" w:rsidP="008077F1">
            <w:pPr>
              <w:spacing w:before="100" w:beforeAutospacing="1" w:after="0" w:afterAutospacing="1" w:line="240" w:lineRule="auto"/>
              <w:rPr>
                <w:szCs w:val="20"/>
              </w:rPr>
            </w:pPr>
            <w:r w:rsidRPr="00531259">
              <w:rPr>
                <w:szCs w:val="20"/>
              </w:rPr>
              <w:t>Other DoDAAC(s)</w:t>
            </w:r>
          </w:p>
        </w:tc>
        <w:tc>
          <w:tcPr>
            <w:tcW w:w="0" w:type="auto"/>
            <w:tcBorders>
              <w:top w:val="nil"/>
              <w:left w:val="nil"/>
              <w:bottom w:val="nil"/>
              <w:right w:val="nil"/>
            </w:tcBorders>
            <w:tcMar>
              <w:top w:w="15" w:type="dxa"/>
              <w:left w:w="15" w:type="dxa"/>
              <w:bottom w:w="15" w:type="dxa"/>
              <w:right w:w="15" w:type="dxa"/>
            </w:tcMar>
            <w:vAlign w:val="center"/>
            <w:hideMark/>
          </w:tcPr>
          <w:p w14:paraId="180C572D" w14:textId="77777777" w:rsidR="008077F1" w:rsidRPr="00531259" w:rsidRDefault="008077F1" w:rsidP="008077F1">
            <w:pPr>
              <w:spacing w:after="0" w:line="240" w:lineRule="auto"/>
              <w:rPr>
                <w:szCs w:val="20"/>
              </w:rPr>
            </w:pPr>
            <w:r>
              <w:rPr>
                <w:szCs w:val="20"/>
              </w:rPr>
              <w:t xml:space="preserve"> N/A</w:t>
            </w:r>
          </w:p>
        </w:tc>
      </w:tr>
    </w:tbl>
    <w:p w14:paraId="127F9E89" w14:textId="77777777" w:rsidR="008077F1" w:rsidRPr="00531259" w:rsidRDefault="008077F1" w:rsidP="008077F1">
      <w:pPr>
        <w:pStyle w:val="NormalWeb"/>
        <w:spacing w:after="0"/>
        <w:rPr>
          <w:sz w:val="20"/>
          <w:szCs w:val="20"/>
          <w:lang w:val="en"/>
        </w:rPr>
      </w:pPr>
      <w:r w:rsidRPr="00531259">
        <w:rPr>
          <w:sz w:val="20"/>
          <w:szCs w:val="20"/>
          <w:lang w:val="en"/>
        </w:rPr>
        <w:t xml:space="preserve">(4) </w:t>
      </w:r>
      <w:r w:rsidRPr="00531259">
        <w:rPr>
          <w:iCs/>
          <w:sz w:val="20"/>
          <w:szCs w:val="20"/>
          <w:lang w:val="en"/>
        </w:rPr>
        <w:t>Payment request.</w:t>
      </w:r>
      <w:r w:rsidRPr="00531259">
        <w:rPr>
          <w:sz w:val="20"/>
          <w:szCs w:val="20"/>
          <w:lang w:val="en"/>
        </w:rPr>
        <w:t xml:space="preserve"> The Contractor shall ensure a payment request includes documentation appropriate to the type of payment request in accordance with the payment clause, contract financing clause, or Federal Acquisition Regulation 52.216-7, Allowable Cost and Payment, as applicable.</w:t>
      </w:r>
    </w:p>
    <w:p w14:paraId="44F19BDA" w14:textId="77777777" w:rsidR="008077F1" w:rsidRPr="00531259" w:rsidRDefault="008077F1" w:rsidP="008077F1">
      <w:pPr>
        <w:pStyle w:val="NormalWeb"/>
        <w:spacing w:after="0"/>
        <w:rPr>
          <w:sz w:val="20"/>
          <w:szCs w:val="20"/>
          <w:lang w:val="en"/>
        </w:rPr>
      </w:pPr>
      <w:r w:rsidRPr="00531259">
        <w:rPr>
          <w:sz w:val="20"/>
          <w:szCs w:val="20"/>
          <w:lang w:val="en"/>
        </w:rPr>
        <w:t xml:space="preserve">(5) </w:t>
      </w:r>
      <w:r w:rsidRPr="00531259">
        <w:rPr>
          <w:iCs/>
          <w:sz w:val="20"/>
          <w:szCs w:val="20"/>
          <w:lang w:val="en"/>
        </w:rPr>
        <w:t>Receiving report</w:t>
      </w:r>
      <w:r w:rsidRPr="00531259">
        <w:rPr>
          <w:sz w:val="20"/>
          <w:szCs w:val="20"/>
          <w:lang w:val="en"/>
        </w:rPr>
        <w:t>. The Contractor shall ensure a receiving report meets the requirements of DFARS Appendix F.</w:t>
      </w:r>
    </w:p>
    <w:p w14:paraId="03F4C8E0" w14:textId="77777777" w:rsidR="008077F1" w:rsidRPr="00531259" w:rsidRDefault="008077F1" w:rsidP="008077F1">
      <w:pPr>
        <w:pStyle w:val="NormalWeb"/>
        <w:spacing w:after="0"/>
        <w:rPr>
          <w:sz w:val="20"/>
          <w:szCs w:val="20"/>
          <w:lang w:val="en"/>
        </w:rPr>
      </w:pPr>
      <w:r w:rsidRPr="00531259">
        <w:rPr>
          <w:sz w:val="20"/>
          <w:szCs w:val="20"/>
          <w:lang w:val="en"/>
        </w:rPr>
        <w:t xml:space="preserve">(g) </w:t>
      </w:r>
      <w:r w:rsidRPr="00531259">
        <w:rPr>
          <w:iCs/>
          <w:sz w:val="20"/>
          <w:szCs w:val="20"/>
          <w:lang w:val="en"/>
        </w:rPr>
        <w:t>WAWF point of contact.</w:t>
      </w:r>
    </w:p>
    <w:p w14:paraId="60CAE236" w14:textId="77777777" w:rsidR="008077F1" w:rsidRPr="00531259" w:rsidRDefault="008077F1" w:rsidP="008077F1">
      <w:pPr>
        <w:pStyle w:val="NormalWeb"/>
        <w:spacing w:after="0"/>
        <w:rPr>
          <w:sz w:val="20"/>
          <w:szCs w:val="20"/>
          <w:lang w:val="en"/>
        </w:rPr>
      </w:pPr>
      <w:r w:rsidRPr="00531259">
        <w:rPr>
          <w:sz w:val="20"/>
          <w:szCs w:val="20"/>
          <w:lang w:val="en"/>
        </w:rPr>
        <w:t>(1) The Contractor may obtain clarification regarding invoicing in WAWF from the following contracting activity’s WAWF point of contact.</w:t>
      </w:r>
    </w:p>
    <w:p w14:paraId="62550B3B" w14:textId="77777777" w:rsidR="008077F1" w:rsidRPr="00442F71" w:rsidRDefault="008077F1" w:rsidP="008077F1">
      <w:pPr>
        <w:pStyle w:val="NormalWeb"/>
        <w:spacing w:after="0"/>
        <w:rPr>
          <w:b/>
          <w:bCs/>
          <w:sz w:val="20"/>
          <w:szCs w:val="20"/>
          <w:lang w:val="en"/>
        </w:rPr>
      </w:pPr>
      <w:r w:rsidRPr="00442F71">
        <w:rPr>
          <w:b/>
          <w:bCs/>
          <w:sz w:val="20"/>
          <w:szCs w:val="20"/>
          <w:lang w:val="en"/>
        </w:rPr>
        <w:t>Contracting Officer</w:t>
      </w:r>
      <w:r>
        <w:rPr>
          <w:b/>
          <w:bCs/>
          <w:sz w:val="20"/>
          <w:szCs w:val="20"/>
          <w:lang w:val="en"/>
        </w:rPr>
        <w:t>’s</w:t>
      </w:r>
      <w:r w:rsidRPr="00442F71">
        <w:rPr>
          <w:b/>
          <w:bCs/>
          <w:sz w:val="20"/>
          <w:szCs w:val="20"/>
          <w:lang w:val="en"/>
        </w:rPr>
        <w:t xml:space="preserve"> </w:t>
      </w:r>
      <w:r>
        <w:rPr>
          <w:b/>
          <w:bCs/>
          <w:sz w:val="20"/>
          <w:szCs w:val="20"/>
          <w:lang w:val="en"/>
        </w:rPr>
        <w:t xml:space="preserve">Representative </w:t>
      </w:r>
      <w:r w:rsidRPr="00442F71">
        <w:rPr>
          <w:b/>
          <w:bCs/>
          <w:sz w:val="20"/>
          <w:szCs w:val="20"/>
          <w:lang w:val="en"/>
        </w:rPr>
        <w:t>to be determined at award.</w:t>
      </w:r>
    </w:p>
    <w:p w14:paraId="739CB990" w14:textId="77777777" w:rsidR="008077F1" w:rsidRPr="00531259" w:rsidRDefault="008077F1" w:rsidP="008077F1">
      <w:pPr>
        <w:pStyle w:val="NormalWeb"/>
        <w:spacing w:after="0"/>
        <w:rPr>
          <w:sz w:val="20"/>
          <w:szCs w:val="20"/>
          <w:lang w:val="en"/>
        </w:rPr>
      </w:pPr>
      <w:r w:rsidRPr="00531259">
        <w:rPr>
          <w:sz w:val="20"/>
          <w:szCs w:val="20"/>
          <w:lang w:val="en"/>
        </w:rPr>
        <w:t>(2) Contact the WAWF helpdesk at 866-618-5988, if assistance is needed.</w:t>
      </w:r>
    </w:p>
    <w:p w14:paraId="5E87AF10" w14:textId="77777777" w:rsidR="008077F1" w:rsidRPr="00531259" w:rsidRDefault="008077F1" w:rsidP="008077F1">
      <w:pPr>
        <w:pStyle w:val="NormalWeb"/>
        <w:spacing w:after="0"/>
        <w:rPr>
          <w:sz w:val="20"/>
          <w:szCs w:val="20"/>
          <w:lang w:val="en"/>
        </w:rPr>
      </w:pPr>
      <w:r w:rsidRPr="00531259">
        <w:rPr>
          <w:sz w:val="20"/>
          <w:szCs w:val="20"/>
          <w:lang w:val="en"/>
        </w:rPr>
        <w:t>(End of clause)</w:t>
      </w:r>
    </w:p>
    <w:p w14:paraId="0EF8FF44" w14:textId="77777777" w:rsidR="009304E9" w:rsidRDefault="009304E9" w:rsidP="009304E9">
      <w:pPr>
        <w:kinsoku w:val="0"/>
        <w:overflowPunct w:val="0"/>
        <w:autoSpaceDE w:val="0"/>
        <w:autoSpaceDN w:val="0"/>
        <w:adjustRightInd w:val="0"/>
        <w:spacing w:after="0" w:line="221" w:lineRule="exact"/>
        <w:rPr>
          <w:szCs w:val="20"/>
        </w:rPr>
      </w:pPr>
    </w:p>
    <w:p w14:paraId="732C28BE" w14:textId="0B030C3C" w:rsidR="009304E9" w:rsidRPr="00E93BDF" w:rsidRDefault="009304E9" w:rsidP="009304E9">
      <w:pPr>
        <w:kinsoku w:val="0"/>
        <w:overflowPunct w:val="0"/>
        <w:autoSpaceDE w:val="0"/>
        <w:autoSpaceDN w:val="0"/>
        <w:adjustRightInd w:val="0"/>
        <w:spacing w:after="0" w:line="221" w:lineRule="exact"/>
        <w:rPr>
          <w:szCs w:val="20"/>
        </w:rPr>
      </w:pPr>
      <w:r w:rsidRPr="00E93BDF">
        <w:rPr>
          <w:szCs w:val="20"/>
        </w:rPr>
        <w:t>52.212-2</w:t>
      </w:r>
      <w:r w:rsidRPr="00E93BDF">
        <w:rPr>
          <w:spacing w:val="80"/>
          <w:szCs w:val="20"/>
        </w:rPr>
        <w:t xml:space="preserve">  </w:t>
      </w:r>
      <w:r w:rsidRPr="00E93BDF">
        <w:rPr>
          <w:szCs w:val="20"/>
        </w:rPr>
        <w:t>EVALUATION--COMMERCIAL</w:t>
      </w:r>
      <w:r w:rsidRPr="00E93BDF">
        <w:rPr>
          <w:spacing w:val="-2"/>
          <w:szCs w:val="20"/>
        </w:rPr>
        <w:t xml:space="preserve"> </w:t>
      </w:r>
      <w:r w:rsidRPr="00E93BDF">
        <w:rPr>
          <w:szCs w:val="20"/>
        </w:rPr>
        <w:t>PRODUCTS</w:t>
      </w:r>
      <w:r w:rsidRPr="00E93BDF">
        <w:rPr>
          <w:spacing w:val="-6"/>
          <w:szCs w:val="20"/>
        </w:rPr>
        <w:t xml:space="preserve"> </w:t>
      </w:r>
      <w:r w:rsidRPr="00E93BDF">
        <w:rPr>
          <w:szCs w:val="20"/>
        </w:rPr>
        <w:t>AND COMMERCIAL</w:t>
      </w:r>
      <w:r w:rsidRPr="00E93BDF">
        <w:rPr>
          <w:spacing w:val="-2"/>
          <w:szCs w:val="20"/>
        </w:rPr>
        <w:t xml:space="preserve"> </w:t>
      </w:r>
      <w:r w:rsidRPr="00E93BDF">
        <w:rPr>
          <w:szCs w:val="20"/>
        </w:rPr>
        <w:t>SERVICES (NOV 2021)</w:t>
      </w:r>
    </w:p>
    <w:p w14:paraId="0023E428" w14:textId="77777777" w:rsidR="009304E9" w:rsidRPr="00E93BDF" w:rsidRDefault="009304E9" w:rsidP="009304E9">
      <w:pPr>
        <w:kinsoku w:val="0"/>
        <w:overflowPunct w:val="0"/>
        <w:autoSpaceDE w:val="0"/>
        <w:autoSpaceDN w:val="0"/>
        <w:adjustRightInd w:val="0"/>
        <w:spacing w:after="0" w:line="240" w:lineRule="auto"/>
        <w:rPr>
          <w:szCs w:val="20"/>
        </w:rPr>
      </w:pPr>
    </w:p>
    <w:p w14:paraId="7BF491FE" w14:textId="77777777" w:rsidR="009304E9" w:rsidRPr="00E93BDF" w:rsidRDefault="009304E9" w:rsidP="009304E9">
      <w:pPr>
        <w:numPr>
          <w:ilvl w:val="0"/>
          <w:numId w:val="17"/>
        </w:numPr>
        <w:tabs>
          <w:tab w:val="left" w:pos="267"/>
        </w:tabs>
        <w:kinsoku w:val="0"/>
        <w:overflowPunct w:val="0"/>
        <w:autoSpaceDE w:val="0"/>
        <w:autoSpaceDN w:val="0"/>
        <w:adjustRightInd w:val="0"/>
        <w:spacing w:before="1" w:after="0" w:line="240" w:lineRule="auto"/>
        <w:ind w:right="42" w:firstLine="0"/>
        <w:rPr>
          <w:szCs w:val="20"/>
        </w:rPr>
      </w:pPr>
      <w:r w:rsidRPr="00E93BDF">
        <w:rPr>
          <w:szCs w:val="20"/>
        </w:rPr>
        <w:t>The Government will award a contract</w:t>
      </w:r>
      <w:r w:rsidRPr="00E93BDF">
        <w:rPr>
          <w:spacing w:val="-2"/>
          <w:szCs w:val="20"/>
        </w:rPr>
        <w:t xml:space="preserve"> </w:t>
      </w:r>
      <w:r w:rsidRPr="00E93BDF">
        <w:rPr>
          <w:szCs w:val="20"/>
        </w:rPr>
        <w:t>resulting from this solicitation to the responsible offeror</w:t>
      </w:r>
      <w:r w:rsidRPr="00E93BDF">
        <w:rPr>
          <w:spacing w:val="-1"/>
          <w:szCs w:val="20"/>
        </w:rPr>
        <w:t xml:space="preserve"> </w:t>
      </w:r>
      <w:r w:rsidRPr="00E93BDF">
        <w:rPr>
          <w:szCs w:val="20"/>
        </w:rPr>
        <w:t>whose offer conforming to the solicitation will be most advantageous to the Government, price and other factors considered.</w:t>
      </w:r>
      <w:r w:rsidRPr="00E93BDF">
        <w:rPr>
          <w:spacing w:val="-3"/>
          <w:szCs w:val="20"/>
        </w:rPr>
        <w:t xml:space="preserve"> </w:t>
      </w:r>
      <w:r w:rsidRPr="00E93BDF">
        <w:rPr>
          <w:szCs w:val="20"/>
        </w:rPr>
        <w:t>The following factors shall be used to evaluate offers:</w:t>
      </w:r>
    </w:p>
    <w:p w14:paraId="7091B7B5" w14:textId="77777777" w:rsidR="009304E9" w:rsidRPr="00E93BDF" w:rsidRDefault="009304E9" w:rsidP="009304E9">
      <w:pPr>
        <w:kinsoku w:val="0"/>
        <w:overflowPunct w:val="0"/>
        <w:autoSpaceDE w:val="0"/>
        <w:autoSpaceDN w:val="0"/>
        <w:adjustRightInd w:val="0"/>
        <w:spacing w:before="229" w:after="0" w:line="240" w:lineRule="auto"/>
        <w:rPr>
          <w:szCs w:val="20"/>
        </w:rPr>
      </w:pPr>
      <w:r w:rsidRPr="00E93BDF">
        <w:rPr>
          <w:szCs w:val="20"/>
        </w:rPr>
        <w:t>The Government's determination that the quoted price is fair and reasonable based on price analysis.</w:t>
      </w:r>
    </w:p>
    <w:p w14:paraId="21417B57" w14:textId="77777777" w:rsidR="009304E9" w:rsidRPr="00E93BDF" w:rsidRDefault="009304E9" w:rsidP="009304E9">
      <w:pPr>
        <w:kinsoku w:val="0"/>
        <w:overflowPunct w:val="0"/>
        <w:autoSpaceDE w:val="0"/>
        <w:autoSpaceDN w:val="0"/>
        <w:adjustRightInd w:val="0"/>
        <w:spacing w:before="1" w:after="0" w:line="240" w:lineRule="auto"/>
        <w:rPr>
          <w:szCs w:val="20"/>
        </w:rPr>
      </w:pPr>
    </w:p>
    <w:p w14:paraId="68257153" w14:textId="77777777" w:rsidR="009304E9" w:rsidRPr="00E93BDF" w:rsidRDefault="009304E9" w:rsidP="009304E9">
      <w:pPr>
        <w:kinsoku w:val="0"/>
        <w:overflowPunct w:val="0"/>
        <w:autoSpaceDE w:val="0"/>
        <w:autoSpaceDN w:val="0"/>
        <w:adjustRightInd w:val="0"/>
        <w:spacing w:after="0" w:line="240" w:lineRule="auto"/>
        <w:ind w:right="96"/>
        <w:rPr>
          <w:szCs w:val="20"/>
        </w:rPr>
      </w:pPr>
      <w:r w:rsidRPr="00E93BDF">
        <w:rPr>
          <w:szCs w:val="20"/>
        </w:rPr>
        <w:t>Definition of Fair and Reasonable -</w:t>
      </w:r>
      <w:r w:rsidRPr="00E93BDF">
        <w:rPr>
          <w:spacing w:val="-10"/>
          <w:szCs w:val="20"/>
        </w:rPr>
        <w:t xml:space="preserve"> </w:t>
      </w:r>
      <w:r w:rsidRPr="00E93BDF">
        <w:rPr>
          <w:szCs w:val="20"/>
        </w:rPr>
        <w:t>A</w:t>
      </w:r>
      <w:r w:rsidRPr="00E93BDF">
        <w:rPr>
          <w:spacing w:val="-11"/>
          <w:szCs w:val="20"/>
        </w:rPr>
        <w:t xml:space="preserve"> </w:t>
      </w:r>
      <w:r w:rsidRPr="00E93BDF">
        <w:rPr>
          <w:szCs w:val="20"/>
        </w:rPr>
        <w:t>fair and reasonable price is the selling price for</w:t>
      </w:r>
      <w:r w:rsidRPr="00E93BDF">
        <w:rPr>
          <w:spacing w:val="-1"/>
          <w:szCs w:val="20"/>
        </w:rPr>
        <w:t xml:space="preserve"> </w:t>
      </w:r>
      <w:r w:rsidRPr="00E93BDF">
        <w:rPr>
          <w:szCs w:val="20"/>
        </w:rPr>
        <w:t>a service or good that is fair to both the</w:t>
      </w:r>
      <w:r w:rsidRPr="00E93BDF">
        <w:rPr>
          <w:spacing w:val="-1"/>
          <w:szCs w:val="20"/>
        </w:rPr>
        <w:t xml:space="preserve"> </w:t>
      </w:r>
      <w:r w:rsidRPr="00E93BDF">
        <w:rPr>
          <w:szCs w:val="20"/>
        </w:rPr>
        <w:t>buyer and the seller.</w:t>
      </w:r>
      <w:r w:rsidRPr="00E93BDF">
        <w:rPr>
          <w:spacing w:val="-11"/>
          <w:szCs w:val="20"/>
        </w:rPr>
        <w:t xml:space="preserve"> </w:t>
      </w:r>
      <w:r w:rsidRPr="00E93BDF">
        <w:rPr>
          <w:szCs w:val="20"/>
        </w:rPr>
        <w:t>A</w:t>
      </w:r>
      <w:r w:rsidRPr="00E93BDF">
        <w:rPr>
          <w:spacing w:val="-11"/>
          <w:szCs w:val="20"/>
        </w:rPr>
        <w:t xml:space="preserve"> </w:t>
      </w:r>
      <w:r w:rsidRPr="00E93BDF">
        <w:rPr>
          <w:szCs w:val="20"/>
        </w:rPr>
        <w:t>contract will only be awarded based on a quote that is determined fair</w:t>
      </w:r>
      <w:r w:rsidRPr="00E93BDF">
        <w:rPr>
          <w:spacing w:val="-1"/>
          <w:szCs w:val="20"/>
        </w:rPr>
        <w:t xml:space="preserve"> </w:t>
      </w:r>
      <w:r w:rsidRPr="00E93BDF">
        <w:rPr>
          <w:szCs w:val="20"/>
        </w:rPr>
        <w:t>and reasonable.</w:t>
      </w:r>
    </w:p>
    <w:p w14:paraId="7F796A3F" w14:textId="77777777" w:rsidR="009304E9" w:rsidRPr="00E93BDF" w:rsidRDefault="009304E9" w:rsidP="009304E9">
      <w:pPr>
        <w:numPr>
          <w:ilvl w:val="0"/>
          <w:numId w:val="17"/>
        </w:numPr>
        <w:tabs>
          <w:tab w:val="left" w:pos="283"/>
        </w:tabs>
        <w:kinsoku w:val="0"/>
        <w:overflowPunct w:val="0"/>
        <w:autoSpaceDE w:val="0"/>
        <w:autoSpaceDN w:val="0"/>
        <w:adjustRightInd w:val="0"/>
        <w:spacing w:before="229" w:after="0" w:line="240" w:lineRule="auto"/>
        <w:ind w:right="147" w:firstLine="0"/>
        <w:rPr>
          <w:szCs w:val="20"/>
        </w:rPr>
      </w:pPr>
      <w:r w:rsidRPr="00E93BDF">
        <w:rPr>
          <w:szCs w:val="20"/>
        </w:rPr>
        <w:t>Options.</w:t>
      </w:r>
      <w:r w:rsidRPr="00E93BDF">
        <w:rPr>
          <w:spacing w:val="-3"/>
          <w:szCs w:val="20"/>
        </w:rPr>
        <w:t xml:space="preserve"> </w:t>
      </w:r>
      <w:r w:rsidRPr="00E93BDF">
        <w:rPr>
          <w:szCs w:val="20"/>
        </w:rPr>
        <w:t>The Government</w:t>
      </w:r>
      <w:r w:rsidRPr="00E93BDF">
        <w:rPr>
          <w:spacing w:val="-2"/>
          <w:szCs w:val="20"/>
        </w:rPr>
        <w:t xml:space="preserve"> </w:t>
      </w:r>
      <w:r w:rsidRPr="00E93BDF">
        <w:rPr>
          <w:szCs w:val="20"/>
        </w:rPr>
        <w:t>will evaluate offers for award purposes by adding the total price for all options to the total price for</w:t>
      </w:r>
      <w:r w:rsidRPr="00E93BDF">
        <w:rPr>
          <w:spacing w:val="-1"/>
          <w:szCs w:val="20"/>
        </w:rPr>
        <w:t xml:space="preserve"> </w:t>
      </w:r>
      <w:r w:rsidRPr="00E93BDF">
        <w:rPr>
          <w:szCs w:val="20"/>
        </w:rPr>
        <w:t>the basic requirement.</w:t>
      </w:r>
      <w:r w:rsidRPr="00E93BDF">
        <w:rPr>
          <w:spacing w:val="-3"/>
          <w:szCs w:val="20"/>
        </w:rPr>
        <w:t xml:space="preserve"> </w:t>
      </w:r>
      <w:r w:rsidRPr="00E93BDF">
        <w:rPr>
          <w:szCs w:val="20"/>
        </w:rPr>
        <w:t>The Government</w:t>
      </w:r>
      <w:r w:rsidRPr="00E93BDF">
        <w:rPr>
          <w:spacing w:val="-2"/>
          <w:szCs w:val="20"/>
        </w:rPr>
        <w:t xml:space="preserve"> </w:t>
      </w:r>
      <w:r w:rsidRPr="00E93BDF">
        <w:rPr>
          <w:szCs w:val="20"/>
        </w:rPr>
        <w:t>may determine that an offer is unacceptable if the option prices are significantly unbalanced. Evaluation of options shall not obligate the</w:t>
      </w:r>
      <w:r w:rsidRPr="00E93BDF">
        <w:rPr>
          <w:spacing w:val="-1"/>
          <w:szCs w:val="20"/>
        </w:rPr>
        <w:t xml:space="preserve"> </w:t>
      </w:r>
      <w:r w:rsidRPr="00E93BDF">
        <w:rPr>
          <w:szCs w:val="20"/>
        </w:rPr>
        <w:t>Government to exercise the option(s).</w:t>
      </w:r>
    </w:p>
    <w:p w14:paraId="6FEDDEB5" w14:textId="77777777" w:rsidR="009304E9" w:rsidRPr="00E93BDF" w:rsidRDefault="009304E9" w:rsidP="009304E9">
      <w:pPr>
        <w:kinsoku w:val="0"/>
        <w:overflowPunct w:val="0"/>
        <w:autoSpaceDE w:val="0"/>
        <w:autoSpaceDN w:val="0"/>
        <w:adjustRightInd w:val="0"/>
        <w:spacing w:after="0" w:line="240" w:lineRule="auto"/>
        <w:rPr>
          <w:szCs w:val="20"/>
        </w:rPr>
      </w:pPr>
    </w:p>
    <w:p w14:paraId="1385AE48" w14:textId="77777777" w:rsidR="009304E9" w:rsidRPr="00E93BDF" w:rsidRDefault="009304E9" w:rsidP="009304E9">
      <w:pPr>
        <w:numPr>
          <w:ilvl w:val="0"/>
          <w:numId w:val="17"/>
        </w:numPr>
        <w:tabs>
          <w:tab w:val="left" w:pos="260"/>
        </w:tabs>
        <w:kinsoku w:val="0"/>
        <w:overflowPunct w:val="0"/>
        <w:autoSpaceDE w:val="0"/>
        <w:autoSpaceDN w:val="0"/>
        <w:adjustRightInd w:val="0"/>
        <w:spacing w:after="0" w:line="240" w:lineRule="auto"/>
        <w:ind w:right="9" w:firstLine="0"/>
        <w:rPr>
          <w:szCs w:val="20"/>
        </w:rPr>
      </w:pPr>
      <w:r w:rsidRPr="00E93BDF">
        <w:rPr>
          <w:szCs w:val="20"/>
        </w:rPr>
        <w:t>A</w:t>
      </w:r>
      <w:r w:rsidRPr="00E93BDF">
        <w:rPr>
          <w:spacing w:val="-13"/>
          <w:szCs w:val="20"/>
        </w:rPr>
        <w:t xml:space="preserve"> </w:t>
      </w:r>
      <w:r w:rsidRPr="00E93BDF">
        <w:rPr>
          <w:szCs w:val="20"/>
        </w:rPr>
        <w:t>written notice</w:t>
      </w:r>
      <w:r w:rsidRPr="00E93BDF">
        <w:rPr>
          <w:spacing w:val="-1"/>
          <w:szCs w:val="20"/>
        </w:rPr>
        <w:t xml:space="preserve"> </w:t>
      </w:r>
      <w:r w:rsidRPr="00E93BDF">
        <w:rPr>
          <w:szCs w:val="20"/>
        </w:rPr>
        <w:t>of</w:t>
      </w:r>
      <w:r w:rsidRPr="00E93BDF">
        <w:rPr>
          <w:spacing w:val="-1"/>
          <w:szCs w:val="20"/>
        </w:rPr>
        <w:t xml:space="preserve"> </w:t>
      </w:r>
      <w:r w:rsidRPr="00E93BDF">
        <w:rPr>
          <w:szCs w:val="20"/>
        </w:rPr>
        <w:t>award or</w:t>
      </w:r>
      <w:r w:rsidRPr="00E93BDF">
        <w:rPr>
          <w:spacing w:val="-1"/>
          <w:szCs w:val="20"/>
        </w:rPr>
        <w:t xml:space="preserve"> </w:t>
      </w:r>
      <w:r w:rsidRPr="00E93BDF">
        <w:rPr>
          <w:szCs w:val="20"/>
        </w:rPr>
        <w:t>acceptance</w:t>
      </w:r>
      <w:r w:rsidRPr="00E93BDF">
        <w:rPr>
          <w:spacing w:val="-1"/>
          <w:szCs w:val="20"/>
        </w:rPr>
        <w:t xml:space="preserve"> </w:t>
      </w:r>
      <w:r w:rsidRPr="00E93BDF">
        <w:rPr>
          <w:szCs w:val="20"/>
        </w:rPr>
        <w:t>of</w:t>
      </w:r>
      <w:r w:rsidRPr="00E93BDF">
        <w:rPr>
          <w:spacing w:val="-1"/>
          <w:szCs w:val="20"/>
        </w:rPr>
        <w:t xml:space="preserve"> </w:t>
      </w:r>
      <w:r w:rsidRPr="00E93BDF">
        <w:rPr>
          <w:szCs w:val="20"/>
        </w:rPr>
        <w:t>an</w:t>
      </w:r>
      <w:r w:rsidRPr="00E93BDF">
        <w:rPr>
          <w:spacing w:val="-2"/>
          <w:szCs w:val="20"/>
        </w:rPr>
        <w:t xml:space="preserve"> </w:t>
      </w:r>
      <w:r w:rsidRPr="00E93BDF">
        <w:rPr>
          <w:szCs w:val="20"/>
        </w:rPr>
        <w:t>offer,</w:t>
      </w:r>
      <w:r w:rsidRPr="00E93BDF">
        <w:rPr>
          <w:spacing w:val="-1"/>
          <w:szCs w:val="20"/>
        </w:rPr>
        <w:t xml:space="preserve"> </w:t>
      </w:r>
      <w:r w:rsidRPr="00E93BDF">
        <w:rPr>
          <w:szCs w:val="20"/>
        </w:rPr>
        <w:t>mailed or</w:t>
      </w:r>
      <w:r w:rsidRPr="00E93BDF">
        <w:rPr>
          <w:spacing w:val="-3"/>
          <w:szCs w:val="20"/>
        </w:rPr>
        <w:t xml:space="preserve"> </w:t>
      </w:r>
      <w:r w:rsidRPr="00E93BDF">
        <w:rPr>
          <w:szCs w:val="20"/>
        </w:rPr>
        <w:t>otherwise</w:t>
      </w:r>
      <w:r w:rsidRPr="00E93BDF">
        <w:rPr>
          <w:spacing w:val="-1"/>
          <w:szCs w:val="20"/>
        </w:rPr>
        <w:t xml:space="preserve"> </w:t>
      </w:r>
      <w:r w:rsidRPr="00E93BDF">
        <w:rPr>
          <w:szCs w:val="20"/>
        </w:rPr>
        <w:t>furnished to the</w:t>
      </w:r>
      <w:r w:rsidRPr="00E93BDF">
        <w:rPr>
          <w:spacing w:val="-3"/>
          <w:szCs w:val="20"/>
        </w:rPr>
        <w:t xml:space="preserve"> </w:t>
      </w:r>
      <w:r w:rsidRPr="00E93BDF">
        <w:rPr>
          <w:szCs w:val="20"/>
        </w:rPr>
        <w:t>successful</w:t>
      </w:r>
      <w:r w:rsidRPr="00E93BDF">
        <w:rPr>
          <w:spacing w:val="-2"/>
          <w:szCs w:val="20"/>
        </w:rPr>
        <w:t xml:space="preserve"> </w:t>
      </w:r>
      <w:r w:rsidRPr="00E93BDF">
        <w:rPr>
          <w:szCs w:val="20"/>
        </w:rPr>
        <w:t>offeror</w:t>
      </w:r>
      <w:r w:rsidRPr="00E93BDF">
        <w:rPr>
          <w:spacing w:val="-1"/>
          <w:szCs w:val="20"/>
        </w:rPr>
        <w:t xml:space="preserve"> </w:t>
      </w:r>
      <w:r w:rsidRPr="00E93BDF">
        <w:rPr>
          <w:szCs w:val="20"/>
        </w:rPr>
        <w:t>within</w:t>
      </w:r>
      <w:r w:rsidRPr="00E93BDF">
        <w:rPr>
          <w:spacing w:val="-1"/>
          <w:szCs w:val="20"/>
        </w:rPr>
        <w:t xml:space="preserve"> </w:t>
      </w:r>
      <w:r w:rsidRPr="00E93BDF">
        <w:rPr>
          <w:szCs w:val="20"/>
        </w:rPr>
        <w:t>the</w:t>
      </w:r>
      <w:r w:rsidRPr="00E93BDF">
        <w:rPr>
          <w:spacing w:val="-1"/>
          <w:szCs w:val="20"/>
        </w:rPr>
        <w:t xml:space="preserve"> </w:t>
      </w:r>
      <w:r w:rsidRPr="00E93BDF">
        <w:rPr>
          <w:szCs w:val="20"/>
        </w:rPr>
        <w:t>time</w:t>
      </w:r>
      <w:r w:rsidRPr="00E93BDF">
        <w:rPr>
          <w:spacing w:val="-1"/>
          <w:szCs w:val="20"/>
        </w:rPr>
        <w:t xml:space="preserve"> </w:t>
      </w:r>
      <w:r w:rsidRPr="00E93BDF">
        <w:rPr>
          <w:szCs w:val="20"/>
        </w:rPr>
        <w:t>for</w:t>
      </w:r>
      <w:r w:rsidRPr="00E93BDF">
        <w:rPr>
          <w:spacing w:val="-1"/>
          <w:szCs w:val="20"/>
        </w:rPr>
        <w:t xml:space="preserve"> </w:t>
      </w:r>
      <w:r w:rsidRPr="00E93BDF">
        <w:rPr>
          <w:szCs w:val="20"/>
        </w:rPr>
        <w:t>acceptance</w:t>
      </w:r>
      <w:r w:rsidRPr="00E93BDF">
        <w:rPr>
          <w:spacing w:val="-1"/>
          <w:szCs w:val="20"/>
        </w:rPr>
        <w:t xml:space="preserve"> </w:t>
      </w:r>
      <w:r w:rsidRPr="00E93BDF">
        <w:rPr>
          <w:szCs w:val="20"/>
        </w:rPr>
        <w:t>specified in the</w:t>
      </w:r>
      <w:r w:rsidRPr="00E93BDF">
        <w:rPr>
          <w:spacing w:val="-3"/>
          <w:szCs w:val="20"/>
        </w:rPr>
        <w:t xml:space="preserve"> </w:t>
      </w:r>
      <w:r w:rsidRPr="00E93BDF">
        <w:rPr>
          <w:szCs w:val="20"/>
        </w:rPr>
        <w:t>offer,</w:t>
      </w:r>
      <w:r w:rsidRPr="00E93BDF">
        <w:rPr>
          <w:spacing w:val="-1"/>
          <w:szCs w:val="20"/>
        </w:rPr>
        <w:t xml:space="preserve"> </w:t>
      </w:r>
      <w:r w:rsidRPr="00E93BDF">
        <w:rPr>
          <w:szCs w:val="20"/>
        </w:rPr>
        <w:t>shall</w:t>
      </w:r>
      <w:r w:rsidRPr="00E93BDF">
        <w:rPr>
          <w:spacing w:val="-1"/>
          <w:szCs w:val="20"/>
        </w:rPr>
        <w:t xml:space="preserve"> </w:t>
      </w:r>
      <w:r w:rsidRPr="00E93BDF">
        <w:rPr>
          <w:szCs w:val="20"/>
        </w:rPr>
        <w:t>result</w:t>
      </w:r>
      <w:r w:rsidRPr="00E93BDF">
        <w:rPr>
          <w:spacing w:val="-2"/>
          <w:szCs w:val="20"/>
        </w:rPr>
        <w:t xml:space="preserve"> </w:t>
      </w:r>
      <w:r w:rsidRPr="00E93BDF">
        <w:rPr>
          <w:szCs w:val="20"/>
        </w:rPr>
        <w:t>in a</w:t>
      </w:r>
      <w:r w:rsidRPr="00E93BDF">
        <w:rPr>
          <w:spacing w:val="-3"/>
          <w:szCs w:val="20"/>
        </w:rPr>
        <w:t xml:space="preserve"> </w:t>
      </w:r>
      <w:r w:rsidRPr="00E93BDF">
        <w:rPr>
          <w:szCs w:val="20"/>
        </w:rPr>
        <w:t>binding contract</w:t>
      </w:r>
      <w:r w:rsidRPr="00E93BDF">
        <w:rPr>
          <w:spacing w:val="-2"/>
          <w:szCs w:val="20"/>
        </w:rPr>
        <w:t xml:space="preserve"> </w:t>
      </w:r>
      <w:r w:rsidRPr="00E93BDF">
        <w:rPr>
          <w:szCs w:val="20"/>
        </w:rPr>
        <w:t>without</w:t>
      </w:r>
      <w:r w:rsidRPr="00E93BDF">
        <w:rPr>
          <w:spacing w:val="-2"/>
          <w:szCs w:val="20"/>
        </w:rPr>
        <w:t xml:space="preserve"> </w:t>
      </w:r>
      <w:r w:rsidRPr="00E93BDF">
        <w:rPr>
          <w:szCs w:val="20"/>
        </w:rPr>
        <w:t>further action by either</w:t>
      </w:r>
      <w:r w:rsidRPr="00E93BDF">
        <w:rPr>
          <w:spacing w:val="-2"/>
          <w:szCs w:val="20"/>
        </w:rPr>
        <w:t xml:space="preserve"> </w:t>
      </w:r>
      <w:r w:rsidRPr="00E93BDF">
        <w:rPr>
          <w:szCs w:val="20"/>
        </w:rPr>
        <w:t>party.</w:t>
      </w:r>
      <w:r w:rsidRPr="00E93BDF">
        <w:rPr>
          <w:spacing w:val="-1"/>
          <w:szCs w:val="20"/>
        </w:rPr>
        <w:t xml:space="preserve"> </w:t>
      </w:r>
      <w:r w:rsidRPr="00E93BDF">
        <w:rPr>
          <w:szCs w:val="20"/>
        </w:rPr>
        <w:t>Before</w:t>
      </w:r>
      <w:r w:rsidRPr="00E93BDF">
        <w:rPr>
          <w:spacing w:val="-1"/>
          <w:szCs w:val="20"/>
        </w:rPr>
        <w:t xml:space="preserve"> </w:t>
      </w:r>
      <w:r w:rsidRPr="00E93BDF">
        <w:rPr>
          <w:szCs w:val="20"/>
        </w:rPr>
        <w:t>the</w:t>
      </w:r>
      <w:r w:rsidRPr="00E93BDF">
        <w:rPr>
          <w:spacing w:val="-1"/>
          <w:szCs w:val="20"/>
        </w:rPr>
        <w:t xml:space="preserve"> </w:t>
      </w:r>
      <w:r w:rsidRPr="00E93BDF">
        <w:rPr>
          <w:szCs w:val="20"/>
        </w:rPr>
        <w:t>offer's</w:t>
      </w:r>
      <w:r w:rsidRPr="00E93BDF">
        <w:rPr>
          <w:spacing w:val="-2"/>
          <w:szCs w:val="20"/>
        </w:rPr>
        <w:t xml:space="preserve"> </w:t>
      </w:r>
      <w:r w:rsidRPr="00E93BDF">
        <w:rPr>
          <w:szCs w:val="20"/>
        </w:rPr>
        <w:t>specified expiration time, the</w:t>
      </w:r>
      <w:r w:rsidRPr="00E93BDF">
        <w:rPr>
          <w:spacing w:val="-3"/>
          <w:szCs w:val="20"/>
        </w:rPr>
        <w:t xml:space="preserve"> </w:t>
      </w:r>
      <w:r w:rsidRPr="00E93BDF">
        <w:rPr>
          <w:szCs w:val="20"/>
        </w:rPr>
        <w:t>Government</w:t>
      </w:r>
      <w:r w:rsidRPr="00E93BDF">
        <w:rPr>
          <w:spacing w:val="-4"/>
          <w:szCs w:val="20"/>
        </w:rPr>
        <w:t xml:space="preserve"> </w:t>
      </w:r>
      <w:r w:rsidRPr="00E93BDF">
        <w:rPr>
          <w:szCs w:val="20"/>
        </w:rPr>
        <w:t>may accept</w:t>
      </w:r>
      <w:r w:rsidRPr="00E93BDF">
        <w:rPr>
          <w:spacing w:val="-2"/>
          <w:szCs w:val="20"/>
        </w:rPr>
        <w:t xml:space="preserve"> </w:t>
      </w:r>
      <w:r w:rsidRPr="00E93BDF">
        <w:rPr>
          <w:szCs w:val="20"/>
        </w:rPr>
        <w:t>an offer</w:t>
      </w:r>
      <w:r w:rsidRPr="00E93BDF">
        <w:rPr>
          <w:spacing w:val="-2"/>
          <w:szCs w:val="20"/>
        </w:rPr>
        <w:t xml:space="preserve"> </w:t>
      </w:r>
      <w:r w:rsidRPr="00E93BDF">
        <w:rPr>
          <w:szCs w:val="20"/>
        </w:rPr>
        <w:t>(or</w:t>
      </w:r>
      <w:r w:rsidRPr="00E93BDF">
        <w:rPr>
          <w:spacing w:val="-3"/>
          <w:szCs w:val="20"/>
        </w:rPr>
        <w:t xml:space="preserve"> </w:t>
      </w:r>
      <w:r w:rsidRPr="00E93BDF">
        <w:rPr>
          <w:szCs w:val="20"/>
        </w:rPr>
        <w:t>part</w:t>
      </w:r>
      <w:r w:rsidRPr="00E93BDF">
        <w:rPr>
          <w:spacing w:val="-2"/>
          <w:szCs w:val="20"/>
        </w:rPr>
        <w:t xml:space="preserve"> </w:t>
      </w:r>
      <w:r w:rsidRPr="00E93BDF">
        <w:rPr>
          <w:szCs w:val="20"/>
        </w:rPr>
        <w:t>of</w:t>
      </w:r>
      <w:r w:rsidRPr="00E93BDF">
        <w:rPr>
          <w:spacing w:val="-1"/>
          <w:szCs w:val="20"/>
        </w:rPr>
        <w:t xml:space="preserve"> </w:t>
      </w:r>
      <w:r w:rsidRPr="00E93BDF">
        <w:rPr>
          <w:szCs w:val="20"/>
        </w:rPr>
        <w:t>an offer),</w:t>
      </w:r>
      <w:r w:rsidRPr="00E93BDF">
        <w:rPr>
          <w:spacing w:val="-1"/>
          <w:szCs w:val="20"/>
        </w:rPr>
        <w:t xml:space="preserve"> </w:t>
      </w:r>
      <w:r w:rsidRPr="00E93BDF">
        <w:rPr>
          <w:szCs w:val="20"/>
        </w:rPr>
        <w:t>whether</w:t>
      </w:r>
      <w:r w:rsidRPr="00E93BDF">
        <w:rPr>
          <w:spacing w:val="-1"/>
          <w:szCs w:val="20"/>
        </w:rPr>
        <w:t xml:space="preserve"> </w:t>
      </w:r>
      <w:r w:rsidRPr="00E93BDF">
        <w:rPr>
          <w:szCs w:val="20"/>
        </w:rPr>
        <w:t>or</w:t>
      </w:r>
      <w:r w:rsidRPr="00E93BDF">
        <w:rPr>
          <w:spacing w:val="-3"/>
          <w:szCs w:val="20"/>
        </w:rPr>
        <w:t xml:space="preserve"> </w:t>
      </w:r>
      <w:r w:rsidRPr="00E93BDF">
        <w:rPr>
          <w:szCs w:val="20"/>
        </w:rPr>
        <w:t>not</w:t>
      </w:r>
      <w:r w:rsidRPr="00E93BDF">
        <w:rPr>
          <w:spacing w:val="-1"/>
          <w:szCs w:val="20"/>
        </w:rPr>
        <w:t xml:space="preserve"> </w:t>
      </w:r>
      <w:r w:rsidRPr="00E93BDF">
        <w:rPr>
          <w:szCs w:val="20"/>
        </w:rPr>
        <w:t>there</w:t>
      </w:r>
      <w:r w:rsidRPr="00E93BDF">
        <w:rPr>
          <w:spacing w:val="-1"/>
          <w:szCs w:val="20"/>
        </w:rPr>
        <w:t xml:space="preserve"> </w:t>
      </w:r>
      <w:r w:rsidRPr="00E93BDF">
        <w:rPr>
          <w:szCs w:val="20"/>
        </w:rPr>
        <w:t>are</w:t>
      </w:r>
      <w:r w:rsidRPr="00E93BDF">
        <w:rPr>
          <w:spacing w:val="-1"/>
          <w:szCs w:val="20"/>
        </w:rPr>
        <w:t xml:space="preserve"> </w:t>
      </w:r>
      <w:r w:rsidRPr="00E93BDF">
        <w:rPr>
          <w:szCs w:val="20"/>
        </w:rPr>
        <w:t>negotiations</w:t>
      </w:r>
      <w:r w:rsidRPr="00E93BDF">
        <w:rPr>
          <w:spacing w:val="-2"/>
          <w:szCs w:val="20"/>
        </w:rPr>
        <w:t xml:space="preserve"> </w:t>
      </w:r>
      <w:r w:rsidRPr="00E93BDF">
        <w:rPr>
          <w:szCs w:val="20"/>
        </w:rPr>
        <w:t>after its</w:t>
      </w:r>
      <w:r w:rsidRPr="00E93BDF">
        <w:rPr>
          <w:spacing w:val="-5"/>
          <w:szCs w:val="20"/>
        </w:rPr>
        <w:t xml:space="preserve"> </w:t>
      </w:r>
      <w:r w:rsidRPr="00E93BDF">
        <w:rPr>
          <w:szCs w:val="20"/>
        </w:rPr>
        <w:t>receipt,</w:t>
      </w:r>
      <w:r w:rsidRPr="00E93BDF">
        <w:rPr>
          <w:spacing w:val="-1"/>
          <w:szCs w:val="20"/>
        </w:rPr>
        <w:t xml:space="preserve"> </w:t>
      </w:r>
      <w:r w:rsidRPr="00E93BDF">
        <w:rPr>
          <w:szCs w:val="20"/>
        </w:rPr>
        <w:t>unless</w:t>
      </w:r>
      <w:r w:rsidRPr="00E93BDF">
        <w:rPr>
          <w:spacing w:val="-3"/>
          <w:szCs w:val="20"/>
        </w:rPr>
        <w:t xml:space="preserve"> </w:t>
      </w:r>
      <w:r w:rsidRPr="00E93BDF">
        <w:rPr>
          <w:szCs w:val="20"/>
        </w:rPr>
        <w:t>a</w:t>
      </w:r>
      <w:r w:rsidRPr="00E93BDF">
        <w:rPr>
          <w:spacing w:val="-1"/>
          <w:szCs w:val="20"/>
        </w:rPr>
        <w:t xml:space="preserve"> </w:t>
      </w:r>
      <w:r w:rsidRPr="00E93BDF">
        <w:rPr>
          <w:szCs w:val="20"/>
        </w:rPr>
        <w:t>written notice</w:t>
      </w:r>
      <w:r w:rsidRPr="00E93BDF">
        <w:rPr>
          <w:spacing w:val="-3"/>
          <w:szCs w:val="20"/>
        </w:rPr>
        <w:t xml:space="preserve"> </w:t>
      </w:r>
      <w:r w:rsidRPr="00E93BDF">
        <w:rPr>
          <w:szCs w:val="20"/>
        </w:rPr>
        <w:t>of</w:t>
      </w:r>
      <w:r w:rsidRPr="00E93BDF">
        <w:rPr>
          <w:spacing w:val="-1"/>
          <w:szCs w:val="20"/>
        </w:rPr>
        <w:t xml:space="preserve"> </w:t>
      </w:r>
      <w:r w:rsidRPr="00E93BDF">
        <w:rPr>
          <w:szCs w:val="20"/>
        </w:rPr>
        <w:t>withdrawal</w:t>
      </w:r>
      <w:r w:rsidRPr="00E93BDF">
        <w:rPr>
          <w:spacing w:val="-2"/>
          <w:szCs w:val="20"/>
        </w:rPr>
        <w:t xml:space="preserve"> </w:t>
      </w:r>
      <w:r w:rsidRPr="00E93BDF">
        <w:rPr>
          <w:szCs w:val="20"/>
        </w:rPr>
        <w:t>is</w:t>
      </w:r>
      <w:r w:rsidRPr="00E93BDF">
        <w:rPr>
          <w:spacing w:val="-2"/>
          <w:szCs w:val="20"/>
        </w:rPr>
        <w:t xml:space="preserve"> </w:t>
      </w:r>
      <w:r w:rsidRPr="00E93BDF">
        <w:rPr>
          <w:szCs w:val="20"/>
        </w:rPr>
        <w:t>received before</w:t>
      </w:r>
      <w:r w:rsidRPr="00E93BDF">
        <w:rPr>
          <w:spacing w:val="-1"/>
          <w:szCs w:val="20"/>
        </w:rPr>
        <w:t xml:space="preserve"> </w:t>
      </w:r>
      <w:r w:rsidRPr="00E93BDF">
        <w:rPr>
          <w:szCs w:val="20"/>
        </w:rPr>
        <w:t>award.</w:t>
      </w:r>
    </w:p>
    <w:p w14:paraId="7D04764B" w14:textId="77777777" w:rsidR="009304E9" w:rsidRDefault="009304E9" w:rsidP="009304E9">
      <w:pPr>
        <w:kinsoku w:val="0"/>
        <w:overflowPunct w:val="0"/>
        <w:autoSpaceDE w:val="0"/>
        <w:autoSpaceDN w:val="0"/>
        <w:adjustRightInd w:val="0"/>
        <w:spacing w:after="0" w:line="221" w:lineRule="exact"/>
        <w:rPr>
          <w:szCs w:val="20"/>
        </w:rPr>
      </w:pPr>
    </w:p>
    <w:p w14:paraId="0A7BC29F" w14:textId="3D5EE859" w:rsidR="009304E9" w:rsidRPr="00E93BDF" w:rsidRDefault="009304E9" w:rsidP="009304E9">
      <w:pPr>
        <w:kinsoku w:val="0"/>
        <w:overflowPunct w:val="0"/>
        <w:autoSpaceDE w:val="0"/>
        <w:autoSpaceDN w:val="0"/>
        <w:adjustRightInd w:val="0"/>
        <w:spacing w:after="0" w:line="221" w:lineRule="exact"/>
        <w:rPr>
          <w:szCs w:val="20"/>
        </w:rPr>
      </w:pPr>
      <w:r w:rsidRPr="00E93BDF">
        <w:rPr>
          <w:szCs w:val="20"/>
        </w:rPr>
        <w:t>(End of provision)</w:t>
      </w:r>
    </w:p>
    <w:p w14:paraId="0C9CB359" w14:textId="77777777" w:rsidR="009304E9" w:rsidRDefault="009304E9" w:rsidP="009304E9">
      <w:pPr>
        <w:spacing w:after="0" w:line="240" w:lineRule="auto"/>
      </w:pPr>
    </w:p>
    <w:p w14:paraId="2DF74D48" w14:textId="77777777" w:rsidR="009304E9" w:rsidRDefault="009304E9" w:rsidP="009304E9">
      <w:pPr>
        <w:kinsoku w:val="0"/>
        <w:overflowPunct w:val="0"/>
        <w:autoSpaceDE w:val="0"/>
        <w:autoSpaceDN w:val="0"/>
        <w:adjustRightInd w:val="0"/>
        <w:spacing w:after="0" w:line="240" w:lineRule="auto"/>
        <w:ind w:right="24"/>
        <w:rPr>
          <w:szCs w:val="20"/>
        </w:rPr>
      </w:pPr>
    </w:p>
    <w:p w14:paraId="72991AD8" w14:textId="0165804A" w:rsidR="009304E9" w:rsidRDefault="009304E9" w:rsidP="009304E9">
      <w:pPr>
        <w:kinsoku w:val="0"/>
        <w:overflowPunct w:val="0"/>
        <w:autoSpaceDE w:val="0"/>
        <w:autoSpaceDN w:val="0"/>
        <w:adjustRightInd w:val="0"/>
        <w:spacing w:after="0" w:line="240" w:lineRule="auto"/>
        <w:ind w:right="24"/>
        <w:rPr>
          <w:rFonts w:ascii="Century Schoolbook" w:hAnsi="Century Schoolbook" w:cs="Century Schoolbook"/>
          <w:b/>
          <w:bCs/>
          <w:sz w:val="24"/>
          <w:szCs w:val="24"/>
        </w:rPr>
      </w:pPr>
      <w:r w:rsidRPr="006A6EA4">
        <w:rPr>
          <w:szCs w:val="20"/>
        </w:rPr>
        <w:t>252.232-7998</w:t>
      </w:r>
      <w:r w:rsidRPr="006A6EA4">
        <w:rPr>
          <w:rFonts w:ascii="Century Schoolbook" w:hAnsi="Century Schoolbook" w:cs="Century Schoolbook"/>
          <w:b/>
          <w:bCs/>
          <w:spacing w:val="40"/>
          <w:sz w:val="24"/>
          <w:szCs w:val="24"/>
        </w:rPr>
        <w:t xml:space="preserve"> </w:t>
      </w:r>
      <w:r>
        <w:rPr>
          <w:rFonts w:ascii="Century Schoolbook" w:hAnsi="Century Schoolbook" w:cs="Century Schoolbook"/>
          <w:b/>
          <w:bCs/>
          <w:spacing w:val="40"/>
          <w:sz w:val="24"/>
          <w:szCs w:val="24"/>
        </w:rPr>
        <w:t xml:space="preserve"> </w:t>
      </w:r>
      <w:r w:rsidRPr="006A6EA4">
        <w:rPr>
          <w:szCs w:val="20"/>
        </w:rPr>
        <w:t>Obligations in Advance of Fiscal Year 2026 Funding</w:t>
      </w:r>
      <w:r w:rsidRPr="006A6EA4">
        <w:rPr>
          <w:rFonts w:ascii="Century Schoolbook" w:hAnsi="Century Schoolbook" w:cs="Century Schoolbook"/>
          <w:b/>
          <w:bCs/>
          <w:sz w:val="24"/>
          <w:szCs w:val="24"/>
        </w:rPr>
        <w:t xml:space="preserve"> </w:t>
      </w:r>
      <w:r w:rsidRPr="006A6EA4">
        <w:rPr>
          <w:szCs w:val="20"/>
        </w:rPr>
        <w:t>(DEVIATION 2026-O0001)</w:t>
      </w:r>
    </w:p>
    <w:p w14:paraId="76A7D58A" w14:textId="77777777" w:rsidR="009304E9" w:rsidRPr="006A6EA4" w:rsidRDefault="009304E9" w:rsidP="009304E9">
      <w:pPr>
        <w:kinsoku w:val="0"/>
        <w:overflowPunct w:val="0"/>
        <w:autoSpaceDE w:val="0"/>
        <w:autoSpaceDN w:val="0"/>
        <w:adjustRightInd w:val="0"/>
        <w:spacing w:after="0" w:line="240" w:lineRule="auto"/>
        <w:ind w:right="24"/>
        <w:rPr>
          <w:rFonts w:ascii="Century Schoolbook" w:hAnsi="Century Schoolbook" w:cs="Century Schoolbook"/>
          <w:b/>
          <w:bCs/>
          <w:sz w:val="24"/>
          <w:szCs w:val="24"/>
        </w:rPr>
      </w:pPr>
    </w:p>
    <w:p w14:paraId="1FB7FFC1" w14:textId="77777777" w:rsidR="009304E9" w:rsidRPr="006A6EA4" w:rsidRDefault="009304E9" w:rsidP="009304E9">
      <w:pPr>
        <w:kinsoku w:val="0"/>
        <w:overflowPunct w:val="0"/>
        <w:autoSpaceDE w:val="0"/>
        <w:autoSpaceDN w:val="0"/>
        <w:adjustRightInd w:val="0"/>
        <w:spacing w:after="0" w:line="240" w:lineRule="auto"/>
        <w:ind w:right="104"/>
        <w:rPr>
          <w:szCs w:val="20"/>
        </w:rPr>
      </w:pPr>
      <w:r w:rsidRPr="006A6EA4">
        <w:rPr>
          <w:szCs w:val="20"/>
        </w:rPr>
        <w:t>When awarding contracts, modifications to existing contracts including those exercising options, task orders, or delivery orders to obtain supplies and services necessary to carry out or support excepted activities in advance of the availability of fiscal year 2026 funds, use the following clause:</w:t>
      </w:r>
      <w:r>
        <w:rPr>
          <w:szCs w:val="20"/>
        </w:rPr>
        <w:br/>
      </w:r>
    </w:p>
    <w:p w14:paraId="70DB42E3" w14:textId="77777777" w:rsidR="009304E9" w:rsidRDefault="009304E9" w:rsidP="009304E9">
      <w:pPr>
        <w:kinsoku w:val="0"/>
        <w:overflowPunct w:val="0"/>
        <w:autoSpaceDE w:val="0"/>
        <w:autoSpaceDN w:val="0"/>
        <w:adjustRightInd w:val="0"/>
        <w:spacing w:after="0" w:line="240" w:lineRule="auto"/>
        <w:ind w:right="919"/>
        <w:jc w:val="center"/>
        <w:rPr>
          <w:rFonts w:ascii="Century Schoolbook" w:hAnsi="Century Schoolbook" w:cs="Century Schoolbook"/>
          <w:sz w:val="24"/>
          <w:szCs w:val="24"/>
        </w:rPr>
      </w:pPr>
      <w:r w:rsidRPr="006A6EA4">
        <w:rPr>
          <w:szCs w:val="20"/>
        </w:rPr>
        <w:lastRenderedPageBreak/>
        <w:t>OBLIGATIONS IN ADVANCE OF FISCAL YEAR 2026 FUNDING</w:t>
      </w:r>
    </w:p>
    <w:p w14:paraId="26A1EC03" w14:textId="77777777" w:rsidR="009304E9" w:rsidRPr="006A6EA4" w:rsidRDefault="009304E9" w:rsidP="009304E9">
      <w:pPr>
        <w:kinsoku w:val="0"/>
        <w:overflowPunct w:val="0"/>
        <w:autoSpaceDE w:val="0"/>
        <w:autoSpaceDN w:val="0"/>
        <w:adjustRightInd w:val="0"/>
        <w:spacing w:after="0" w:line="240" w:lineRule="auto"/>
        <w:ind w:right="24"/>
        <w:jc w:val="center"/>
        <w:rPr>
          <w:szCs w:val="20"/>
        </w:rPr>
      </w:pPr>
      <w:r w:rsidRPr="006A6EA4">
        <w:rPr>
          <w:szCs w:val="20"/>
        </w:rPr>
        <w:t>(OCT 2025) (DEVIATION 2026-O0001)</w:t>
      </w:r>
    </w:p>
    <w:p w14:paraId="2CE7F825" w14:textId="77777777" w:rsidR="009304E9" w:rsidRPr="006A6EA4" w:rsidRDefault="009304E9" w:rsidP="009304E9">
      <w:pPr>
        <w:kinsoku w:val="0"/>
        <w:overflowPunct w:val="0"/>
        <w:autoSpaceDE w:val="0"/>
        <w:autoSpaceDN w:val="0"/>
        <w:adjustRightInd w:val="0"/>
        <w:spacing w:after="0" w:line="240" w:lineRule="auto"/>
        <w:ind w:left="2504" w:right="919" w:hanging="1565"/>
        <w:rPr>
          <w:rFonts w:ascii="Century Schoolbook" w:hAnsi="Century Schoolbook" w:cs="Century Schoolbook"/>
          <w:sz w:val="24"/>
          <w:szCs w:val="24"/>
        </w:rPr>
      </w:pPr>
    </w:p>
    <w:p w14:paraId="5A27811A" w14:textId="77777777" w:rsidR="009304E9" w:rsidRPr="006A6EA4" w:rsidRDefault="009304E9" w:rsidP="009304E9">
      <w:pPr>
        <w:kinsoku w:val="0"/>
        <w:overflowPunct w:val="0"/>
        <w:autoSpaceDE w:val="0"/>
        <w:autoSpaceDN w:val="0"/>
        <w:adjustRightInd w:val="0"/>
        <w:spacing w:after="0" w:line="240" w:lineRule="auto"/>
        <w:ind w:right="104"/>
        <w:rPr>
          <w:szCs w:val="20"/>
        </w:rPr>
      </w:pPr>
      <w:r w:rsidRPr="006A6EA4">
        <w:rPr>
          <w:szCs w:val="20"/>
        </w:rPr>
        <w:t>The Department of Defense has the authority to enter into this contractual action and to obligate the Government in advance of appropriations; however, appropriated funds are not currently available to make payments under this contract to liquidate this obligation. When appropriated funds become available, the Government will make payment in accordance with the terms of this contract, including the payment of interest where applicable under the Prompt Payment Act. This clause supersedes conflicting terms of any other provision in this contract dealing with contract payment or financing until funds are made available to the Contracting Officer for this contractual action.</w:t>
      </w:r>
    </w:p>
    <w:p w14:paraId="38909E3C" w14:textId="77777777" w:rsidR="009304E9" w:rsidRDefault="009304E9" w:rsidP="009304E9">
      <w:pPr>
        <w:kinsoku w:val="0"/>
        <w:overflowPunct w:val="0"/>
        <w:autoSpaceDE w:val="0"/>
        <w:autoSpaceDN w:val="0"/>
        <w:adjustRightInd w:val="0"/>
        <w:spacing w:after="0" w:line="240" w:lineRule="auto"/>
        <w:ind w:right="104"/>
        <w:rPr>
          <w:szCs w:val="20"/>
        </w:rPr>
      </w:pPr>
    </w:p>
    <w:p w14:paraId="1F132AD5" w14:textId="77777777" w:rsidR="009304E9" w:rsidRPr="006A6EA4" w:rsidRDefault="009304E9" w:rsidP="009304E9">
      <w:pPr>
        <w:kinsoku w:val="0"/>
        <w:overflowPunct w:val="0"/>
        <w:autoSpaceDE w:val="0"/>
        <w:autoSpaceDN w:val="0"/>
        <w:adjustRightInd w:val="0"/>
        <w:spacing w:after="0" w:line="240" w:lineRule="auto"/>
        <w:ind w:right="104"/>
        <w:rPr>
          <w:szCs w:val="20"/>
        </w:rPr>
      </w:pPr>
      <w:r w:rsidRPr="006A6EA4">
        <w:rPr>
          <w:szCs w:val="20"/>
        </w:rPr>
        <w:t>(End of clause)</w:t>
      </w:r>
    </w:p>
    <w:p w14:paraId="1653EC6E" w14:textId="77777777" w:rsidR="008077F1" w:rsidRDefault="008077F1" w:rsidP="008077F1">
      <w:pPr>
        <w:spacing w:after="0" w:line="240" w:lineRule="auto"/>
        <w:contextualSpacing/>
      </w:pPr>
    </w:p>
    <w:p w14:paraId="2CA1F5DA" w14:textId="77777777" w:rsidR="008077F1" w:rsidRDefault="008077F1" w:rsidP="008077F1">
      <w:pPr>
        <w:spacing w:after="0" w:line="240" w:lineRule="auto"/>
        <w:contextualSpacing/>
      </w:pPr>
    </w:p>
    <w:p w14:paraId="5C618762" w14:textId="79846238" w:rsidR="008077F1" w:rsidRDefault="001B704E" w:rsidP="008077F1">
      <w:pPr>
        <w:spacing w:after="0" w:line="240" w:lineRule="auto"/>
        <w:rPr>
          <w:szCs w:val="20"/>
        </w:rPr>
      </w:pPr>
      <w:r>
        <w:rPr>
          <w:szCs w:val="20"/>
        </w:rPr>
        <w:t>LIST OF ATTACHMENTS</w:t>
      </w:r>
    </w:p>
    <w:p w14:paraId="5F01F586" w14:textId="77777777" w:rsidR="001B704E" w:rsidRDefault="001B704E" w:rsidP="008077F1">
      <w:pPr>
        <w:spacing w:after="0" w:line="240" w:lineRule="auto"/>
        <w:rPr>
          <w:szCs w:val="20"/>
        </w:rPr>
      </w:pPr>
    </w:p>
    <w:tbl>
      <w:tblPr>
        <w:tblStyle w:val="TableGrid"/>
        <w:tblW w:w="0" w:type="auto"/>
        <w:tblLook w:val="04A0" w:firstRow="1" w:lastRow="0" w:firstColumn="1" w:lastColumn="0" w:noHBand="0" w:noVBand="1"/>
      </w:tblPr>
      <w:tblGrid>
        <w:gridCol w:w="895"/>
        <w:gridCol w:w="2221"/>
        <w:gridCol w:w="1558"/>
        <w:gridCol w:w="1558"/>
        <w:gridCol w:w="1559"/>
        <w:gridCol w:w="1559"/>
      </w:tblGrid>
      <w:tr w:rsidR="001B704E" w14:paraId="7A8F8F2E" w14:textId="77777777" w:rsidTr="001B704E">
        <w:tc>
          <w:tcPr>
            <w:tcW w:w="895" w:type="dxa"/>
          </w:tcPr>
          <w:p w14:paraId="696CE931" w14:textId="40A0B456" w:rsidR="001B704E" w:rsidRDefault="001B704E" w:rsidP="008077F1">
            <w:r>
              <w:t>Number</w:t>
            </w:r>
          </w:p>
        </w:tc>
        <w:tc>
          <w:tcPr>
            <w:tcW w:w="2221" w:type="dxa"/>
          </w:tcPr>
          <w:p w14:paraId="123AF7E9" w14:textId="7A09B880" w:rsidR="001B704E" w:rsidRDefault="001B704E" w:rsidP="008077F1">
            <w:r>
              <w:t>Attachment Name</w:t>
            </w:r>
          </w:p>
        </w:tc>
        <w:tc>
          <w:tcPr>
            <w:tcW w:w="1558" w:type="dxa"/>
          </w:tcPr>
          <w:p w14:paraId="7B4569D3" w14:textId="736601CF" w:rsidR="001B704E" w:rsidRDefault="001B704E" w:rsidP="008077F1">
            <w:r>
              <w:t>Attachment Description</w:t>
            </w:r>
          </w:p>
        </w:tc>
        <w:tc>
          <w:tcPr>
            <w:tcW w:w="1558" w:type="dxa"/>
          </w:tcPr>
          <w:p w14:paraId="30F9CF18" w14:textId="3C9A61FC" w:rsidR="001B704E" w:rsidRDefault="001B704E" w:rsidP="008077F1">
            <w:r>
              <w:t>Reference Identifier</w:t>
            </w:r>
          </w:p>
        </w:tc>
        <w:tc>
          <w:tcPr>
            <w:tcW w:w="1559" w:type="dxa"/>
          </w:tcPr>
          <w:p w14:paraId="7A8AA6E7" w14:textId="17F6C9E1" w:rsidR="001B704E" w:rsidRDefault="001B704E" w:rsidP="008077F1">
            <w:r>
              <w:t>Date</w:t>
            </w:r>
          </w:p>
        </w:tc>
        <w:tc>
          <w:tcPr>
            <w:tcW w:w="1559" w:type="dxa"/>
          </w:tcPr>
          <w:p w14:paraId="3431EE4B" w14:textId="1BD3CE6D" w:rsidR="001B704E" w:rsidRDefault="001B704E" w:rsidP="008077F1">
            <w:r>
              <w:t>Line Item</w:t>
            </w:r>
          </w:p>
        </w:tc>
      </w:tr>
      <w:tr w:rsidR="00A22C55" w14:paraId="1BAA2EB6" w14:textId="77777777" w:rsidTr="001B704E">
        <w:tc>
          <w:tcPr>
            <w:tcW w:w="895" w:type="dxa"/>
          </w:tcPr>
          <w:p w14:paraId="7AC7143F" w14:textId="66FA3503" w:rsidR="00A22C55" w:rsidRDefault="00A22C55" w:rsidP="00A22C55">
            <w:r>
              <w:t>0</w:t>
            </w:r>
            <w:r>
              <w:t>1</w:t>
            </w:r>
          </w:p>
        </w:tc>
        <w:tc>
          <w:tcPr>
            <w:tcW w:w="2221" w:type="dxa"/>
          </w:tcPr>
          <w:p w14:paraId="4260A38E" w14:textId="4F9BD10A" w:rsidR="00A22C55" w:rsidRDefault="00A22C55" w:rsidP="00A22C55">
            <w:r w:rsidRPr="001B704E">
              <w:t>Exhibit 1-Addendum to 52.212-1</w:t>
            </w:r>
          </w:p>
        </w:tc>
        <w:tc>
          <w:tcPr>
            <w:tcW w:w="1558" w:type="dxa"/>
          </w:tcPr>
          <w:p w14:paraId="106F635E" w14:textId="035F58D2" w:rsidR="00A22C55" w:rsidRDefault="00A22C55" w:rsidP="00A22C55">
            <w:r w:rsidRPr="001B704E">
              <w:t>Addendum to 52.212-1</w:t>
            </w:r>
          </w:p>
        </w:tc>
        <w:tc>
          <w:tcPr>
            <w:tcW w:w="1558" w:type="dxa"/>
          </w:tcPr>
          <w:p w14:paraId="1C43CC64" w14:textId="6F79DF0B" w:rsidR="00A22C55" w:rsidRDefault="00A22C55" w:rsidP="00A22C55">
            <w:r w:rsidRPr="001B704E">
              <w:t>Exhibit 1-Addendum to 52.212-1</w:t>
            </w:r>
          </w:p>
        </w:tc>
        <w:tc>
          <w:tcPr>
            <w:tcW w:w="1559" w:type="dxa"/>
          </w:tcPr>
          <w:p w14:paraId="7004D77D" w14:textId="21B1F439" w:rsidR="00A22C55" w:rsidRDefault="00A22C55" w:rsidP="00A22C55">
            <w:r>
              <w:t>24 Nov 2025</w:t>
            </w:r>
          </w:p>
        </w:tc>
        <w:tc>
          <w:tcPr>
            <w:tcW w:w="1559" w:type="dxa"/>
          </w:tcPr>
          <w:p w14:paraId="04CBDB56" w14:textId="7C35B21A" w:rsidR="00A22C55" w:rsidRDefault="00A22C55" w:rsidP="00A22C55">
            <w:r>
              <w:t>0001</w:t>
            </w:r>
          </w:p>
        </w:tc>
      </w:tr>
      <w:tr w:rsidR="00A22C55" w14:paraId="6DA10302" w14:textId="77777777" w:rsidTr="001B704E">
        <w:tc>
          <w:tcPr>
            <w:tcW w:w="895" w:type="dxa"/>
          </w:tcPr>
          <w:p w14:paraId="73E4F65D" w14:textId="0ABBA8C7" w:rsidR="00A22C55" w:rsidRDefault="00A22C55" w:rsidP="00A22C55">
            <w:r>
              <w:t>0</w:t>
            </w:r>
            <w:r>
              <w:t>2</w:t>
            </w:r>
          </w:p>
        </w:tc>
        <w:tc>
          <w:tcPr>
            <w:tcW w:w="2221" w:type="dxa"/>
          </w:tcPr>
          <w:p w14:paraId="31CC4659" w14:textId="0C03EC8D" w:rsidR="00A22C55" w:rsidRDefault="00A22C55" w:rsidP="00A22C55">
            <w:r w:rsidRPr="001B704E">
              <w:t>Exhibit 2-Addendum to 52.212-2</w:t>
            </w:r>
          </w:p>
        </w:tc>
        <w:tc>
          <w:tcPr>
            <w:tcW w:w="1558" w:type="dxa"/>
          </w:tcPr>
          <w:p w14:paraId="04B381DA" w14:textId="16A96993" w:rsidR="00A22C55" w:rsidRDefault="00A22C55" w:rsidP="00A22C55">
            <w:r w:rsidRPr="001B704E">
              <w:t>Addendum to 52.212-</w:t>
            </w:r>
            <w:r>
              <w:t>2</w:t>
            </w:r>
          </w:p>
        </w:tc>
        <w:tc>
          <w:tcPr>
            <w:tcW w:w="1558" w:type="dxa"/>
          </w:tcPr>
          <w:p w14:paraId="7589408A" w14:textId="316EA1C8" w:rsidR="00A22C55" w:rsidRDefault="00A22C55" w:rsidP="00A22C55">
            <w:r w:rsidRPr="001B704E">
              <w:t>Exhibit 2-Addendum to 52.212-2</w:t>
            </w:r>
          </w:p>
        </w:tc>
        <w:tc>
          <w:tcPr>
            <w:tcW w:w="1559" w:type="dxa"/>
          </w:tcPr>
          <w:p w14:paraId="2D7DDEC0" w14:textId="0ADDC550" w:rsidR="00A22C55" w:rsidRDefault="00A22C55" w:rsidP="00A22C55">
            <w:r w:rsidRPr="00721801">
              <w:t>24 Nov 2025</w:t>
            </w:r>
          </w:p>
        </w:tc>
        <w:tc>
          <w:tcPr>
            <w:tcW w:w="1559" w:type="dxa"/>
          </w:tcPr>
          <w:p w14:paraId="50D745E3" w14:textId="66D8E617" w:rsidR="00A22C55" w:rsidRDefault="00A22C55" w:rsidP="00A22C55">
            <w:r>
              <w:t>0001</w:t>
            </w:r>
          </w:p>
        </w:tc>
      </w:tr>
      <w:tr w:rsidR="00A22C55" w14:paraId="1264D13E" w14:textId="77777777" w:rsidTr="001B704E">
        <w:tc>
          <w:tcPr>
            <w:tcW w:w="895" w:type="dxa"/>
          </w:tcPr>
          <w:p w14:paraId="7074D30A" w14:textId="1A8B66CD" w:rsidR="00A22C55" w:rsidRDefault="00A22C55" w:rsidP="00A22C55">
            <w:r>
              <w:t>03</w:t>
            </w:r>
          </w:p>
        </w:tc>
        <w:tc>
          <w:tcPr>
            <w:tcW w:w="2221" w:type="dxa"/>
          </w:tcPr>
          <w:p w14:paraId="4CD1263C" w14:textId="5A1D82E9" w:rsidR="00A22C55" w:rsidRDefault="00A22C55" w:rsidP="00A22C55">
            <w:r w:rsidRPr="001B704E">
              <w:t>Attachment-1-SOW-Checklist</w:t>
            </w:r>
          </w:p>
        </w:tc>
        <w:tc>
          <w:tcPr>
            <w:tcW w:w="1558" w:type="dxa"/>
          </w:tcPr>
          <w:p w14:paraId="0EB4B287" w14:textId="5BE01CCD" w:rsidR="00A22C55" w:rsidRDefault="00A22C55" w:rsidP="00A22C55">
            <w:r>
              <w:t>Scope of Work</w:t>
            </w:r>
          </w:p>
        </w:tc>
        <w:tc>
          <w:tcPr>
            <w:tcW w:w="1558" w:type="dxa"/>
          </w:tcPr>
          <w:p w14:paraId="453199A5" w14:textId="7C414800" w:rsidR="00A22C55" w:rsidRDefault="00A22C55" w:rsidP="00A22C55">
            <w:r w:rsidRPr="001B704E">
              <w:t>Attachment-1-SOW-Checklist</w:t>
            </w:r>
          </w:p>
        </w:tc>
        <w:tc>
          <w:tcPr>
            <w:tcW w:w="1559" w:type="dxa"/>
          </w:tcPr>
          <w:p w14:paraId="1AE0160D" w14:textId="78E7565D" w:rsidR="00A22C55" w:rsidRDefault="00A22C55" w:rsidP="00A22C55">
            <w:r w:rsidRPr="00721801">
              <w:t>24 Nov 2025</w:t>
            </w:r>
          </w:p>
        </w:tc>
        <w:tc>
          <w:tcPr>
            <w:tcW w:w="1559" w:type="dxa"/>
          </w:tcPr>
          <w:p w14:paraId="21BAB2A9" w14:textId="7AC54C2F" w:rsidR="00A22C55" w:rsidRDefault="00A22C55" w:rsidP="00A22C55">
            <w:r>
              <w:t>0001</w:t>
            </w:r>
          </w:p>
        </w:tc>
      </w:tr>
      <w:tr w:rsidR="00A22C55" w14:paraId="3FBB4F7B" w14:textId="77777777" w:rsidTr="001B704E">
        <w:tc>
          <w:tcPr>
            <w:tcW w:w="895" w:type="dxa"/>
          </w:tcPr>
          <w:p w14:paraId="40BBF4D1" w14:textId="4871C740" w:rsidR="00A22C55" w:rsidRDefault="00A22C55" w:rsidP="00A22C55">
            <w:r>
              <w:t>04</w:t>
            </w:r>
          </w:p>
        </w:tc>
        <w:tc>
          <w:tcPr>
            <w:tcW w:w="2221" w:type="dxa"/>
          </w:tcPr>
          <w:p w14:paraId="05ABBFBC" w14:textId="375A53FA" w:rsidR="00A22C55" w:rsidRDefault="00A22C55" w:rsidP="00A22C55">
            <w:r w:rsidRPr="001B704E">
              <w:t>Attachment-2-Pricing-Sheet</w:t>
            </w:r>
          </w:p>
        </w:tc>
        <w:tc>
          <w:tcPr>
            <w:tcW w:w="1558" w:type="dxa"/>
          </w:tcPr>
          <w:p w14:paraId="28E73F8D" w14:textId="5C41027A" w:rsidR="00A22C55" w:rsidRDefault="00A22C55" w:rsidP="00A22C55">
            <w:r>
              <w:t>Pricing Sheet</w:t>
            </w:r>
          </w:p>
        </w:tc>
        <w:tc>
          <w:tcPr>
            <w:tcW w:w="1558" w:type="dxa"/>
          </w:tcPr>
          <w:p w14:paraId="4A7DDD2A" w14:textId="6F7419BD" w:rsidR="00A22C55" w:rsidRDefault="00A22C55" w:rsidP="00A22C55">
            <w:r w:rsidRPr="001B704E">
              <w:t>Attachment-2-Pricing-Sheet</w:t>
            </w:r>
          </w:p>
        </w:tc>
        <w:tc>
          <w:tcPr>
            <w:tcW w:w="1559" w:type="dxa"/>
          </w:tcPr>
          <w:p w14:paraId="599A5F09" w14:textId="5DE938DA" w:rsidR="00A22C55" w:rsidRDefault="00A22C55" w:rsidP="00A22C55">
            <w:r w:rsidRPr="00721801">
              <w:t>24 Nov 2025</w:t>
            </w:r>
          </w:p>
        </w:tc>
        <w:tc>
          <w:tcPr>
            <w:tcW w:w="1559" w:type="dxa"/>
          </w:tcPr>
          <w:p w14:paraId="123CC0C0" w14:textId="30DAAC78" w:rsidR="00A22C55" w:rsidRDefault="00A22C55" w:rsidP="00A22C55">
            <w:r>
              <w:t>0001</w:t>
            </w:r>
          </w:p>
        </w:tc>
      </w:tr>
      <w:tr w:rsidR="00A22C55" w14:paraId="57246379" w14:textId="77777777" w:rsidTr="001B704E">
        <w:tc>
          <w:tcPr>
            <w:tcW w:w="895" w:type="dxa"/>
          </w:tcPr>
          <w:p w14:paraId="0FE4F156" w14:textId="20DBD46D" w:rsidR="00A22C55" w:rsidRDefault="00A22C55" w:rsidP="00A22C55">
            <w:r>
              <w:t>05</w:t>
            </w:r>
          </w:p>
        </w:tc>
        <w:tc>
          <w:tcPr>
            <w:tcW w:w="2221" w:type="dxa"/>
          </w:tcPr>
          <w:p w14:paraId="5D0B26F0" w14:textId="261A9785" w:rsidR="00A22C55" w:rsidRDefault="00A22C55" w:rsidP="00A22C55">
            <w:r w:rsidRPr="001B704E">
              <w:t>Attachment-3-QASP</w:t>
            </w:r>
          </w:p>
        </w:tc>
        <w:tc>
          <w:tcPr>
            <w:tcW w:w="1558" w:type="dxa"/>
          </w:tcPr>
          <w:p w14:paraId="0FE1B5F5" w14:textId="16A049B3" w:rsidR="00A22C55" w:rsidRDefault="00A22C55" w:rsidP="00A22C55">
            <w:r>
              <w:t xml:space="preserve">Quality Assurance Surveillance Plan </w:t>
            </w:r>
          </w:p>
        </w:tc>
        <w:tc>
          <w:tcPr>
            <w:tcW w:w="1558" w:type="dxa"/>
          </w:tcPr>
          <w:p w14:paraId="610E39A4" w14:textId="540C5DAC" w:rsidR="00A22C55" w:rsidRDefault="00A22C55" w:rsidP="00A22C55">
            <w:r w:rsidRPr="001B704E">
              <w:t>Attachment-3-QASP</w:t>
            </w:r>
          </w:p>
        </w:tc>
        <w:tc>
          <w:tcPr>
            <w:tcW w:w="1559" w:type="dxa"/>
          </w:tcPr>
          <w:p w14:paraId="79C626E9" w14:textId="5736E1D4" w:rsidR="00A22C55" w:rsidRDefault="00A22C55" w:rsidP="00A22C55">
            <w:r w:rsidRPr="00721801">
              <w:t>24 Nov 2025</w:t>
            </w:r>
          </w:p>
        </w:tc>
        <w:tc>
          <w:tcPr>
            <w:tcW w:w="1559" w:type="dxa"/>
          </w:tcPr>
          <w:p w14:paraId="41CFACC9" w14:textId="7369A30F" w:rsidR="00A22C55" w:rsidRDefault="00A22C55" w:rsidP="00A22C55">
            <w:r>
              <w:t>0001</w:t>
            </w:r>
          </w:p>
        </w:tc>
      </w:tr>
      <w:tr w:rsidR="00A22C55" w14:paraId="63C8F15E" w14:textId="77777777" w:rsidTr="001B704E">
        <w:tc>
          <w:tcPr>
            <w:tcW w:w="895" w:type="dxa"/>
          </w:tcPr>
          <w:p w14:paraId="2A090B99" w14:textId="0BBE3929" w:rsidR="00A22C55" w:rsidRDefault="00A22C55" w:rsidP="00A22C55">
            <w:r>
              <w:t>06</w:t>
            </w:r>
          </w:p>
        </w:tc>
        <w:tc>
          <w:tcPr>
            <w:tcW w:w="2221" w:type="dxa"/>
          </w:tcPr>
          <w:p w14:paraId="380EC2FA" w14:textId="26D7E39B" w:rsidR="00A22C55" w:rsidRDefault="00A22C55" w:rsidP="00A22C55">
            <w:r w:rsidRPr="001B704E">
              <w:t>Attachment-4-DHA Cyber Logistics Cybersecurity - Risk Management  Framework</w:t>
            </w:r>
          </w:p>
        </w:tc>
        <w:tc>
          <w:tcPr>
            <w:tcW w:w="1558" w:type="dxa"/>
          </w:tcPr>
          <w:p w14:paraId="295AB4DB" w14:textId="7483CA08" w:rsidR="00A22C55" w:rsidRDefault="00A22C55" w:rsidP="00A22C55">
            <w:r>
              <w:t>Risk Management Framework</w:t>
            </w:r>
          </w:p>
        </w:tc>
        <w:tc>
          <w:tcPr>
            <w:tcW w:w="1558" w:type="dxa"/>
          </w:tcPr>
          <w:p w14:paraId="17D90CB4" w14:textId="79726C9E" w:rsidR="00A22C55" w:rsidRDefault="00A22C55" w:rsidP="00A22C55">
            <w:r w:rsidRPr="001B704E">
              <w:t>Attachment-4-DHA Cyber Logistics Cybersecurity - Risk Management  Framework</w:t>
            </w:r>
          </w:p>
        </w:tc>
        <w:tc>
          <w:tcPr>
            <w:tcW w:w="1559" w:type="dxa"/>
          </w:tcPr>
          <w:p w14:paraId="7CC91261" w14:textId="6F826BA9" w:rsidR="00A22C55" w:rsidRDefault="00A22C55" w:rsidP="00A22C55">
            <w:r w:rsidRPr="00721801">
              <w:t>24 Nov 2025</w:t>
            </w:r>
          </w:p>
        </w:tc>
        <w:tc>
          <w:tcPr>
            <w:tcW w:w="1559" w:type="dxa"/>
          </w:tcPr>
          <w:p w14:paraId="48D30DE5" w14:textId="6D067BE1" w:rsidR="00A22C55" w:rsidRDefault="00A22C55" w:rsidP="00A22C55">
            <w:r>
              <w:t>0001</w:t>
            </w:r>
          </w:p>
        </w:tc>
      </w:tr>
      <w:tr w:rsidR="00A22C55" w14:paraId="0B4836C9" w14:textId="77777777" w:rsidTr="001B704E">
        <w:tc>
          <w:tcPr>
            <w:tcW w:w="895" w:type="dxa"/>
          </w:tcPr>
          <w:p w14:paraId="2EE0818F" w14:textId="6B09177A" w:rsidR="00A22C55" w:rsidRDefault="00A22C55" w:rsidP="00A22C55">
            <w:r>
              <w:t>07</w:t>
            </w:r>
          </w:p>
        </w:tc>
        <w:tc>
          <w:tcPr>
            <w:tcW w:w="2221" w:type="dxa"/>
          </w:tcPr>
          <w:p w14:paraId="75D71FB1" w14:textId="18196912" w:rsidR="00A22C55" w:rsidRDefault="00A22C55" w:rsidP="00A22C55">
            <w:r w:rsidRPr="001B704E">
              <w:t>Attachment-5-Medical Device and Equipment Risk Assessment</w:t>
            </w:r>
          </w:p>
        </w:tc>
        <w:tc>
          <w:tcPr>
            <w:tcW w:w="1558" w:type="dxa"/>
          </w:tcPr>
          <w:p w14:paraId="58E7B3D9" w14:textId="4FC42454" w:rsidR="00A22C55" w:rsidRDefault="00A22C55" w:rsidP="00A22C55">
            <w:r>
              <w:t>MDERA</w:t>
            </w:r>
          </w:p>
        </w:tc>
        <w:tc>
          <w:tcPr>
            <w:tcW w:w="1558" w:type="dxa"/>
          </w:tcPr>
          <w:p w14:paraId="4BEB710F" w14:textId="35BDE123" w:rsidR="00A22C55" w:rsidRDefault="00A22C55" w:rsidP="00A22C55">
            <w:r w:rsidRPr="001B704E">
              <w:t>Attachment-5-Medical Device and Equipment Risk Assessment</w:t>
            </w:r>
          </w:p>
        </w:tc>
        <w:tc>
          <w:tcPr>
            <w:tcW w:w="1559" w:type="dxa"/>
          </w:tcPr>
          <w:p w14:paraId="225D3580" w14:textId="796936F1" w:rsidR="00A22C55" w:rsidRDefault="00A22C55" w:rsidP="00A22C55">
            <w:r w:rsidRPr="00721801">
              <w:t>24 Nov 2025</w:t>
            </w:r>
          </w:p>
        </w:tc>
        <w:tc>
          <w:tcPr>
            <w:tcW w:w="1559" w:type="dxa"/>
          </w:tcPr>
          <w:p w14:paraId="6CDA3C4D" w14:textId="641AEFDB" w:rsidR="00A22C55" w:rsidRDefault="00A22C55" w:rsidP="00A22C55">
            <w:r>
              <w:t>0001</w:t>
            </w:r>
          </w:p>
        </w:tc>
      </w:tr>
    </w:tbl>
    <w:p w14:paraId="2FD5677B" w14:textId="1EC1699D" w:rsidR="001B704E" w:rsidRPr="00FA216F" w:rsidRDefault="001B704E" w:rsidP="008077F1">
      <w:pPr>
        <w:spacing w:after="0" w:line="240" w:lineRule="auto"/>
      </w:pPr>
    </w:p>
    <w:p w14:paraId="2493969E" w14:textId="77777777" w:rsidR="008077F1" w:rsidRDefault="008077F1" w:rsidP="008077F1">
      <w:pPr>
        <w:spacing w:after="0" w:line="240" w:lineRule="auto"/>
      </w:pPr>
    </w:p>
    <w:bookmarkEnd w:id="0"/>
    <w:p w14:paraId="4D05E0F9" w14:textId="77777777" w:rsidR="00D81E27" w:rsidRDefault="00D81E27" w:rsidP="008077F1">
      <w:pPr>
        <w:spacing w:after="0" w:line="240" w:lineRule="auto"/>
      </w:pPr>
    </w:p>
    <w:sectPr w:rsidR="00D81E27" w:rsidSect="00C41CAF">
      <w:headerReference w:type="default" r:id="rId21"/>
      <w:footerReference w:type="default" r:id="rId22"/>
      <w:footerReference w:type="first" r:id="rId23"/>
      <w:pgSz w:w="12240" w:h="15840" w:code="1"/>
      <w:pgMar w:top="1440" w:right="1440" w:bottom="1440" w:left="1440" w:header="720" w:footer="720" w:gutter="0"/>
      <w:cols w:space="720"/>
      <w:titlePg/>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 w:author="Teel, Matthew D CIV DHA DHA CONTRACTING ACT (USA)" w:date="2025-11-06T20:30:00Z" w:initials="MT">
    <w:p w14:paraId="4F060903" w14:textId="77777777" w:rsidR="00D46C70" w:rsidRDefault="00D46C70" w:rsidP="00D46C70">
      <w:pPr>
        <w:pStyle w:val="CommentText"/>
      </w:pPr>
      <w:r>
        <w:rPr>
          <w:rStyle w:val="CommentReference"/>
        </w:rPr>
        <w:annotationRef/>
      </w:r>
      <w:r>
        <w:t xml:space="preserve">First time use.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F060903"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50BA0B3" w16cex:dateUtc="2025-11-07T01: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F060903" w16cid:durableId="450BA0B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104584" w14:textId="77777777" w:rsidR="009D48D8" w:rsidRDefault="00AF7A0D">
      <w:pPr>
        <w:spacing w:after="0" w:line="240" w:lineRule="auto"/>
      </w:pPr>
      <w:r>
        <w:separator/>
      </w:r>
    </w:p>
  </w:endnote>
  <w:endnote w:type="continuationSeparator" w:id="0">
    <w:p w14:paraId="2B497469" w14:textId="77777777" w:rsidR="009D48D8" w:rsidRDefault="00AF7A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ms Rmn">
    <w:altName w:val="Times New Roman"/>
    <w:panose1 w:val="02020603040505020304"/>
    <w:charset w:val="00"/>
    <w:family w:val="roman"/>
    <w:pitch w:val="variable"/>
    <w:sig w:usb0="00000003" w:usb1="00000000" w:usb2="00000000" w:usb3="00000000" w:csb0="00000001" w:csb1="00000000"/>
  </w:font>
  <w:font w:name="Century Schoolbook">
    <w:altName w:val="Century Schoolbook"/>
    <w:panose1 w:val="0204060405050502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2378506"/>
      <w:docPartObj>
        <w:docPartGallery w:val="Page Numbers (Bottom of Page)"/>
        <w:docPartUnique/>
      </w:docPartObj>
    </w:sdtPr>
    <w:sdtContent>
      <w:sdt>
        <w:sdtPr>
          <w:id w:val="1728636285"/>
          <w:docPartObj>
            <w:docPartGallery w:val="Page Numbers (Top of Page)"/>
            <w:docPartUnique/>
          </w:docPartObj>
        </w:sdtPr>
        <w:sdtContent>
          <w:p w14:paraId="11849F78" w14:textId="3CAFA49F" w:rsidR="00C41CAF" w:rsidRDefault="00C41CAF">
            <w:pPr>
              <w:pStyle w:val="Footer"/>
              <w:jc w:val="center"/>
            </w:pPr>
            <w:r w:rsidRPr="00C41CAF">
              <w:t xml:space="preserve">Page </w:t>
            </w:r>
            <w:r w:rsidRPr="00C41CAF">
              <w:rPr>
                <w:b/>
                <w:bCs/>
              </w:rPr>
              <w:fldChar w:fldCharType="begin"/>
            </w:r>
            <w:r w:rsidRPr="00C41CAF">
              <w:rPr>
                <w:b/>
                <w:bCs/>
              </w:rPr>
              <w:instrText xml:space="preserve"> PAGE </w:instrText>
            </w:r>
            <w:r w:rsidRPr="00C41CAF">
              <w:rPr>
                <w:b/>
                <w:bCs/>
              </w:rPr>
              <w:fldChar w:fldCharType="separate"/>
            </w:r>
            <w:r w:rsidRPr="00C41CAF">
              <w:rPr>
                <w:b/>
                <w:bCs/>
                <w:noProof/>
              </w:rPr>
              <w:t>2</w:t>
            </w:r>
            <w:r w:rsidRPr="00C41CAF">
              <w:rPr>
                <w:b/>
                <w:bCs/>
              </w:rPr>
              <w:fldChar w:fldCharType="end"/>
            </w:r>
            <w:r w:rsidRPr="00C41CAF">
              <w:t xml:space="preserve"> of </w:t>
            </w:r>
            <w:r w:rsidRPr="00C41CAF">
              <w:rPr>
                <w:b/>
                <w:bCs/>
              </w:rPr>
              <w:fldChar w:fldCharType="begin"/>
            </w:r>
            <w:r w:rsidRPr="00C41CAF">
              <w:rPr>
                <w:b/>
                <w:bCs/>
              </w:rPr>
              <w:instrText xml:space="preserve"> NUMPAGES  </w:instrText>
            </w:r>
            <w:r w:rsidRPr="00C41CAF">
              <w:rPr>
                <w:b/>
                <w:bCs/>
              </w:rPr>
              <w:fldChar w:fldCharType="separate"/>
            </w:r>
            <w:r w:rsidRPr="00C41CAF">
              <w:rPr>
                <w:b/>
                <w:bCs/>
                <w:noProof/>
              </w:rPr>
              <w:t>2</w:t>
            </w:r>
            <w:r w:rsidRPr="00C41CAF">
              <w:rPr>
                <w:b/>
                <w:bCs/>
              </w:rPr>
              <w:fldChar w:fldCharType="end"/>
            </w:r>
          </w:p>
        </w:sdtContent>
      </w:sdt>
    </w:sdtContent>
  </w:sdt>
  <w:p w14:paraId="193375AB" w14:textId="77777777" w:rsidR="00C41CAF" w:rsidRDefault="00C41CA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8864086"/>
      <w:docPartObj>
        <w:docPartGallery w:val="Page Numbers (Bottom of Page)"/>
        <w:docPartUnique/>
      </w:docPartObj>
    </w:sdtPr>
    <w:sdtContent>
      <w:sdt>
        <w:sdtPr>
          <w:id w:val="-1724135649"/>
          <w:docPartObj>
            <w:docPartGallery w:val="Page Numbers (Top of Page)"/>
            <w:docPartUnique/>
          </w:docPartObj>
        </w:sdtPr>
        <w:sdtContent>
          <w:p w14:paraId="22E771CA" w14:textId="3C172706" w:rsidR="00C41CAF" w:rsidRPr="00C41CAF" w:rsidRDefault="00C41CAF">
            <w:pPr>
              <w:pStyle w:val="Footer"/>
              <w:jc w:val="center"/>
            </w:pPr>
            <w:r w:rsidRPr="00C41CAF">
              <w:t xml:space="preserve">Page </w:t>
            </w:r>
            <w:r w:rsidRPr="00C41CAF">
              <w:rPr>
                <w:b/>
                <w:bCs/>
              </w:rPr>
              <w:fldChar w:fldCharType="begin"/>
            </w:r>
            <w:r w:rsidRPr="00C41CAF">
              <w:rPr>
                <w:b/>
                <w:bCs/>
              </w:rPr>
              <w:instrText xml:space="preserve"> PAGE </w:instrText>
            </w:r>
            <w:r w:rsidRPr="00C41CAF">
              <w:rPr>
                <w:b/>
                <w:bCs/>
              </w:rPr>
              <w:fldChar w:fldCharType="separate"/>
            </w:r>
            <w:r w:rsidRPr="00C41CAF">
              <w:rPr>
                <w:b/>
                <w:bCs/>
                <w:noProof/>
              </w:rPr>
              <w:t>2</w:t>
            </w:r>
            <w:r w:rsidRPr="00C41CAF">
              <w:rPr>
                <w:b/>
                <w:bCs/>
              </w:rPr>
              <w:fldChar w:fldCharType="end"/>
            </w:r>
            <w:r w:rsidRPr="00C41CAF">
              <w:t xml:space="preserve"> of </w:t>
            </w:r>
            <w:r w:rsidRPr="00C41CAF">
              <w:rPr>
                <w:b/>
                <w:bCs/>
              </w:rPr>
              <w:fldChar w:fldCharType="begin"/>
            </w:r>
            <w:r w:rsidRPr="00C41CAF">
              <w:rPr>
                <w:b/>
                <w:bCs/>
              </w:rPr>
              <w:instrText xml:space="preserve"> NUMPAGES  </w:instrText>
            </w:r>
            <w:r w:rsidRPr="00C41CAF">
              <w:rPr>
                <w:b/>
                <w:bCs/>
              </w:rPr>
              <w:fldChar w:fldCharType="separate"/>
            </w:r>
            <w:r w:rsidRPr="00C41CAF">
              <w:rPr>
                <w:b/>
                <w:bCs/>
                <w:noProof/>
              </w:rPr>
              <w:t>2</w:t>
            </w:r>
            <w:r w:rsidRPr="00C41CAF">
              <w:rPr>
                <w:b/>
                <w:bCs/>
              </w:rPr>
              <w:fldChar w:fldCharType="end"/>
            </w:r>
          </w:p>
        </w:sdtContent>
      </w:sdt>
    </w:sdtContent>
  </w:sdt>
  <w:p w14:paraId="205A8B48" w14:textId="77777777" w:rsidR="00C41CAF" w:rsidRPr="00C41CAF" w:rsidRDefault="00C41C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2D85A7" w14:textId="77777777" w:rsidR="009D48D8" w:rsidRDefault="00AF7A0D">
      <w:pPr>
        <w:spacing w:after="0" w:line="240" w:lineRule="auto"/>
      </w:pPr>
      <w:r>
        <w:separator/>
      </w:r>
    </w:p>
  </w:footnote>
  <w:footnote w:type="continuationSeparator" w:id="0">
    <w:p w14:paraId="078A5700" w14:textId="77777777" w:rsidR="009D48D8" w:rsidRDefault="00AF7A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F02EC" w14:textId="0D6E6C98" w:rsidR="00C41CAF" w:rsidRDefault="00C41CAF" w:rsidP="00C41CAF">
    <w:pPr>
      <w:spacing w:after="0" w:line="240" w:lineRule="auto"/>
      <w:rPr>
        <w:rFonts w:eastAsia="Calibri"/>
      </w:rPr>
    </w:pPr>
    <w:r w:rsidRPr="003B0B39">
      <w:rPr>
        <w:rFonts w:eastAsia="Calibri"/>
      </w:rPr>
      <w:t>COMBINED SYNOPSIS/SOLICITATION</w:t>
    </w:r>
    <w:r>
      <w:rPr>
        <w:rFonts w:eastAsia="Calibri"/>
      </w:rPr>
      <w:t xml:space="preserve">: </w:t>
    </w:r>
    <w:r>
      <w:rPr>
        <w:rFonts w:eastAsia="Calibri"/>
      </w:rPr>
      <w:t xml:space="preserve">General Services Administration (GSA) </w:t>
    </w:r>
    <w:r w:rsidRPr="00117DEC">
      <w:rPr>
        <w:rFonts w:eastAsia="Calibri"/>
      </w:rPr>
      <w:t>RFQ1787669</w:t>
    </w:r>
  </w:p>
  <w:p w14:paraId="3BFF0221" w14:textId="77777777" w:rsidR="00C41CAF" w:rsidRDefault="00C41CA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2"/>
    <w:multiLevelType w:val="multilevel"/>
    <w:tmpl w:val="FFFFFFFF"/>
    <w:lvl w:ilvl="0">
      <w:start w:val="1"/>
      <w:numFmt w:val="lowerLetter"/>
      <w:lvlText w:val="(%1)"/>
      <w:lvlJc w:val="left"/>
      <w:pPr>
        <w:ind w:hanging="269"/>
      </w:pPr>
      <w:rPr>
        <w:rFonts w:ascii="Times New Roman" w:hAnsi="Times New Roman" w:cs="Times New Roman"/>
        <w:b w:val="0"/>
        <w:bCs w:val="0"/>
        <w:i w:val="0"/>
        <w:iCs w:val="0"/>
        <w:spacing w:val="0"/>
        <w:w w:val="99"/>
        <w:sz w:val="20"/>
        <w:szCs w:val="20"/>
      </w:rPr>
    </w:lvl>
    <w:lvl w:ilvl="1">
      <w:numFmt w:val="bullet"/>
      <w:lvlText w:val="•"/>
      <w:lvlJc w:val="left"/>
      <w:pPr>
        <w:ind w:left="936" w:hanging="269"/>
      </w:pPr>
    </w:lvl>
    <w:lvl w:ilvl="2">
      <w:numFmt w:val="bullet"/>
      <w:lvlText w:val="•"/>
      <w:lvlJc w:val="left"/>
      <w:pPr>
        <w:ind w:left="1872" w:hanging="269"/>
      </w:pPr>
    </w:lvl>
    <w:lvl w:ilvl="3">
      <w:numFmt w:val="bullet"/>
      <w:lvlText w:val="•"/>
      <w:lvlJc w:val="left"/>
      <w:pPr>
        <w:ind w:left="2808" w:hanging="269"/>
      </w:pPr>
    </w:lvl>
    <w:lvl w:ilvl="4">
      <w:numFmt w:val="bullet"/>
      <w:lvlText w:val="•"/>
      <w:lvlJc w:val="left"/>
      <w:pPr>
        <w:ind w:left="3744" w:hanging="269"/>
      </w:pPr>
    </w:lvl>
    <w:lvl w:ilvl="5">
      <w:numFmt w:val="bullet"/>
      <w:lvlText w:val="•"/>
      <w:lvlJc w:val="left"/>
      <w:pPr>
        <w:ind w:left="4680" w:hanging="269"/>
      </w:pPr>
    </w:lvl>
    <w:lvl w:ilvl="6">
      <w:numFmt w:val="bullet"/>
      <w:lvlText w:val="•"/>
      <w:lvlJc w:val="left"/>
      <w:pPr>
        <w:ind w:left="5616" w:hanging="269"/>
      </w:pPr>
    </w:lvl>
    <w:lvl w:ilvl="7">
      <w:numFmt w:val="bullet"/>
      <w:lvlText w:val="•"/>
      <w:lvlJc w:val="left"/>
      <w:pPr>
        <w:ind w:left="6552" w:hanging="269"/>
      </w:pPr>
    </w:lvl>
    <w:lvl w:ilvl="8">
      <w:numFmt w:val="bullet"/>
      <w:lvlText w:val="•"/>
      <w:lvlJc w:val="left"/>
      <w:pPr>
        <w:ind w:left="7488" w:hanging="269"/>
      </w:pPr>
    </w:lvl>
  </w:abstractNum>
  <w:abstractNum w:abstractNumId="1" w15:restartNumberingAfterBreak="0">
    <w:nsid w:val="00000403"/>
    <w:multiLevelType w:val="multilevel"/>
    <w:tmpl w:val="FFFFFFFF"/>
    <w:lvl w:ilvl="0">
      <w:start w:val="1"/>
      <w:numFmt w:val="lowerLetter"/>
      <w:lvlText w:val="(%1)"/>
      <w:lvlJc w:val="left"/>
      <w:pPr>
        <w:ind w:left="273" w:hanging="273"/>
      </w:pPr>
      <w:rPr>
        <w:rFonts w:ascii="Times New Roman" w:hAnsi="Times New Roman" w:cs="Times New Roman"/>
        <w:b w:val="0"/>
        <w:bCs w:val="0"/>
        <w:i w:val="0"/>
        <w:iCs w:val="0"/>
        <w:spacing w:val="0"/>
        <w:w w:val="99"/>
        <w:sz w:val="20"/>
        <w:szCs w:val="20"/>
      </w:rPr>
    </w:lvl>
    <w:lvl w:ilvl="1">
      <w:numFmt w:val="bullet"/>
      <w:lvlText w:val="•"/>
      <w:lvlJc w:val="left"/>
      <w:pPr>
        <w:ind w:left="1188" w:hanging="273"/>
      </w:pPr>
    </w:lvl>
    <w:lvl w:ilvl="2">
      <w:numFmt w:val="bullet"/>
      <w:lvlText w:val="•"/>
      <w:lvlJc w:val="left"/>
      <w:pPr>
        <w:ind w:left="2096" w:hanging="273"/>
      </w:pPr>
    </w:lvl>
    <w:lvl w:ilvl="3">
      <w:numFmt w:val="bullet"/>
      <w:lvlText w:val="•"/>
      <w:lvlJc w:val="left"/>
      <w:pPr>
        <w:ind w:left="3004" w:hanging="273"/>
      </w:pPr>
    </w:lvl>
    <w:lvl w:ilvl="4">
      <w:numFmt w:val="bullet"/>
      <w:lvlText w:val="•"/>
      <w:lvlJc w:val="left"/>
      <w:pPr>
        <w:ind w:left="3912" w:hanging="273"/>
      </w:pPr>
    </w:lvl>
    <w:lvl w:ilvl="5">
      <w:numFmt w:val="bullet"/>
      <w:lvlText w:val="•"/>
      <w:lvlJc w:val="left"/>
      <w:pPr>
        <w:ind w:left="4820" w:hanging="273"/>
      </w:pPr>
    </w:lvl>
    <w:lvl w:ilvl="6">
      <w:numFmt w:val="bullet"/>
      <w:lvlText w:val="•"/>
      <w:lvlJc w:val="left"/>
      <w:pPr>
        <w:ind w:left="5728" w:hanging="273"/>
      </w:pPr>
    </w:lvl>
    <w:lvl w:ilvl="7">
      <w:numFmt w:val="bullet"/>
      <w:lvlText w:val="•"/>
      <w:lvlJc w:val="left"/>
      <w:pPr>
        <w:ind w:left="6636" w:hanging="273"/>
      </w:pPr>
    </w:lvl>
    <w:lvl w:ilvl="8">
      <w:numFmt w:val="bullet"/>
      <w:lvlText w:val="•"/>
      <w:lvlJc w:val="left"/>
      <w:pPr>
        <w:ind w:left="7544" w:hanging="273"/>
      </w:pPr>
    </w:lvl>
  </w:abstractNum>
  <w:abstractNum w:abstractNumId="2" w15:restartNumberingAfterBreak="0">
    <w:nsid w:val="0B1B2ACB"/>
    <w:multiLevelType w:val="multilevel"/>
    <w:tmpl w:val="E2684CB4"/>
    <w:lvl w:ilvl="0">
      <w:start w:val="13"/>
      <w:numFmt w:val="decimal"/>
      <w:lvlText w:val="%1"/>
      <w:lvlJc w:val="left"/>
      <w:pPr>
        <w:ind w:left="360" w:hanging="360"/>
      </w:pPr>
      <w:rPr>
        <w:rFonts w:hint="default"/>
        <w:b/>
      </w:rPr>
    </w:lvl>
    <w:lvl w:ilvl="1">
      <w:start w:val="7"/>
      <w:numFmt w:val="decimal"/>
      <w:lvlText w:val="%1.%2"/>
      <w:lvlJc w:val="left"/>
      <w:pPr>
        <w:ind w:left="360" w:hanging="360"/>
      </w:pPr>
      <w:rPr>
        <w:rFonts w:hint="default"/>
        <w:b w:val="0"/>
        <w:bCs/>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720" w:hanging="72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080" w:hanging="108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3" w15:restartNumberingAfterBreak="0">
    <w:nsid w:val="0E1458E8"/>
    <w:multiLevelType w:val="multilevel"/>
    <w:tmpl w:val="104EF3EC"/>
    <w:lvl w:ilvl="0">
      <w:start w:val="4"/>
      <w:numFmt w:val="decimal"/>
      <w:lvlText w:val="%1.0"/>
      <w:lvlJc w:val="left"/>
      <w:pPr>
        <w:ind w:left="360" w:hanging="360"/>
      </w:pPr>
      <w:rPr>
        <w:rFonts w:hint="default"/>
        <w:b/>
        <w:bCs/>
      </w:rPr>
    </w:lvl>
    <w:lvl w:ilvl="1">
      <w:start w:val="1"/>
      <w:numFmt w:val="decimal"/>
      <w:lvlText w:val="%1.%2"/>
      <w:lvlJc w:val="left"/>
      <w:pPr>
        <w:ind w:left="1080" w:hanging="360"/>
      </w:pPr>
      <w:rPr>
        <w:rFonts w:hint="default"/>
        <w:b w:val="0"/>
        <w:bCs w:val="0"/>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4" w15:restartNumberingAfterBreak="0">
    <w:nsid w:val="154C2A3F"/>
    <w:multiLevelType w:val="multilevel"/>
    <w:tmpl w:val="ED5A4ECC"/>
    <w:lvl w:ilvl="0">
      <w:start w:val="2"/>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5" w15:restartNumberingAfterBreak="0">
    <w:nsid w:val="18942101"/>
    <w:multiLevelType w:val="multilevel"/>
    <w:tmpl w:val="211ED486"/>
    <w:lvl w:ilvl="0">
      <w:start w:val="12"/>
      <w:numFmt w:val="decimal"/>
      <w:lvlText w:val="%1.0"/>
      <w:lvlJc w:val="left"/>
      <w:pPr>
        <w:ind w:left="360" w:hanging="360"/>
      </w:pPr>
      <w:rPr>
        <w:rFonts w:hint="default"/>
        <w:b/>
        <w:bCs/>
      </w:rPr>
    </w:lvl>
    <w:lvl w:ilvl="1">
      <w:start w:val="1"/>
      <w:numFmt w:val="decimal"/>
      <w:lvlText w:val="%1.%2"/>
      <w:lvlJc w:val="left"/>
      <w:pPr>
        <w:ind w:left="1080" w:hanging="360"/>
      </w:pPr>
      <w:rPr>
        <w:rFonts w:hint="default"/>
        <w:b w:val="0"/>
        <w:bCs w:val="0"/>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6" w15:restartNumberingAfterBreak="0">
    <w:nsid w:val="1A2C4D22"/>
    <w:multiLevelType w:val="multilevel"/>
    <w:tmpl w:val="A076411C"/>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7" w15:restartNumberingAfterBreak="0">
    <w:nsid w:val="1DE63EDF"/>
    <w:multiLevelType w:val="singleLevel"/>
    <w:tmpl w:val="FFFFFFFF"/>
    <w:lvl w:ilvl="0">
      <w:start w:val="2"/>
      <w:numFmt w:val="lowerLetter"/>
      <w:lvlText w:val="(%1) "/>
      <w:legacy w:legacy="1" w:legacySpace="0" w:legacyIndent="360"/>
      <w:lvlJc w:val="left"/>
      <w:pPr>
        <w:ind w:left="360" w:hanging="360"/>
      </w:pPr>
      <w:rPr>
        <w:rFonts w:cs="Times New Roman"/>
        <w:b w:val="0"/>
        <w:bCs w:val="0"/>
        <w:i w:val="0"/>
        <w:iCs w:val="0"/>
        <w:sz w:val="20"/>
        <w:szCs w:val="20"/>
      </w:rPr>
    </w:lvl>
  </w:abstractNum>
  <w:abstractNum w:abstractNumId="8" w15:restartNumberingAfterBreak="0">
    <w:nsid w:val="285507B0"/>
    <w:multiLevelType w:val="multilevel"/>
    <w:tmpl w:val="670CA9F0"/>
    <w:lvl w:ilvl="0">
      <w:start w:val="10"/>
      <w:numFmt w:val="decimal"/>
      <w:lvlText w:val="%1.0"/>
      <w:lvlJc w:val="left"/>
      <w:pPr>
        <w:ind w:left="360" w:hanging="360"/>
      </w:pPr>
      <w:rPr>
        <w:rFonts w:hint="default"/>
      </w:rPr>
    </w:lvl>
    <w:lvl w:ilvl="1">
      <w:start w:val="1"/>
      <w:numFmt w:val="decimal"/>
      <w:lvlText w:val="%1.%2"/>
      <w:lvlJc w:val="left"/>
      <w:pPr>
        <w:ind w:left="1080" w:hanging="360"/>
      </w:pPr>
      <w:rPr>
        <w:rFonts w:hint="default"/>
        <w:b w:val="0"/>
        <w:bCs w:val="0"/>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9" w15:restartNumberingAfterBreak="0">
    <w:nsid w:val="36EC4468"/>
    <w:multiLevelType w:val="multilevel"/>
    <w:tmpl w:val="F8A8DFFC"/>
    <w:lvl w:ilvl="0">
      <w:start w:val="5"/>
      <w:numFmt w:val="decimal"/>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val="0"/>
        <w:bCs/>
      </w:rPr>
    </w:lvl>
    <w:lvl w:ilvl="3">
      <w:start w:val="1"/>
      <w:numFmt w:val="decimal"/>
      <w:lvlText w:val="%1.%2.%3.%4"/>
      <w:lvlJc w:val="left"/>
      <w:pPr>
        <w:ind w:left="2880" w:hanging="720"/>
      </w:pPr>
      <w:rPr>
        <w:rFonts w:hint="default"/>
        <w:b/>
      </w:rPr>
    </w:lvl>
    <w:lvl w:ilvl="4">
      <w:start w:val="1"/>
      <w:numFmt w:val="decimal"/>
      <w:lvlText w:val="%1.%2.%3.%4.%5"/>
      <w:lvlJc w:val="left"/>
      <w:pPr>
        <w:ind w:left="3600" w:hanging="72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400" w:hanging="108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10" w15:restartNumberingAfterBreak="0">
    <w:nsid w:val="3B014C0D"/>
    <w:multiLevelType w:val="multilevel"/>
    <w:tmpl w:val="A748231C"/>
    <w:lvl w:ilvl="0">
      <w:start w:val="1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561D4FA3"/>
    <w:multiLevelType w:val="hybridMultilevel"/>
    <w:tmpl w:val="C1AA4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75525FF"/>
    <w:multiLevelType w:val="multilevel"/>
    <w:tmpl w:val="DE8670F0"/>
    <w:lvl w:ilvl="0">
      <w:start w:val="3"/>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3" w15:restartNumberingAfterBreak="0">
    <w:nsid w:val="5CFE52E5"/>
    <w:multiLevelType w:val="multilevel"/>
    <w:tmpl w:val="FCCE03A2"/>
    <w:lvl w:ilvl="0">
      <w:start w:val="9"/>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4" w15:restartNumberingAfterBreak="0">
    <w:nsid w:val="679C236D"/>
    <w:multiLevelType w:val="hybridMultilevel"/>
    <w:tmpl w:val="719CF0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DA22C79"/>
    <w:multiLevelType w:val="hybridMultilevel"/>
    <w:tmpl w:val="9CFE66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1FD5918"/>
    <w:multiLevelType w:val="multilevel"/>
    <w:tmpl w:val="26E20BC0"/>
    <w:lvl w:ilvl="0">
      <w:start w:val="21"/>
      <w:numFmt w:val="decimal"/>
      <w:lvlText w:val="%1.0"/>
      <w:lvlJc w:val="left"/>
      <w:pPr>
        <w:ind w:left="360" w:hanging="360"/>
      </w:pPr>
      <w:rPr>
        <w:rFonts w:hint="default"/>
        <w:b/>
        <w:bCs/>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7" w15:restartNumberingAfterBreak="0">
    <w:nsid w:val="754E0724"/>
    <w:multiLevelType w:val="hybridMultilevel"/>
    <w:tmpl w:val="44A000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542355777">
    <w:abstractNumId w:val="7"/>
  </w:num>
  <w:num w:numId="2" w16cid:durableId="482429493">
    <w:abstractNumId w:val="6"/>
  </w:num>
  <w:num w:numId="3" w16cid:durableId="742992762">
    <w:abstractNumId w:val="4"/>
  </w:num>
  <w:num w:numId="4" w16cid:durableId="366756410">
    <w:abstractNumId w:val="12"/>
  </w:num>
  <w:num w:numId="5" w16cid:durableId="878735897">
    <w:abstractNumId w:val="3"/>
  </w:num>
  <w:num w:numId="6" w16cid:durableId="1700470181">
    <w:abstractNumId w:val="17"/>
  </w:num>
  <w:num w:numId="7" w16cid:durableId="1641299625">
    <w:abstractNumId w:val="13"/>
  </w:num>
  <w:num w:numId="8" w16cid:durableId="1329554154">
    <w:abstractNumId w:val="8"/>
  </w:num>
  <w:num w:numId="9" w16cid:durableId="1458137926">
    <w:abstractNumId w:val="5"/>
  </w:num>
  <w:num w:numId="10" w16cid:durableId="1419055375">
    <w:abstractNumId w:val="9"/>
  </w:num>
  <w:num w:numId="11" w16cid:durableId="502015454">
    <w:abstractNumId w:val="15"/>
  </w:num>
  <w:num w:numId="12" w16cid:durableId="631642019">
    <w:abstractNumId w:val="10"/>
  </w:num>
  <w:num w:numId="13" w16cid:durableId="1706371882">
    <w:abstractNumId w:val="16"/>
  </w:num>
  <w:num w:numId="14" w16cid:durableId="1510950118">
    <w:abstractNumId w:val="14"/>
  </w:num>
  <w:num w:numId="15" w16cid:durableId="1076437960">
    <w:abstractNumId w:val="11"/>
  </w:num>
  <w:num w:numId="16" w16cid:durableId="710615855">
    <w:abstractNumId w:val="2"/>
  </w:num>
  <w:num w:numId="17" w16cid:durableId="115566844">
    <w:abstractNumId w:val="0"/>
  </w:num>
  <w:num w:numId="18" w16cid:durableId="41906100">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eel, Matthew D CIV DHA DHA CONTRACTING ACT (USA)">
    <w15:presenceInfo w15:providerId="AD" w15:userId="S::matthew.d.teel.civ@health.mil::84eb439a-9cf3-4a82-8fc0-7607b70fcaa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77F1"/>
    <w:rsid w:val="00117DEC"/>
    <w:rsid w:val="00124C0A"/>
    <w:rsid w:val="001806FE"/>
    <w:rsid w:val="001B704E"/>
    <w:rsid w:val="003B0B39"/>
    <w:rsid w:val="005A024F"/>
    <w:rsid w:val="00614E4A"/>
    <w:rsid w:val="006A6EA4"/>
    <w:rsid w:val="0070127C"/>
    <w:rsid w:val="007B25E7"/>
    <w:rsid w:val="008071D2"/>
    <w:rsid w:val="008077F1"/>
    <w:rsid w:val="00846A3C"/>
    <w:rsid w:val="009304E9"/>
    <w:rsid w:val="009D48D8"/>
    <w:rsid w:val="00A0440E"/>
    <w:rsid w:val="00A22C55"/>
    <w:rsid w:val="00A45B78"/>
    <w:rsid w:val="00A932ED"/>
    <w:rsid w:val="00AF7A0D"/>
    <w:rsid w:val="00C41CAF"/>
    <w:rsid w:val="00CF1FBE"/>
    <w:rsid w:val="00D46C70"/>
    <w:rsid w:val="00D74E43"/>
    <w:rsid w:val="00D81E27"/>
    <w:rsid w:val="00D81EA9"/>
    <w:rsid w:val="00DD2279"/>
    <w:rsid w:val="00E43AAF"/>
    <w:rsid w:val="00E93B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2A4AA58F"/>
  <w15:chartTrackingRefBased/>
  <w15:docId w15:val="{1766106B-0F11-42D7-9EE1-8DCFB7F8C8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cs="Times New Roman"/>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8077F1"/>
    <w:pPr>
      <w:tabs>
        <w:tab w:val="center" w:pos="4320"/>
        <w:tab w:val="right" w:pos="8640"/>
      </w:tabs>
      <w:autoSpaceDE w:val="0"/>
      <w:autoSpaceDN w:val="0"/>
      <w:spacing w:after="0" w:line="240" w:lineRule="auto"/>
    </w:pPr>
    <w:rPr>
      <w:rFonts w:eastAsiaTheme="minorEastAsia"/>
      <w:szCs w:val="20"/>
    </w:rPr>
  </w:style>
  <w:style w:type="character" w:customStyle="1" w:styleId="HeaderChar">
    <w:name w:val="Header Char"/>
    <w:basedOn w:val="DefaultParagraphFont"/>
    <w:link w:val="Header"/>
    <w:uiPriority w:val="99"/>
    <w:rsid w:val="008077F1"/>
    <w:rPr>
      <w:rFonts w:ascii="Times New Roman" w:eastAsiaTheme="minorEastAsia" w:hAnsi="Times New Roman" w:cs="Times New Roman"/>
      <w:sz w:val="20"/>
      <w:szCs w:val="20"/>
    </w:rPr>
  </w:style>
  <w:style w:type="paragraph" w:styleId="Footer">
    <w:name w:val="footer"/>
    <w:basedOn w:val="Normal"/>
    <w:link w:val="FooterChar"/>
    <w:uiPriority w:val="99"/>
    <w:rsid w:val="008077F1"/>
    <w:pPr>
      <w:tabs>
        <w:tab w:val="center" w:pos="4320"/>
        <w:tab w:val="right" w:pos="8640"/>
      </w:tabs>
      <w:autoSpaceDE w:val="0"/>
      <w:autoSpaceDN w:val="0"/>
      <w:spacing w:after="0" w:line="240" w:lineRule="auto"/>
    </w:pPr>
    <w:rPr>
      <w:rFonts w:eastAsiaTheme="minorEastAsia"/>
      <w:szCs w:val="20"/>
    </w:rPr>
  </w:style>
  <w:style w:type="character" w:customStyle="1" w:styleId="FooterChar">
    <w:name w:val="Footer Char"/>
    <w:basedOn w:val="DefaultParagraphFont"/>
    <w:link w:val="Footer"/>
    <w:uiPriority w:val="99"/>
    <w:rsid w:val="008077F1"/>
    <w:rPr>
      <w:rFonts w:ascii="Times New Roman" w:eastAsiaTheme="minorEastAsia" w:hAnsi="Times New Roman" w:cs="Times New Roman"/>
      <w:sz w:val="20"/>
      <w:szCs w:val="20"/>
    </w:rPr>
  </w:style>
  <w:style w:type="character" w:styleId="PageNumber">
    <w:name w:val="page number"/>
    <w:basedOn w:val="DefaultParagraphFont"/>
    <w:uiPriority w:val="99"/>
    <w:rsid w:val="008077F1"/>
  </w:style>
  <w:style w:type="character" w:styleId="Hyperlink">
    <w:name w:val="Hyperlink"/>
    <w:basedOn w:val="DefaultParagraphFont"/>
    <w:uiPriority w:val="99"/>
    <w:unhideWhenUsed/>
    <w:rsid w:val="008077F1"/>
    <w:rPr>
      <w:rFonts w:cs="Times New Roman"/>
      <w:color w:val="0000FF"/>
      <w:u w:val="single"/>
    </w:rPr>
  </w:style>
  <w:style w:type="paragraph" w:styleId="NormalWeb">
    <w:name w:val="Normal (Web)"/>
    <w:basedOn w:val="Normal"/>
    <w:uiPriority w:val="99"/>
    <w:unhideWhenUsed/>
    <w:rsid w:val="008077F1"/>
    <w:pPr>
      <w:spacing w:before="100" w:beforeAutospacing="1" w:after="100" w:afterAutospacing="1" w:line="240" w:lineRule="auto"/>
    </w:pPr>
    <w:rPr>
      <w:rFonts w:eastAsia="Times New Roman"/>
      <w:sz w:val="24"/>
      <w:szCs w:val="24"/>
    </w:rPr>
  </w:style>
  <w:style w:type="paragraph" w:customStyle="1" w:styleId="SectionTwo">
    <w:name w:val="SectionTwo"/>
    <w:basedOn w:val="Normal"/>
    <w:next w:val="Normal"/>
    <w:uiPriority w:val="99"/>
    <w:rsid w:val="008077F1"/>
    <w:pPr>
      <w:autoSpaceDE w:val="0"/>
      <w:autoSpaceDN w:val="0"/>
      <w:spacing w:after="0" w:line="240" w:lineRule="auto"/>
      <w:ind w:firstLine="360"/>
    </w:pPr>
    <w:rPr>
      <w:rFonts w:eastAsiaTheme="minorEastAsia"/>
      <w:szCs w:val="20"/>
    </w:rPr>
  </w:style>
  <w:style w:type="paragraph" w:styleId="HTMLPreformatted">
    <w:name w:val="HTML Preformatted"/>
    <w:basedOn w:val="Normal"/>
    <w:link w:val="HTMLPreformattedChar"/>
    <w:uiPriority w:val="99"/>
    <w:unhideWhenUsed/>
    <w:rsid w:val="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8077F1"/>
    <w:rPr>
      <w:rFonts w:ascii="Courier New" w:eastAsia="Times New Roman" w:hAnsi="Courier New" w:cs="Courier New"/>
      <w:sz w:val="20"/>
      <w:szCs w:val="20"/>
    </w:rPr>
  </w:style>
  <w:style w:type="paragraph" w:customStyle="1" w:styleId="msonormal0">
    <w:name w:val="msonormal"/>
    <w:basedOn w:val="Normal"/>
    <w:rsid w:val="008077F1"/>
    <w:pPr>
      <w:spacing w:before="100" w:beforeAutospacing="1" w:after="100" w:afterAutospacing="1" w:line="240" w:lineRule="auto"/>
    </w:pPr>
    <w:rPr>
      <w:rFonts w:eastAsia="Times New Roman"/>
      <w:sz w:val="24"/>
      <w:szCs w:val="24"/>
    </w:rPr>
  </w:style>
  <w:style w:type="paragraph" w:styleId="NoSpacing">
    <w:name w:val="No Spacing"/>
    <w:uiPriority w:val="1"/>
    <w:qFormat/>
    <w:rsid w:val="008077F1"/>
    <w:pPr>
      <w:spacing w:after="0" w:line="240" w:lineRule="auto"/>
    </w:pPr>
    <w:rPr>
      <w:rFonts w:ascii="Times New Roman" w:eastAsia="Times New Roman" w:hAnsi="Times New Roman" w:cs="Times New Roman"/>
      <w:sz w:val="20"/>
      <w:szCs w:val="20"/>
    </w:rPr>
  </w:style>
  <w:style w:type="character" w:styleId="UnresolvedMention">
    <w:name w:val="Unresolved Mention"/>
    <w:basedOn w:val="DefaultParagraphFont"/>
    <w:uiPriority w:val="99"/>
    <w:semiHidden/>
    <w:unhideWhenUsed/>
    <w:rsid w:val="00D81EA9"/>
    <w:rPr>
      <w:color w:val="605E5C"/>
      <w:shd w:val="clear" w:color="auto" w:fill="E1DFDD"/>
    </w:rPr>
  </w:style>
  <w:style w:type="table" w:styleId="TableGrid">
    <w:name w:val="Table Grid"/>
    <w:basedOn w:val="TableNormal"/>
    <w:uiPriority w:val="39"/>
    <w:rsid w:val="00D46C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D46C70"/>
    <w:rPr>
      <w:sz w:val="16"/>
      <w:szCs w:val="16"/>
    </w:rPr>
  </w:style>
  <w:style w:type="paragraph" w:styleId="CommentText">
    <w:name w:val="annotation text"/>
    <w:basedOn w:val="Normal"/>
    <w:link w:val="CommentTextChar"/>
    <w:uiPriority w:val="99"/>
    <w:unhideWhenUsed/>
    <w:rsid w:val="00D46C70"/>
    <w:pPr>
      <w:spacing w:line="240" w:lineRule="auto"/>
    </w:pPr>
    <w:rPr>
      <w:rFonts w:asciiTheme="minorHAnsi" w:hAnsiTheme="minorHAnsi" w:cstheme="minorBidi"/>
      <w:szCs w:val="20"/>
    </w:rPr>
  </w:style>
  <w:style w:type="character" w:customStyle="1" w:styleId="CommentTextChar">
    <w:name w:val="Comment Text Char"/>
    <w:basedOn w:val="DefaultParagraphFont"/>
    <w:link w:val="CommentText"/>
    <w:uiPriority w:val="99"/>
    <w:rsid w:val="00D46C70"/>
    <w:rPr>
      <w:sz w:val="20"/>
      <w:szCs w:val="20"/>
    </w:rPr>
  </w:style>
  <w:style w:type="paragraph" w:styleId="ListParagraph">
    <w:name w:val="List Paragraph"/>
    <w:basedOn w:val="Normal"/>
    <w:uiPriority w:val="34"/>
    <w:qFormat/>
    <w:rsid w:val="006A6EA4"/>
    <w:pPr>
      <w:ind w:left="720"/>
      <w:contextualSpacing/>
    </w:pPr>
  </w:style>
  <w:style w:type="paragraph" w:styleId="BodyText">
    <w:name w:val="Body Text"/>
    <w:basedOn w:val="Normal"/>
    <w:link w:val="BodyTextChar"/>
    <w:uiPriority w:val="99"/>
    <w:unhideWhenUsed/>
    <w:rsid w:val="006A6EA4"/>
    <w:pPr>
      <w:spacing w:after="120"/>
    </w:pPr>
  </w:style>
  <w:style w:type="character" w:customStyle="1" w:styleId="BodyTextChar">
    <w:name w:val="Body Text Char"/>
    <w:basedOn w:val="DefaultParagraphFont"/>
    <w:link w:val="BodyText"/>
    <w:uiPriority w:val="99"/>
    <w:rsid w:val="006A6EA4"/>
    <w:rPr>
      <w:rFonts w:ascii="Times New Roman" w:hAnsi="Times New Roman" w:cs="Times New Roman"/>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matthew.d.teel.civ@health.mil" TargetMode="External"/><Relationship Id="rId13" Type="http://schemas.microsoft.com/office/2018/08/relationships/commentsExtensible" Target="commentsExtensible.xml"/><Relationship Id="rId18" Type="http://schemas.openxmlformats.org/officeDocument/2006/relationships/hyperlink" Target="https://www.sam.gov"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hyperlink" Target="https://www.acquisition.gov/browse/index/far" TargetMode="External"/><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hyperlink" Target="https://www.acquisition.gov/browse/index/far" TargetMode="External"/><Relationship Id="rId20" Type="http://schemas.openxmlformats.org/officeDocument/2006/relationships/hyperlink" Target="https://wawf.eb.mi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sam.gov/" TargetMode="External"/><Relationship Id="rId23" Type="http://schemas.openxmlformats.org/officeDocument/2006/relationships/footer" Target="footer2.xml"/><Relationship Id="rId10" Type="http://schemas.openxmlformats.org/officeDocument/2006/relationships/comments" Target="comments.xml"/><Relationship Id="rId19" Type="http://schemas.openxmlformats.org/officeDocument/2006/relationships/hyperlink" Target="https://wawf.eb.mil/"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mailto:matthew.d.teel.civ@health.mil"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FEF92A-1032-41A1-9033-F44F7BEE10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38</Pages>
  <Words>18809</Words>
  <Characters>107214</Characters>
  <Application>Microsoft Office Word</Application>
  <DocSecurity>0</DocSecurity>
  <Lines>893</Lines>
  <Paragraphs>251</Paragraphs>
  <ScaleCrop>false</ScaleCrop>
  <HeadingPairs>
    <vt:vector size="2" baseType="variant">
      <vt:variant>
        <vt:lpstr>Title</vt:lpstr>
      </vt:variant>
      <vt:variant>
        <vt:i4>1</vt:i4>
      </vt:variant>
    </vt:vector>
  </HeadingPairs>
  <TitlesOfParts>
    <vt:vector size="1" baseType="lpstr">
      <vt:lpstr/>
    </vt:vector>
  </TitlesOfParts>
  <Company>Defense Health Agency</Company>
  <LinksUpToDate>false</LinksUpToDate>
  <CharactersWithSpaces>125772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Powers, Laura L CIV DHA (USA)</dc:creator>
  <cp:keywords/>
  <dc:description/>
  <cp:lastModifiedBy>Teel, Matthew D CIV DHA DHA CONTRACTING ACT (USA)</cp:lastModifiedBy>
  <cp:revision>4</cp:revision>
  <dcterms:created xsi:type="dcterms:W3CDTF">2025-09-03T21:48:00Z</dcterms:created>
  <dcterms:modified xsi:type="dcterms:W3CDTF">2025-11-25T02:23:00Z</dcterms:modified>
</cp:coreProperties>
</file>