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Ventless Griddle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36C26226Q0169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12-09-2025</w:t>
            </w:r>
            <w:r w:rsidRPr="004C7C18">
              <w:rPr>
                <w:rStyle w:val="AAMSKBFill-InHighlight"/>
                <w:rFonts w:asciiTheme="minorHAnsi" w:hAnsiTheme="minorHAnsi" w:cstheme="minorHAnsi"/>
              </w:rPr>
              <w:t xml:space="preserve"> </w:t>
            </w:r>
            <w:r>
              <w:rPr>
                <w:rFonts w:asciiTheme="minorHAnsi" w:hAnsiTheme="minorHAnsi" w:cstheme="minorHAnsi"/>
                <w:szCs w:val="20"/>
              </w:rPr>
              <w:t>1:00 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7320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333241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Choo, Sam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sam.choo@va.gov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sam.choo@va.gov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Greater Los Angeles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Building 297, Warehouse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11301 Wilshire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90073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E10233" w:rsidRPr="00A26CEF" w:rsidP="00E10233">
      <w:pPr>
        <w:rPr>
          <w:rFonts w:eastAsia="Times New Roman" w:cstheme="minorHAnsi"/>
          <w:b/>
        </w:rPr>
      </w:pPr>
      <w:bookmarkStart w:id="0" w:name="_Hlk178584273"/>
      <w:r w:rsidRPr="00A26CEF">
        <w:rPr>
          <w:rFonts w:eastAsia="Times New Roman" w:cstheme="minorHAnsi"/>
          <w:b/>
        </w:rPr>
        <w:t>THIS REQUEST FOR INFORMATION (RFI) /</w:t>
      </w:r>
      <w:ins w:id="1" w:author="Levin, Jared M. (OGC)" w:date="2024-07-01T14:37:00Z">
        <w:r w:rsidRPr="00A26CEF">
          <w:rPr>
            <w:rFonts w:eastAsia="Times New Roman" w:cstheme="minorHAnsi"/>
            <w:b/>
          </w:rPr>
          <w:t xml:space="preserve"> </w:t>
        </w:r>
      </w:ins>
      <w:r w:rsidRPr="00A26CEF">
        <w:rPr>
          <w:rFonts w:eastAsia="Times New Roman" w:cstheme="minorHAnsi"/>
          <w:b/>
        </w:rPr>
        <w:t xml:space="preserve">SOURCES SOUGHT NOTICE ISSUED SOLELY FOR INFORMATION AND PLANNING PURPOSES. </w:t>
      </w:r>
      <w:r w:rsidRPr="00A26CEF">
        <w:rPr>
          <w:rFonts w:eastAsia="Times New Roman" w:cstheme="minorHAnsi"/>
          <w:b/>
          <w:u w:val="single"/>
        </w:rPr>
        <w:t>THIS IS NOT A SOLICITATION.</w:t>
      </w:r>
    </w:p>
    <w:p w:rsidR="00E10233" w:rsidRPr="00A26CEF" w:rsidP="00E10233">
      <w:pPr>
        <w:jc w:val="both"/>
        <w:rPr>
          <w:rFonts w:eastAsia="Times New Roman" w:cstheme="minorHAnsi"/>
          <w:b/>
        </w:rPr>
      </w:pPr>
      <w:r w:rsidRPr="00A26CEF">
        <w:rPr>
          <w:rFonts w:eastAsia="Times New Roman" w:cstheme="minorHAnsi"/>
          <w:b/>
        </w:rPr>
        <w:t>SUBMISSION OF INFORMATION ABOUT PRICING, DELIVERY, THE MARKET, AND CAPABILITIES IS HIGHLY ENCOURAGED AND ALLOWED UNDER THIS RFI FOR PLANNING PURPOSES IN ACCORDANCE WITH (IAW) FAR 15.201(e).</w:t>
      </w:r>
    </w:p>
    <w:p w:rsidR="00E10233" w:rsidRPr="00A26CEF" w:rsidP="00E10233">
      <w:pPr>
        <w:jc w:val="both"/>
        <w:rPr>
          <w:rFonts w:eastAsia="Times New Roman" w:cstheme="minorHAnsi"/>
          <w:b/>
        </w:rPr>
      </w:pPr>
      <w:r w:rsidRPr="00A26CEF">
        <w:rPr>
          <w:rFonts w:eastAsia="Times New Roman" w:cstheme="minorHAnsi"/>
          <w:b/>
        </w:rPr>
        <w:t>DISCLAIMER</w:t>
      </w:r>
    </w:p>
    <w:p w:rsidR="00E10233" w:rsidRPr="00A26CEF" w:rsidP="00E10233">
      <w:pPr>
        <w:jc w:val="both"/>
        <w:rPr>
          <w:rFonts w:eastAsia="Times New Roman" w:cstheme="minorHAnsi"/>
        </w:rPr>
      </w:pPr>
      <w:r w:rsidRPr="00A26CEF">
        <w:rPr>
          <w:rFonts w:eastAsia="Times New Roman" w:cstheme="minorHAnsi"/>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E10233" w:rsidRPr="00A26CEF" w:rsidP="00E10233">
      <w:pPr>
        <w:jc w:val="both"/>
        <w:rPr>
          <w:rFonts w:eastAsia="Times New Roman" w:cstheme="minorHAnsi"/>
          <w:b/>
        </w:rPr>
      </w:pPr>
      <w:r w:rsidRPr="00A26CEF">
        <w:rPr>
          <w:rFonts w:eastAsia="Times New Roman" w:cstheme="minorHAnsi"/>
          <w:b/>
        </w:rPr>
        <w:t>SOURCES SOUGHT/RFI DESCRIPTION</w:t>
      </w:r>
    </w:p>
    <w:p w:rsidR="00E10233" w:rsidRPr="006561DD" w:rsidP="00E10233">
      <w:pPr>
        <w:jc w:val="both"/>
        <w:rPr>
          <w:rFonts w:eastAsia="Times New Roman" w:cstheme="minorHAnsi"/>
        </w:rPr>
      </w:pPr>
      <w:r w:rsidRPr="006561DD">
        <w:rPr>
          <w:rFonts w:eastAsia="Times New Roman" w:cstheme="minorHAnsi"/>
        </w:rPr>
        <w:t xml:space="preserve">This is NOT a solicitation announcement.  This is a Sources Sought Notice / RFI only.  The purpose of this Sources Sought Notice / RFI is to gain information about potential qualified sources and their size classification relative to </w:t>
      </w:r>
      <w:r w:rsidRPr="006561DD">
        <w:rPr>
          <w:rFonts w:eastAsia="Times New Roman" w:cstheme="minorHAnsi"/>
          <w:b/>
          <w:bCs/>
        </w:rPr>
        <w:t xml:space="preserve">NAICS </w:t>
      </w:r>
      <w:r w:rsidRPr="003B0A56">
        <w:t>333241</w:t>
      </w:r>
      <w:r w:rsidRPr="006561DD">
        <w:rPr>
          <w:rFonts w:eastAsia="Times New Roman" w:cstheme="minorHAnsi"/>
          <w:b/>
          <w:bCs/>
        </w:rPr>
        <w:t xml:space="preserve"> (size standard of</w:t>
      </w:r>
      <w:r w:rsidRPr="006561DD">
        <w:t xml:space="preserve"> </w:t>
      </w:r>
      <w:r>
        <w:t>500</w:t>
      </w:r>
      <w:r w:rsidRPr="006561DD">
        <w:t xml:space="preserve"> Employees</w:t>
      </w:r>
      <w:r w:rsidRPr="006561DD">
        <w:rPr>
          <w:rFonts w:eastAsia="Times New Roman" w:cstheme="minorHAnsi"/>
          <w:b/>
          <w:bCs/>
        </w:rPr>
        <w:t>)</w:t>
      </w:r>
      <w:r w:rsidRPr="006561DD">
        <w:rPr>
          <w:rFonts w:eastAsia="Times New Roman" w:cstheme="minorHAnsi"/>
        </w:rPr>
        <w:t xml:space="preserve">. Responses to this Sources Sought Notice / RFI will be used by the Government to make appropriate acquisition decisions. After review of the responses to this Sources Sought Notice / RFI, further RFIs and/or a solicitation or other announcements may be published. </w:t>
      </w:r>
    </w:p>
    <w:p w:rsidR="00E10233" w:rsidRPr="006561DD" w:rsidP="00E10233">
      <w:pPr>
        <w:jc w:val="both"/>
        <w:rPr>
          <w:rFonts w:eastAsia="Times New Roman" w:cstheme="minorHAnsi"/>
          <w:b/>
        </w:rPr>
      </w:pPr>
      <w:bookmarkEnd w:id="0"/>
      <w:r w:rsidRPr="006561DD">
        <w:rPr>
          <w:rFonts w:eastAsia="Times New Roman" w:cstheme="minorHAnsi"/>
        </w:rPr>
        <w:t xml:space="preserve">The Department of Veterans Affairs (VA) is seeking sources capable of providing </w:t>
      </w:r>
      <w:r>
        <w:t>Ventless Griddle</w:t>
      </w:r>
      <w:r w:rsidRPr="006561DD">
        <w:t xml:space="preserve"> for </w:t>
      </w:r>
      <w:r>
        <w:t xml:space="preserve">Nutrition and Food Service at </w:t>
      </w:r>
      <w:r w:rsidRPr="006561DD">
        <w:t xml:space="preserve">VA Healthcare System </w:t>
      </w:r>
      <w:r>
        <w:t>– Greater Los Angeles</w:t>
      </w:r>
      <w:r w:rsidRPr="006561DD">
        <w:t xml:space="preserve">.  </w:t>
      </w:r>
    </w:p>
    <w:p w:rsidR="00E10233" w:rsidP="00E10233">
      <w:pPr>
        <w:numPr>
          <w:ilvl w:val="0"/>
          <w:numId w:val="1"/>
        </w:numPr>
        <w:spacing w:after="0" w:line="240" w:lineRule="auto"/>
        <w:rPr>
          <w:rFonts w:cstheme="minorHAnsi"/>
        </w:rPr>
      </w:pPr>
      <w:r w:rsidRPr="00E87B60">
        <w:rPr>
          <w:rFonts w:cstheme="minorHAnsi"/>
        </w:rPr>
        <w:t xml:space="preserve">Scope: Contractor shall provide </w:t>
      </w:r>
      <w:r>
        <w:rPr>
          <w:rFonts w:cstheme="minorHAnsi"/>
        </w:rPr>
        <w:t xml:space="preserve">listed </w:t>
      </w:r>
      <w:r w:rsidRPr="00E87B60">
        <w:rPr>
          <w:rFonts w:cstheme="minorHAnsi"/>
        </w:rPr>
        <w:t>products</w:t>
      </w:r>
      <w:r>
        <w:rPr>
          <w:rFonts w:cstheme="minorHAnsi"/>
        </w:rPr>
        <w:t xml:space="preserve"> and services (if any) at </w:t>
      </w:r>
      <w:r w:rsidRPr="00562BB7">
        <w:rPr>
          <w:rFonts w:cstheme="minorHAnsi"/>
          <w:b/>
          <w:bCs/>
          <w:u w:val="single"/>
        </w:rPr>
        <w:t>firm-fixed price</w:t>
      </w:r>
      <w:r w:rsidRPr="00E87B60">
        <w:rPr>
          <w:rFonts w:cstheme="minorHAnsi"/>
        </w:rPr>
        <w:t xml:space="preserve"> </w:t>
      </w:r>
      <w:r>
        <w:rPr>
          <w:rFonts w:cstheme="minorHAnsi"/>
        </w:rPr>
        <w:t>during contractual performance period.</w:t>
      </w:r>
    </w:p>
    <w:p w:rsidR="00E10233" w:rsidP="00E10233">
      <w:pPr>
        <w:spacing w:after="0" w:line="240" w:lineRule="auto"/>
        <w:ind w:left="1080"/>
        <w:rPr>
          <w:rFonts w:cstheme="minorHAnsi"/>
        </w:rPr>
      </w:pPr>
    </w:p>
    <w:p w:rsidR="00E10233" w:rsidP="00E10233">
      <w:pPr>
        <w:numPr>
          <w:ilvl w:val="1"/>
          <w:numId w:val="1"/>
        </w:numPr>
        <w:spacing w:after="0" w:line="240" w:lineRule="auto"/>
        <w:rPr>
          <w:rFonts w:cstheme="minorHAnsi"/>
        </w:rPr>
      </w:pPr>
      <w:r>
        <w:rPr>
          <w:rFonts w:cstheme="minorHAnsi"/>
        </w:rPr>
        <w:t>Ventless Griddle</w:t>
      </w:r>
    </w:p>
    <w:p w:rsidR="00E10233" w:rsidP="00E10233">
      <w:pPr>
        <w:spacing w:after="0" w:line="240" w:lineRule="auto"/>
        <w:ind w:left="1260"/>
        <w:rPr>
          <w:rFonts w:cstheme="minorHAnsi"/>
        </w:rPr>
      </w:pPr>
    </w:p>
    <w:p w:rsidR="00E10233" w:rsidP="00E10233">
      <w:pPr>
        <w:numPr>
          <w:ilvl w:val="2"/>
          <w:numId w:val="1"/>
        </w:numPr>
        <w:spacing w:after="0" w:line="240" w:lineRule="auto"/>
        <w:rPr>
          <w:rFonts w:cstheme="minorHAnsi"/>
        </w:rPr>
      </w:pPr>
      <w:r w:rsidRPr="005920A5">
        <w:rPr>
          <w:rFonts w:cstheme="minorHAnsi"/>
        </w:rPr>
        <w:t xml:space="preserve">Wells (Middleby) Model No. WVG‐136, VCS2000 </w:t>
      </w:r>
      <w:r>
        <w:rPr>
          <w:rFonts w:cstheme="minorHAnsi"/>
        </w:rPr>
        <w:t>or Equal</w:t>
      </w:r>
    </w:p>
    <w:p w:rsidR="00E10233" w:rsidP="00E10233">
      <w:pPr>
        <w:numPr>
          <w:ilvl w:val="2"/>
          <w:numId w:val="1"/>
        </w:numPr>
        <w:spacing w:after="0" w:line="240" w:lineRule="auto"/>
        <w:rPr>
          <w:rFonts w:cstheme="minorHAnsi"/>
        </w:rPr>
      </w:pPr>
      <w:r>
        <w:rPr>
          <w:rFonts w:cstheme="minorHAnsi"/>
        </w:rPr>
        <w:t>Must be</w:t>
      </w:r>
      <w:r w:rsidRPr="005920A5">
        <w:rPr>
          <w:rFonts w:cstheme="minorHAnsi"/>
        </w:rPr>
        <w:t xml:space="preserve"> electric</w:t>
      </w:r>
    </w:p>
    <w:p w:rsidR="00E10233" w:rsidRPr="005920A5" w:rsidP="00E10233">
      <w:pPr>
        <w:numPr>
          <w:ilvl w:val="2"/>
          <w:numId w:val="1"/>
        </w:numPr>
        <w:spacing w:after="0" w:line="240" w:lineRule="auto"/>
        <w:rPr>
          <w:rFonts w:cstheme="minorHAnsi"/>
        </w:rPr>
      </w:pPr>
      <w:r>
        <w:rPr>
          <w:rFonts w:cstheme="minorHAnsi"/>
        </w:rPr>
        <w:t>Must have</w:t>
      </w:r>
      <w:r w:rsidRPr="005920A5">
        <w:rPr>
          <w:rFonts w:cstheme="minorHAnsi"/>
        </w:rPr>
        <w:t xml:space="preserve"> 22" x 18" grill area</w:t>
      </w:r>
    </w:p>
    <w:p w:rsidR="00E10233" w:rsidP="00E10233">
      <w:pPr>
        <w:numPr>
          <w:ilvl w:val="2"/>
          <w:numId w:val="1"/>
        </w:numPr>
        <w:spacing w:after="0" w:line="240" w:lineRule="auto"/>
        <w:rPr>
          <w:rFonts w:cstheme="minorHAnsi"/>
        </w:rPr>
      </w:pPr>
      <w:r w:rsidRPr="005920A5">
        <w:rPr>
          <w:rFonts w:cstheme="minorHAnsi"/>
        </w:rPr>
        <w:t>Must have thermostatic controls, self‐contained hood system, stainless steel</w:t>
      </w:r>
      <w:r>
        <w:rPr>
          <w:rFonts w:cstheme="minorHAnsi"/>
        </w:rPr>
        <w:t xml:space="preserve"> </w:t>
      </w:r>
      <w:r w:rsidRPr="005920A5">
        <w:rPr>
          <w:rFonts w:cstheme="minorHAnsi"/>
        </w:rPr>
        <w:t>construction, cabinet base with doors, front legs</w:t>
      </w:r>
      <w:r>
        <w:rPr>
          <w:rFonts w:cstheme="minorHAnsi"/>
        </w:rPr>
        <w:t xml:space="preserve"> and</w:t>
      </w:r>
      <w:r w:rsidRPr="005920A5">
        <w:rPr>
          <w:rFonts w:cstheme="minorHAnsi"/>
        </w:rPr>
        <w:t xml:space="preserve"> rear casters</w:t>
      </w:r>
      <w:r>
        <w:rPr>
          <w:rFonts w:cstheme="minorHAnsi"/>
        </w:rPr>
        <w:t>.</w:t>
      </w:r>
      <w:r w:rsidRPr="005920A5">
        <w:rPr>
          <w:rFonts w:cstheme="minorHAnsi"/>
        </w:rPr>
        <w:t xml:space="preserve"> </w:t>
      </w:r>
    </w:p>
    <w:p w:rsidR="00E10233" w:rsidP="00E10233">
      <w:pPr>
        <w:numPr>
          <w:ilvl w:val="2"/>
          <w:numId w:val="1"/>
        </w:numPr>
        <w:spacing w:after="0" w:line="240" w:lineRule="auto"/>
        <w:rPr>
          <w:rFonts w:cstheme="minorHAnsi"/>
        </w:rPr>
      </w:pPr>
      <w:r w:rsidRPr="005920A5">
        <w:rPr>
          <w:rFonts w:cstheme="minorHAnsi"/>
        </w:rPr>
        <w:t xml:space="preserve">Must </w:t>
      </w:r>
      <w:r>
        <w:rPr>
          <w:rFonts w:cstheme="minorHAnsi"/>
        </w:rPr>
        <w:t>be</w:t>
      </w:r>
      <w:r w:rsidRPr="005920A5">
        <w:rPr>
          <w:rFonts w:cstheme="minorHAnsi"/>
        </w:rPr>
        <w:t xml:space="preserve"> UL,</w:t>
      </w:r>
      <w:r>
        <w:rPr>
          <w:rFonts w:cstheme="minorHAnsi"/>
        </w:rPr>
        <w:t xml:space="preserve"> </w:t>
      </w:r>
      <w:r w:rsidRPr="005920A5">
        <w:rPr>
          <w:rFonts w:cstheme="minorHAnsi"/>
        </w:rPr>
        <w:t xml:space="preserve">cULus, NSF </w:t>
      </w:r>
      <w:r>
        <w:rPr>
          <w:rFonts w:cstheme="minorHAnsi"/>
        </w:rPr>
        <w:t>certified</w:t>
      </w:r>
    </w:p>
    <w:p w:rsidR="00E10233" w:rsidP="00E10233">
      <w:pPr>
        <w:numPr>
          <w:ilvl w:val="2"/>
          <w:numId w:val="1"/>
        </w:numPr>
        <w:spacing w:after="0" w:line="240" w:lineRule="auto"/>
        <w:rPr>
          <w:rFonts w:cstheme="minorHAnsi"/>
        </w:rPr>
      </w:pPr>
      <w:r w:rsidRPr="005920A5">
        <w:rPr>
          <w:rFonts w:cstheme="minorHAnsi"/>
        </w:rPr>
        <w:t xml:space="preserve">Must equip </w:t>
      </w:r>
      <w:r>
        <w:rPr>
          <w:rFonts w:cstheme="minorHAnsi"/>
        </w:rPr>
        <w:t xml:space="preserve">Pre-filter and </w:t>
      </w:r>
      <w:r w:rsidRPr="005920A5">
        <w:rPr>
          <w:rFonts w:cstheme="minorHAnsi"/>
        </w:rPr>
        <w:t>HEPA Charcoal Filter</w:t>
      </w:r>
    </w:p>
    <w:p w:rsidR="00E10233" w:rsidRPr="005920A5" w:rsidP="00E10233">
      <w:pPr>
        <w:numPr>
          <w:ilvl w:val="2"/>
          <w:numId w:val="1"/>
        </w:numPr>
        <w:spacing w:after="0" w:line="240" w:lineRule="auto"/>
        <w:rPr>
          <w:rFonts w:cstheme="minorHAnsi"/>
        </w:rPr>
      </w:pPr>
      <w:r w:rsidRPr="005920A5">
        <w:rPr>
          <w:rFonts w:cstheme="minorHAnsi"/>
        </w:rPr>
        <w:t>208/240v/60/3-ph, 7.3/9.5 kW, 29/33 amps, dual voltage</w:t>
      </w:r>
    </w:p>
    <w:p w:rsidR="00E10233" w:rsidP="00E10233">
      <w:pPr>
        <w:numPr>
          <w:ilvl w:val="2"/>
          <w:numId w:val="1"/>
        </w:numPr>
        <w:spacing w:after="0" w:line="240" w:lineRule="auto"/>
        <w:rPr>
          <w:rFonts w:cstheme="minorHAnsi"/>
        </w:rPr>
      </w:pPr>
      <w:r w:rsidRPr="005920A5">
        <w:rPr>
          <w:rFonts w:cstheme="minorHAnsi"/>
        </w:rPr>
        <w:t>Dimensions</w:t>
      </w:r>
      <w:r>
        <w:rPr>
          <w:rFonts w:cstheme="minorHAnsi"/>
        </w:rPr>
        <w:t>:</w:t>
      </w:r>
      <w:r w:rsidRPr="005920A5">
        <w:rPr>
          <w:rFonts w:cstheme="minorHAnsi"/>
        </w:rPr>
        <w:t xml:space="preserve"> 77.19(h) x 42.38(w) x 35.06(d)</w:t>
      </w:r>
      <w:r>
        <w:rPr>
          <w:rFonts w:cstheme="minorHAnsi"/>
        </w:rPr>
        <w:t xml:space="preserve"> or smaller</w:t>
      </w:r>
    </w:p>
    <w:p w:rsidR="00E10233" w:rsidRPr="005920A5" w:rsidP="00E10233">
      <w:pPr>
        <w:numPr>
          <w:ilvl w:val="2"/>
          <w:numId w:val="1"/>
        </w:numPr>
        <w:spacing w:after="0" w:line="240" w:lineRule="auto"/>
        <w:rPr>
          <w:rFonts w:cstheme="minorHAnsi"/>
        </w:rPr>
      </w:pPr>
      <w:r>
        <w:rPr>
          <w:rFonts w:cstheme="minorHAnsi"/>
        </w:rPr>
        <w:t>White – glove service required</w:t>
      </w:r>
    </w:p>
    <w:p w:rsidR="00E10233" w:rsidP="00E10233">
      <w:pPr>
        <w:spacing w:after="0" w:line="240" w:lineRule="auto"/>
        <w:ind w:left="1260"/>
        <w:rPr>
          <w:rFonts w:cstheme="minorHAnsi"/>
        </w:rPr>
      </w:pPr>
    </w:p>
    <w:p w:rsidR="00E10233" w:rsidP="00E10233">
      <w:pPr>
        <w:numPr>
          <w:ilvl w:val="1"/>
          <w:numId w:val="1"/>
        </w:numPr>
        <w:spacing w:after="0" w:line="240" w:lineRule="auto"/>
        <w:rPr>
          <w:rFonts w:cstheme="minorHAnsi"/>
        </w:rPr>
      </w:pPr>
      <w:r>
        <w:rPr>
          <w:rFonts w:cstheme="minorHAnsi"/>
        </w:rPr>
        <w:t>Fire Suppression Unit</w:t>
      </w:r>
    </w:p>
    <w:p w:rsidR="00E10233" w:rsidP="00E10233">
      <w:pPr>
        <w:spacing w:after="0" w:line="240" w:lineRule="auto"/>
        <w:ind w:left="1080"/>
        <w:rPr>
          <w:rFonts w:cstheme="minorHAnsi"/>
        </w:rPr>
      </w:pPr>
    </w:p>
    <w:p w:rsidR="00E10233" w:rsidP="00E10233">
      <w:pPr>
        <w:numPr>
          <w:ilvl w:val="2"/>
          <w:numId w:val="1"/>
        </w:numPr>
        <w:spacing w:after="0" w:line="240" w:lineRule="auto"/>
        <w:rPr>
          <w:rFonts w:cstheme="minorHAnsi"/>
        </w:rPr>
      </w:pPr>
      <w:r w:rsidRPr="005920A5">
        <w:rPr>
          <w:rFonts w:cstheme="minorHAnsi"/>
        </w:rPr>
        <w:t>UL‐300 Wet Chemical Fire Suppression System</w:t>
      </w:r>
      <w:r>
        <w:rPr>
          <w:rFonts w:cstheme="minorHAnsi"/>
        </w:rPr>
        <w:t xml:space="preserve"> or Equal</w:t>
      </w:r>
    </w:p>
    <w:p w:rsidR="00E10233" w:rsidRPr="005920A5" w:rsidP="00E10233">
      <w:pPr>
        <w:numPr>
          <w:ilvl w:val="2"/>
          <w:numId w:val="1"/>
        </w:numPr>
        <w:spacing w:after="0" w:line="240" w:lineRule="auto"/>
        <w:rPr>
          <w:rFonts w:cstheme="minorHAnsi"/>
        </w:rPr>
      </w:pPr>
      <w:r>
        <w:rPr>
          <w:rFonts w:cstheme="minorHAnsi"/>
        </w:rPr>
        <w:t xml:space="preserve">Must comply with </w:t>
      </w:r>
      <w:r w:rsidRPr="005920A5">
        <w:rPr>
          <w:rFonts w:cstheme="minorHAnsi"/>
        </w:rPr>
        <w:t>the standards of NFPA 96 and 17a, ISO, and local fire codes</w:t>
      </w:r>
    </w:p>
    <w:p w:rsidR="00E10233" w:rsidRPr="005920A5" w:rsidP="00E10233">
      <w:pPr>
        <w:numPr>
          <w:ilvl w:val="2"/>
          <w:numId w:val="1"/>
        </w:numPr>
        <w:spacing w:after="0" w:line="240" w:lineRule="auto"/>
        <w:rPr>
          <w:rFonts w:cstheme="minorHAnsi"/>
        </w:rPr>
      </w:pPr>
      <w:r w:rsidRPr="005920A5">
        <w:rPr>
          <w:rFonts w:cstheme="minorHAnsi"/>
        </w:rPr>
        <w:t>Must provide Design / Material / Installation of (1) ANSUL Fire Suppression</w:t>
      </w:r>
      <w:r>
        <w:rPr>
          <w:rFonts w:cstheme="minorHAnsi"/>
        </w:rPr>
        <w:t xml:space="preserve"> </w:t>
      </w:r>
      <w:r w:rsidRPr="005920A5">
        <w:rPr>
          <w:rFonts w:cstheme="minorHAnsi"/>
        </w:rPr>
        <w:t>System</w:t>
      </w:r>
      <w:r>
        <w:rPr>
          <w:rFonts w:cstheme="minorHAnsi"/>
        </w:rPr>
        <w:t xml:space="preserve"> for </w:t>
      </w:r>
      <w:r w:rsidRPr="005920A5">
        <w:rPr>
          <w:rFonts w:cstheme="minorHAnsi"/>
        </w:rPr>
        <w:t>Wells Ventless Hood</w:t>
      </w:r>
    </w:p>
    <w:p w:rsidR="00E10233" w:rsidRPr="005920A5" w:rsidP="00E10233">
      <w:pPr>
        <w:numPr>
          <w:ilvl w:val="2"/>
          <w:numId w:val="1"/>
        </w:numPr>
        <w:spacing w:after="0" w:line="240" w:lineRule="auto"/>
        <w:rPr>
          <w:rFonts w:cstheme="minorHAnsi"/>
        </w:rPr>
      </w:pPr>
      <w:r>
        <w:rPr>
          <w:rFonts w:cstheme="minorHAnsi"/>
        </w:rPr>
        <w:t xml:space="preserve">Must </w:t>
      </w:r>
      <w:r w:rsidRPr="005920A5">
        <w:rPr>
          <w:rFonts w:cstheme="minorHAnsi"/>
        </w:rPr>
        <w:t>Include Mechanical Plans along w/ Field w/ Fire Inspector</w:t>
      </w:r>
    </w:p>
    <w:p w:rsidR="00E10233" w:rsidP="00E10233">
      <w:pPr>
        <w:numPr>
          <w:ilvl w:val="2"/>
          <w:numId w:val="1"/>
        </w:numPr>
        <w:spacing w:after="0" w:line="240" w:lineRule="auto"/>
        <w:rPr>
          <w:rFonts w:cstheme="minorHAnsi"/>
        </w:rPr>
      </w:pPr>
      <w:r w:rsidRPr="005920A5">
        <w:rPr>
          <w:rFonts w:cstheme="minorHAnsi"/>
        </w:rPr>
        <w:t>Must Include Electric Gas Valve up to 2” and Include</w:t>
      </w:r>
      <w:r>
        <w:rPr>
          <w:rFonts w:cstheme="minorHAnsi"/>
        </w:rPr>
        <w:t xml:space="preserve"> </w:t>
      </w:r>
      <w:r w:rsidRPr="005920A5">
        <w:rPr>
          <w:rFonts w:cstheme="minorHAnsi"/>
        </w:rPr>
        <w:t>Permit Fees</w:t>
      </w:r>
    </w:p>
    <w:p w:rsidR="00E10233" w:rsidP="00E10233">
      <w:pPr>
        <w:numPr>
          <w:ilvl w:val="2"/>
          <w:numId w:val="1"/>
        </w:numPr>
        <w:spacing w:after="0" w:line="240" w:lineRule="auto"/>
        <w:rPr>
          <w:rFonts w:cstheme="minorHAnsi"/>
        </w:rPr>
      </w:pPr>
      <w:r>
        <w:rPr>
          <w:rFonts w:cstheme="minorHAnsi"/>
        </w:rPr>
        <w:t>Must include material and workmanship warranty for one year from the date of installation</w:t>
      </w:r>
    </w:p>
    <w:p w:rsidR="00E10233" w:rsidRPr="005920A5" w:rsidP="00E10233">
      <w:pPr>
        <w:numPr>
          <w:ilvl w:val="2"/>
          <w:numId w:val="1"/>
        </w:numPr>
        <w:spacing w:after="0" w:line="240" w:lineRule="auto"/>
        <w:rPr>
          <w:rFonts w:cstheme="minorHAnsi"/>
        </w:rPr>
      </w:pPr>
      <w:r>
        <w:rPr>
          <w:rFonts w:cstheme="minorHAnsi"/>
        </w:rPr>
        <w:t>White – glove service required</w:t>
      </w:r>
    </w:p>
    <w:p w:rsidR="00E10233" w:rsidP="00E10233">
      <w:pPr>
        <w:spacing w:after="0" w:line="240" w:lineRule="auto"/>
        <w:rPr>
          <w:rFonts w:cstheme="minorHAnsi"/>
        </w:rPr>
      </w:pPr>
    </w:p>
    <w:p w:rsidR="00E10233" w:rsidP="00E10233">
      <w:pPr>
        <w:spacing w:after="0" w:line="240" w:lineRule="auto"/>
        <w:rPr>
          <w:rFonts w:cstheme="minorHAnsi"/>
        </w:rPr>
      </w:pPr>
    </w:p>
    <w:p w:rsidR="00E10233" w:rsidP="00E10233">
      <w:pPr>
        <w:numPr>
          <w:ilvl w:val="0"/>
          <w:numId w:val="1"/>
        </w:numPr>
        <w:spacing w:after="0" w:line="240" w:lineRule="auto"/>
        <w:rPr>
          <w:rFonts w:cstheme="minorHAnsi"/>
        </w:rPr>
      </w:pPr>
      <w:r>
        <w:rPr>
          <w:rFonts w:cstheme="minorHAnsi"/>
        </w:rPr>
        <w:t>Protection / Additional Warranty</w:t>
      </w:r>
    </w:p>
    <w:p w:rsidR="00E10233" w:rsidRPr="00E87B60" w:rsidP="00E10233">
      <w:pPr>
        <w:numPr>
          <w:ilvl w:val="1"/>
          <w:numId w:val="1"/>
        </w:numPr>
        <w:spacing w:after="0" w:line="240" w:lineRule="auto"/>
        <w:rPr>
          <w:rFonts w:cstheme="minorHAnsi"/>
        </w:rPr>
      </w:pPr>
      <w:r>
        <w:rPr>
          <w:rFonts w:cstheme="minorHAnsi"/>
        </w:rPr>
        <w:t>Coverage for total of 60 months from the date of installation (overlapping the 1 year factory warranty).</w:t>
      </w:r>
    </w:p>
    <w:p w:rsidR="00E10233" w:rsidRPr="00E87B60" w:rsidP="00E10233">
      <w:pPr>
        <w:ind w:left="720"/>
        <w:rPr>
          <w:rFonts w:cstheme="minorHAnsi"/>
        </w:rPr>
      </w:pPr>
    </w:p>
    <w:p w:rsidR="00E10233" w:rsidRPr="00A26CEF" w:rsidP="00E10233">
      <w:pPr>
        <w:spacing w:after="0" w:line="240" w:lineRule="auto"/>
        <w:jc w:val="both"/>
        <w:rPr>
          <w:rFonts w:eastAsia="Times New Roman" w:cstheme="minorHAnsi"/>
        </w:rPr>
      </w:pPr>
    </w:p>
    <w:p w:rsidR="00E10233" w:rsidRPr="00A26CEF" w:rsidP="00E10233">
      <w:pPr>
        <w:jc w:val="both"/>
        <w:rPr>
          <w:rFonts w:eastAsia="Times New Roman" w:cstheme="minorHAnsi"/>
          <w:b/>
        </w:rPr>
      </w:pPr>
      <w:r w:rsidRPr="00107DE3">
        <w:rPr>
          <w:rFonts w:eastAsia="Times New Roman" w:cstheme="minorHAnsi"/>
          <w:b/>
          <w:bCs/>
          <w:highlight w:val="yellow"/>
        </w:rPr>
        <w:t xml:space="preserve">If your company is interested and capable of providing the required supplies/services, </w:t>
      </w:r>
      <w:r>
        <w:rPr>
          <w:rFonts w:eastAsia="Times New Roman" w:cstheme="minorHAnsi"/>
          <w:b/>
          <w:bCs/>
          <w:highlight w:val="yellow"/>
        </w:rPr>
        <w:t>you MUST</w:t>
      </w:r>
      <w:r w:rsidRPr="00107DE3">
        <w:rPr>
          <w:rFonts w:eastAsia="Times New Roman" w:cstheme="minorHAnsi"/>
          <w:b/>
          <w:bCs/>
          <w:highlight w:val="yellow"/>
        </w:rPr>
        <w:t xml:space="preserve"> provide the information indicated below OR your intent, interest to participation, and information provided will not be considered as valid for research purposes</w:t>
      </w:r>
      <w:r>
        <w:rPr>
          <w:rFonts w:eastAsia="Times New Roman" w:cstheme="minorHAnsi"/>
        </w:rPr>
        <w:t xml:space="preserve">. </w:t>
      </w:r>
      <w:r w:rsidRPr="00A26CEF">
        <w:rPr>
          <w:rFonts w:eastAsia="Times New Roman" w:cstheme="minorHAnsi"/>
        </w:rPr>
        <w:t>Response to this notice should include company name, address, point of contact, size of business pursuant to the following questions:</w:t>
      </w:r>
      <w:r w:rsidRPr="00A26CEF">
        <w:rPr>
          <w:rFonts w:eastAsia="Times New Roman" w:cstheme="minorHAnsi"/>
          <w:b/>
        </w:rPr>
        <w:t xml:space="preserve">  </w:t>
      </w:r>
    </w:p>
    <w:p w:rsidR="00E10233" w:rsidRPr="00F36BB2" w:rsidP="00E10233">
      <w:pPr>
        <w:jc w:val="both"/>
        <w:rPr>
          <w:rFonts w:eastAsia="Times New Roman" w:cstheme="minorHAnsi"/>
          <w:bCs/>
          <w:u w:val="single"/>
        </w:rPr>
      </w:pPr>
      <w:r w:rsidRPr="00F36BB2">
        <w:rPr>
          <w:rFonts w:eastAsia="Times New Roman" w:cstheme="minorHAnsi"/>
          <w:bCs/>
        </w:rPr>
        <w:t xml:space="preserve">(1) Submit your capabilities statement illustrating how your organization can/cannot meet the list of DRAFT/SALIENT CHARACTERISTICS/SOW requirements.  For instances where your company cannot meet the DRAFT/SALIENT CHARACTERISTICS/SOW requirement(s), please explain.  For instances where your company can meet the DRAFT/SALIENT CHARACTERISTICS/SOW requirement(s), </w:t>
      </w:r>
      <w:r w:rsidRPr="00F36BB2">
        <w:rPr>
          <w:rFonts w:eastAsia="Times New Roman" w:cstheme="minorHAnsi"/>
          <w:bCs/>
          <w:u w:val="single"/>
        </w:rPr>
        <w:t xml:space="preserve">please show how your company meets/exceeds each requirement.  </w:t>
      </w:r>
    </w:p>
    <w:p w:rsidR="00E10233" w:rsidRPr="00F36BB2" w:rsidP="00E10233">
      <w:pPr>
        <w:jc w:val="both"/>
        <w:rPr>
          <w:rFonts w:eastAsia="Times New Roman" w:cstheme="minorHAnsi"/>
          <w:bCs/>
        </w:rPr>
      </w:pPr>
      <w:r w:rsidRPr="00F36BB2">
        <w:rPr>
          <w:rFonts w:eastAsia="Times New Roman" w:cstheme="minorHAnsi"/>
          <w:bCs/>
        </w:rPr>
        <w:t>(2) Please review the list of DRAFT/SALIENT CHARACTERISTICS/SOW requirements and provide any additional feedback or suggestions.  If none, please reply as N/A.</w:t>
      </w:r>
    </w:p>
    <w:p w:rsidR="00E10233" w:rsidRPr="00F36BB2" w:rsidP="00E10233">
      <w:pPr>
        <w:jc w:val="both"/>
        <w:rPr>
          <w:rFonts w:eastAsia="Times New Roman" w:cstheme="minorHAnsi"/>
          <w:bCs/>
        </w:rPr>
      </w:pPr>
      <w:r w:rsidRPr="00F36BB2">
        <w:rPr>
          <w:rFonts w:eastAsia="Times New Roman" w:cstheme="minorHAnsi"/>
          <w:bCs/>
        </w:rPr>
        <w:t>(3) Please indicate the size status and representations of your business, such as but not limited to: Service-Disabled Veteran-Owned Small Business (SDVOSB), Veteran-Owned Small Business (VOSB), HUBZone, Woman Owned Small Business (WOSB), Large Business, etc.</w:t>
      </w:r>
    </w:p>
    <w:p w:rsidR="00E10233" w:rsidRPr="00F36BB2" w:rsidP="00E10233">
      <w:pPr>
        <w:jc w:val="both"/>
        <w:rPr>
          <w:rFonts w:eastAsia="Times New Roman" w:cstheme="minorHAnsi"/>
          <w:bCs/>
        </w:rPr>
      </w:pPr>
      <w:r w:rsidRPr="00F36BB2">
        <w:rPr>
          <w:rFonts w:eastAsia="Times New Roman" w:cstheme="minorHAnsi"/>
          <w:bCs/>
        </w:rPr>
        <w:t>(4) Is your company considered small under the NAICS code identified in this RFI?</w:t>
      </w:r>
    </w:p>
    <w:p w:rsidR="00E10233" w:rsidRPr="00F36BB2" w:rsidP="00E10233">
      <w:pPr>
        <w:jc w:val="both"/>
        <w:rPr>
          <w:rFonts w:eastAsia="Times New Roman" w:cstheme="minorHAnsi"/>
          <w:bCs/>
        </w:rPr>
      </w:pPr>
      <w:r w:rsidRPr="00F36BB2">
        <w:rPr>
          <w:rFonts w:eastAsia="Times New Roman" w:cstheme="minorHAnsi"/>
          <w:bCs/>
        </w:rPr>
        <w:t>(5) Are you the manufacturer, authorized distributor, and/or can your company provide a solution to the required supplies/services described in the list of DRAFT/SALIENT CHARACTERISTICS/SOW?</w:t>
      </w:r>
    </w:p>
    <w:p w:rsidR="00E10233" w:rsidRPr="00F36BB2" w:rsidP="00E10233">
      <w:pPr>
        <w:jc w:val="both"/>
        <w:rPr>
          <w:rFonts w:eastAsia="Times New Roman" w:cstheme="minorHAnsi"/>
          <w:bCs/>
        </w:rPr>
      </w:pPr>
      <w:r w:rsidRPr="00F36BB2">
        <w:rPr>
          <w:rFonts w:eastAsia="Times New Roman" w:cstheme="minorHAnsi"/>
          <w:bCs/>
        </w:rPr>
        <w:t>(6) If you are a large business, do you have any designated/authorized distributors? If so, please provide their company name, telephone, point of contact and size status (if available).</w:t>
      </w:r>
    </w:p>
    <w:p w:rsidR="00E10233" w:rsidRPr="00F36BB2" w:rsidP="00E10233">
      <w:pPr>
        <w:jc w:val="both"/>
        <w:rPr>
          <w:rFonts w:eastAsia="Times New Roman" w:cstheme="minorHAnsi"/>
          <w:bCs/>
        </w:rPr>
      </w:pPr>
      <w:r w:rsidRPr="00F36BB2">
        <w:rPr>
          <w:rFonts w:eastAsia="Times New Roman" w:cstheme="minorHAnsi"/>
          <w:bCs/>
        </w:rPr>
        <w:t>(7) If you’re a small business and you are an authorized distributor/reseller for the items identified above, do you alter; assemble; modify; the items requested in any way? If you do, state how and what is altered; assembled; modified.</w:t>
      </w:r>
    </w:p>
    <w:p w:rsidR="00E10233" w:rsidRPr="00F36BB2" w:rsidP="00E10233">
      <w:pPr>
        <w:jc w:val="both"/>
        <w:rPr>
          <w:rFonts w:eastAsia="Times New Roman" w:cstheme="minorHAnsi"/>
          <w:bCs/>
        </w:rPr>
      </w:pPr>
      <w:r w:rsidRPr="00F36BB2">
        <w:rPr>
          <w:rFonts w:eastAsia="Times New Roman" w:cstheme="minorHAnsi"/>
          <w:bCs/>
        </w:rPr>
        <w:t xml:space="preserve">(8) Limitations on Subcontracting: How does your business ensure compliance with the limitations on subcontracting as outlined in 13 CFR § 125.6? </w:t>
      </w:r>
    </w:p>
    <w:p w:rsidR="00E10233" w:rsidRPr="00F36BB2" w:rsidP="00E10233">
      <w:pPr>
        <w:jc w:val="both"/>
        <w:rPr>
          <w:rFonts w:eastAsia="Times New Roman" w:cstheme="minorHAnsi"/>
          <w:bCs/>
        </w:rPr>
      </w:pPr>
      <w:r w:rsidRPr="00F36BB2">
        <w:rPr>
          <w:rFonts w:eastAsia="Times New Roman" w:cstheme="minorHAnsi"/>
          <w:bCs/>
        </w:rPr>
        <w:t>(9) Are the items you are identifying/providing considered Commercial of the Shelf (COTS) items as defined in FAR Part 2.101 under commercial items?</w:t>
      </w:r>
    </w:p>
    <w:p w:rsidR="00E10233" w:rsidRPr="00F36BB2" w:rsidP="00E10233">
      <w:pPr>
        <w:pStyle w:val="indent-3"/>
        <w:rPr>
          <w:rFonts w:asciiTheme="minorHAnsi" w:hAnsiTheme="minorHAnsi" w:cstheme="minorHAnsi"/>
          <w:bCs/>
          <w:sz w:val="22"/>
          <w:szCs w:val="22"/>
        </w:rPr>
      </w:pPr>
      <w:r w:rsidRPr="00F36BB2">
        <w:rPr>
          <w:rFonts w:asciiTheme="minorHAnsi" w:hAnsiTheme="minorHAnsi" w:cstheme="minorHAnsi"/>
          <w:bCs/>
          <w:sz w:val="22"/>
          <w:szCs w:val="22"/>
        </w:rPr>
        <w:t>(10) Non-Manufacturer Rule: If applicable, can you confirm your business complies with the Non-Manufacturer rule? Specifically, does your company: Provide a product from a small business manufacturer or processor? Not exceed 500 employees? Primarily engage in the retail or wholesale trade and normally sell the type of item being supplied? Take ownership or possession of the item(s) with its personnel, equipment or facilities in a manner consistent with industry practice?</w:t>
      </w:r>
    </w:p>
    <w:p w:rsidR="00E10233" w:rsidRPr="00F36BB2" w:rsidP="00E10233">
      <w:pPr>
        <w:jc w:val="both"/>
        <w:rPr>
          <w:rFonts w:eastAsia="Times New Roman" w:cstheme="minorHAnsi"/>
          <w:bCs/>
        </w:rPr>
      </w:pPr>
      <w:r w:rsidRPr="00F36BB2">
        <w:rPr>
          <w:rFonts w:eastAsia="Times New Roman" w:cstheme="minorHAnsi"/>
          <w:bCs/>
        </w:rPr>
        <w:t>(11) Please indicate whether your product conforms to the requirements of the Buy American Act? Please indicate if manufacturer is/will be US domestic Small Business / US Domestic Large Business / Foreign.</w:t>
      </w:r>
    </w:p>
    <w:p w:rsidR="00E10233" w:rsidRPr="00F36BB2" w:rsidP="00E10233">
      <w:pPr>
        <w:jc w:val="both"/>
        <w:rPr>
          <w:rFonts w:eastAsia="Times New Roman" w:cstheme="minorHAnsi"/>
          <w:bCs/>
        </w:rPr>
      </w:pPr>
      <w:r w:rsidRPr="00F36BB2">
        <w:rPr>
          <w:rFonts w:eastAsia="Times New Roman" w:cstheme="minorHAnsi"/>
          <w:bCs/>
        </w:rPr>
        <w:t>(12) What is your lead time to deliver a single unit with all components?  Is there scale in lead time with greater quantities? Please elaborate.</w:t>
      </w:r>
    </w:p>
    <w:p w:rsidR="00E10233" w:rsidRPr="00F36BB2" w:rsidP="00E10233">
      <w:pPr>
        <w:jc w:val="both"/>
        <w:rPr>
          <w:rFonts w:eastAsia="Times New Roman" w:cstheme="minorHAnsi"/>
          <w:bCs/>
        </w:rPr>
      </w:pPr>
      <w:r w:rsidRPr="00F36BB2">
        <w:rPr>
          <w:rFonts w:eastAsia="Times New Roman" w:cstheme="minorHAnsi"/>
          <w:bCs/>
        </w:rPr>
        <w:t>(13) What is estimated life span of your solution?  What support/services does that entail?</w:t>
      </w:r>
    </w:p>
    <w:p w:rsidR="00E10233" w:rsidRPr="00F36BB2" w:rsidP="00E10233">
      <w:pPr>
        <w:jc w:val="both"/>
        <w:rPr>
          <w:rFonts w:eastAsia="Times New Roman" w:cstheme="minorHAnsi"/>
          <w:bCs/>
        </w:rPr>
      </w:pPr>
      <w:r w:rsidRPr="00F36BB2">
        <w:rPr>
          <w:rFonts w:eastAsia="Times New Roman" w:cstheme="minorHAnsi"/>
          <w:bCs/>
        </w:rPr>
        <w:t>(14) Does your organization offer a leasing solution?  Please elaborate.</w:t>
      </w:r>
    </w:p>
    <w:p w:rsidR="00E10233" w:rsidRPr="00F36BB2" w:rsidP="00E10233">
      <w:pPr>
        <w:jc w:val="both"/>
        <w:rPr>
          <w:rFonts w:eastAsia="Times New Roman" w:cstheme="minorHAnsi"/>
          <w:bCs/>
        </w:rPr>
      </w:pPr>
      <w:r w:rsidRPr="00F36BB2">
        <w:rPr>
          <w:rFonts w:eastAsia="Times New Roman" w:cstheme="minorHAnsi"/>
          <w:bCs/>
        </w:rPr>
        <w:t>(15) Does your company have a Federal Supply Schedule (FSS) GSA/NAC/SAC/BPA/NASA SEWP or any other Federal Government contract? If so, please provide the contract number(s).</w:t>
      </w:r>
    </w:p>
    <w:p w:rsidR="00E10233" w:rsidRPr="00F36BB2" w:rsidP="00E10233">
      <w:pPr>
        <w:jc w:val="both"/>
        <w:rPr>
          <w:rFonts w:eastAsia="Times New Roman" w:cstheme="minorHAnsi"/>
          <w:bCs/>
        </w:rPr>
      </w:pPr>
      <w:r w:rsidRPr="00F36BB2">
        <w:rPr>
          <w:rFonts w:eastAsia="Times New Roman" w:cstheme="minorHAnsi"/>
          <w:bCs/>
        </w:rPr>
        <w:t>(16) If you are an FSS GSA/NAC/SAC/BPA/NASA SEWP or any other Federal Government contract holder, are all the items/solutions you are providing available on your schedule/contract? Please state if all or some items are available on the contract.</w:t>
      </w:r>
    </w:p>
    <w:p w:rsidR="00E10233" w:rsidRPr="00F36BB2" w:rsidP="00E10233">
      <w:pPr>
        <w:jc w:val="both"/>
        <w:rPr>
          <w:rFonts w:eastAsia="Times New Roman" w:cstheme="minorHAnsi"/>
          <w:bCs/>
        </w:rPr>
      </w:pPr>
      <w:r w:rsidRPr="00F36BB2">
        <w:rPr>
          <w:rFonts w:eastAsia="Times New Roman" w:cstheme="minorHAnsi"/>
          <w:bCs/>
        </w:rPr>
        <w:t xml:space="preserve">(17) General pricing of your products/solution is encouraged. Pricing will be used for the purpose of </w:t>
      </w:r>
      <w:r w:rsidRPr="00F36BB2">
        <w:rPr>
          <w:rFonts w:eastAsia="Times New Roman" w:cstheme="minorHAnsi"/>
          <w:bCs/>
          <w:u w:val="single"/>
        </w:rPr>
        <w:t>market research only</w:t>
      </w:r>
      <w:r w:rsidRPr="00F36BB2">
        <w:rPr>
          <w:rFonts w:eastAsia="Times New Roman" w:cstheme="minorHAnsi"/>
          <w:bCs/>
        </w:rPr>
        <w:t>. It will not be used to evaluate any type of award.</w:t>
      </w:r>
    </w:p>
    <w:p w:rsidR="00E10233" w:rsidRPr="00F36BB2" w:rsidP="00E10233">
      <w:pPr>
        <w:jc w:val="both"/>
        <w:rPr>
          <w:rFonts w:eastAsia="Times New Roman" w:cstheme="minorHAnsi"/>
          <w:bCs/>
        </w:rPr>
      </w:pPr>
      <w:r w:rsidRPr="00F36BB2">
        <w:rPr>
          <w:rFonts w:eastAsia="Times New Roman" w:cstheme="minorHAnsi"/>
          <w:bCs/>
        </w:rPr>
        <w:t>(18) Please provide your SAM.gov Unique Entity ID/Cage Code number.</w:t>
      </w:r>
    </w:p>
    <w:p w:rsidR="00E10233" w:rsidRPr="00F36BB2" w:rsidP="00E10233">
      <w:pPr>
        <w:jc w:val="both"/>
        <w:rPr>
          <w:rFonts w:eastAsia="Times New Roman" w:cstheme="minorHAnsi"/>
          <w:b/>
        </w:rPr>
      </w:pPr>
      <w:r w:rsidRPr="00F36BB2">
        <w:rPr>
          <w:rFonts w:eastAsia="Times New Roman" w:cstheme="minorHAnsi"/>
          <w:b/>
        </w:rPr>
        <w:t xml:space="preserve">Responses to this notice shall be submitted via email to </w:t>
      </w:r>
      <w:r w:rsidRPr="00F36BB2">
        <w:t>sam.choo</w:t>
      </w:r>
      <w:r w:rsidRPr="00F36BB2">
        <w:rPr>
          <w:rFonts w:eastAsia="Times New Roman" w:cstheme="minorHAnsi"/>
          <w:b/>
        </w:rPr>
        <w:t xml:space="preserve">@va.gov. </w:t>
      </w:r>
      <w:r w:rsidRPr="00F36BB2">
        <w:rPr>
          <w:rFonts w:eastAsia="Times New Roman" w:cstheme="minorHAnsi"/>
          <w:b/>
          <w:u w:val="single"/>
        </w:rPr>
        <w:t>Telephone responses will not be accepted</w:t>
      </w:r>
      <w:r w:rsidRPr="00F36BB2">
        <w:rPr>
          <w:rFonts w:eastAsia="Times New Roman" w:cstheme="minorHAnsi"/>
          <w:b/>
        </w:rPr>
        <w:t xml:space="preserve">.  Responses must be received no later than </w:t>
      </w:r>
      <w:r w:rsidRPr="00F36BB2">
        <w:t xml:space="preserve">Thursday, </w:t>
      </w:r>
      <w:r>
        <w:t>December</w:t>
      </w:r>
      <w:r w:rsidRPr="00F36BB2">
        <w:t xml:space="preserve"> 09, 2025 by 1:00 </w:t>
      </w:r>
      <w:r>
        <w:t>P</w:t>
      </w:r>
      <w:r w:rsidRPr="00F36BB2">
        <w:t>M PT</w:t>
      </w:r>
      <w:r w:rsidRPr="00F36BB2">
        <w:rPr>
          <w:rFonts w:eastAsia="Times New Roman" w:cstheme="minorHAnsi"/>
          <w:b/>
        </w:rPr>
        <w:t xml:space="preserve">.  </w:t>
      </w:r>
    </w:p>
    <w:p w:rsidR="00E10233" w:rsidRPr="00A26CEF" w:rsidP="00E10233">
      <w:pPr>
        <w:jc w:val="both"/>
        <w:rPr>
          <w:rFonts w:eastAsia="Times New Roman" w:cstheme="minorHAnsi"/>
        </w:rPr>
      </w:pPr>
      <w:r w:rsidRPr="00A26CEF">
        <w:rPr>
          <w:rFonts w:eastAsia="Times New Roman" w:cstheme="minorHAnsi"/>
        </w:rPr>
        <w:t xml:space="preserve">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as a result of the information provided from this RFI, all interested parties must respond to the specific posting separately IAW the specifications of that announcement. </w:t>
      </w:r>
    </w:p>
    <w:p w:rsidR="000C770E"/>
    <w:p>
      <w:pPr>
        <w:ind w:left="360"/>
      </w:pPr>
      <w:r>
        <w:t>See attached document: 36C26226Q0169.</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082A6A"/>
    <w:multiLevelType w:val="hybridMultilevel"/>
    <w:tmpl w:val="7F0A0A2E"/>
    <w:lvl w:ilvl="0">
      <w:start w:val="1"/>
      <w:numFmt w:val="decimal"/>
      <w:lvlText w:val="%1."/>
      <w:lvlJc w:val="left"/>
      <w:pPr>
        <w:ind w:left="720" w:hanging="360"/>
      </w:pPr>
      <w:rPr>
        <w:rFonts w:hint="default"/>
        <w:b/>
      </w:rPr>
    </w:lvl>
    <w:lvl w:ilvl="1">
      <w:start w:val="1"/>
      <w:numFmt w:val="lowerLetter"/>
      <w:lvlText w:val="%2."/>
      <w:lvlJc w:val="left"/>
      <w:pPr>
        <w:ind w:left="1080" w:hanging="360"/>
      </w:pPr>
      <w:rPr>
        <w:b/>
      </w:rPr>
    </w:lvl>
    <w:lvl w:ilvl="2">
      <w:start w:val="1"/>
      <w:numFmt w:val="lowerRoman"/>
      <w:lvlText w:val="%3."/>
      <w:lvlJc w:val="right"/>
      <w:pPr>
        <w:ind w:left="1260" w:hanging="180"/>
      </w:pPr>
      <w:rPr>
        <w:b/>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C4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C4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513"/>
    <w:rPr>
      <w:rFonts w:eastAsiaTheme="majorEastAsia" w:cstheme="majorBidi"/>
      <w:color w:val="272727" w:themeColor="text1" w:themeTint="D8"/>
    </w:rPr>
  </w:style>
  <w:style w:type="paragraph" w:styleId="Quote">
    <w:name w:val="Quote"/>
    <w:basedOn w:val="Normal"/>
    <w:next w:val="Normal"/>
    <w:link w:val="QuoteChar"/>
    <w:uiPriority w:val="29"/>
    <w:qFormat/>
    <w:rsid w:val="00BC4513"/>
    <w:pPr>
      <w:spacing w:before="160"/>
      <w:jc w:val="center"/>
    </w:pPr>
    <w:rPr>
      <w:i/>
      <w:iCs/>
      <w:color w:val="404040" w:themeColor="text1" w:themeTint="BF"/>
    </w:rPr>
  </w:style>
  <w:style w:type="character" w:customStyle="1" w:styleId="QuoteChar">
    <w:name w:val="Quote Char"/>
    <w:basedOn w:val="DefaultParagraphFont"/>
    <w:link w:val="Quote"/>
    <w:uiPriority w:val="29"/>
    <w:rsid w:val="00BC4513"/>
    <w:rPr>
      <w:i/>
      <w:iCs/>
      <w:color w:val="404040" w:themeColor="text1" w:themeTint="BF"/>
    </w:rPr>
  </w:style>
  <w:style w:type="paragraph" w:styleId="IntenseQuote">
    <w:name w:val="Intense Quote"/>
    <w:basedOn w:val="Normal"/>
    <w:next w:val="Normal"/>
    <w:link w:val="IntenseQuoteChar"/>
    <w:uiPriority w:val="30"/>
    <w:qFormat/>
    <w:rsid w:val="00BC451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C4513"/>
    <w:rPr>
      <w:i/>
      <w:iCs/>
      <w:color w:val="366092" w:themeColor="accent1" w:themeShade="BF"/>
    </w:rPr>
  </w:style>
  <w:style w:type="character" w:styleId="IntenseReference">
    <w:name w:val="Intense Reference"/>
    <w:basedOn w:val="DefaultParagraphFont"/>
    <w:uiPriority w:val="32"/>
    <w:qFormat/>
    <w:rsid w:val="00BC4513"/>
    <w:rPr>
      <w:b/>
      <w:bCs/>
      <w:smallCaps/>
      <w:color w:val="366092" w:themeColor="accent1" w:themeShade="BF"/>
      <w:spacing w:val="5"/>
    </w:rPr>
  </w:style>
  <w:style w:type="paragraph" w:customStyle="1" w:styleId="indent-3">
    <w:name w:val="indent-3"/>
    <w:basedOn w:val="Normal"/>
    <w:rsid w:val="00E1023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2025-12-01T18:49:11Z</dcterms:created>
  <dcterms:modified xsi:type="dcterms:W3CDTF">2025-12-01T18:49:11Z</dcterms:modified>
</cp:coreProperties>
</file>