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2663D" w14:textId="5C634A78" w:rsidR="0068679E" w:rsidRPr="004D7CE2" w:rsidRDefault="0068679E" w:rsidP="0068679E">
      <w:pPr>
        <w:widowControl w:val="0"/>
        <w:autoSpaceDE w:val="0"/>
        <w:autoSpaceDN w:val="0"/>
        <w:spacing w:before="73" w:after="0"/>
        <w:ind w:right="41"/>
        <w:jc w:val="center"/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</w:pPr>
      <w:r w:rsidRPr="004D7CE2">
        <w:rPr>
          <w:rFonts w:ascii="Times New Roman" w:eastAsia="Arial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>ATTACHMENT</w:t>
      </w:r>
      <w:r w:rsidRPr="004D7CE2">
        <w:rPr>
          <w:rFonts w:ascii="Times New Roman" w:eastAsia="Arial" w:hAnsi="Times New Roman" w:cs="Times New Roman"/>
          <w:b/>
          <w:bCs/>
          <w:spacing w:val="-9"/>
          <w:kern w:val="0"/>
          <w:sz w:val="24"/>
          <w:szCs w:val="24"/>
          <w14:ligatures w14:val="none"/>
        </w:rPr>
        <w:t xml:space="preserve"> </w:t>
      </w:r>
      <w:r w:rsidR="00D3453A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J-6</w:t>
      </w:r>
    </w:p>
    <w:p w14:paraId="63F8F226" w14:textId="143D3BB2" w:rsidR="0068679E" w:rsidRPr="004D7CE2" w:rsidRDefault="0068679E" w:rsidP="0068679E">
      <w:pPr>
        <w:widowControl w:val="0"/>
        <w:autoSpaceDE w:val="0"/>
        <w:autoSpaceDN w:val="0"/>
        <w:spacing w:after="0" w:line="240" w:lineRule="auto"/>
        <w:ind w:left="2" w:right="41"/>
        <w:jc w:val="center"/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</w:pPr>
      <w:r w:rsidRPr="004D7CE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 xml:space="preserve">TEAMING </w:t>
      </w:r>
      <w:r w:rsidR="00C84C03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MEMB</w:t>
      </w:r>
      <w:r w:rsidR="00122F23" w:rsidRPr="004D7CE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ERS</w:t>
      </w:r>
      <w:r w:rsidRPr="004D7CE2">
        <w:rPr>
          <w:rFonts w:ascii="Times New Roman" w:eastAsia="Arial" w:hAnsi="Times New Roman" w:cs="Times New Roman"/>
          <w:b/>
          <w:bCs/>
          <w:spacing w:val="-7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FORM</w:t>
      </w:r>
      <w:r w:rsidRPr="004D7CE2">
        <w:rPr>
          <w:rFonts w:ascii="Times New Roman" w:eastAsia="Arial" w:hAnsi="Times New Roman" w:cs="Times New Roman"/>
          <w:b/>
          <w:bCs/>
          <w:spacing w:val="-5"/>
          <w:kern w:val="0"/>
          <w:sz w:val="24"/>
          <w:szCs w:val="24"/>
          <w14:ligatures w14:val="none"/>
        </w:rPr>
        <w:t xml:space="preserve"> </w:t>
      </w:r>
    </w:p>
    <w:p w14:paraId="5851E367" w14:textId="77777777" w:rsidR="00240424" w:rsidRDefault="00240424" w:rsidP="00C12BCE">
      <w:pPr>
        <w:widowControl w:val="0"/>
        <w:autoSpaceDE w:val="0"/>
        <w:autoSpaceDN w:val="0"/>
        <w:spacing w:before="253" w:after="0" w:line="240" w:lineRule="auto"/>
        <w:ind w:right="802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07D1A3A6" w14:textId="7D798252" w:rsidR="00240424" w:rsidRDefault="00240424" w:rsidP="00C12BCE">
      <w:pPr>
        <w:widowControl w:val="0"/>
        <w:autoSpaceDE w:val="0"/>
        <w:autoSpaceDN w:val="0"/>
        <w:spacing w:before="253" w:after="0" w:line="240" w:lineRule="auto"/>
        <w:ind w:right="802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Instructions</w:t>
      </w:r>
      <w:r w:rsidR="0088759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:</w:t>
      </w:r>
    </w:p>
    <w:p w14:paraId="7D141582" w14:textId="6E004CB9" w:rsidR="00AF5D90" w:rsidRPr="004D7CE2" w:rsidRDefault="0068679E" w:rsidP="00C12BCE">
      <w:pPr>
        <w:widowControl w:val="0"/>
        <w:autoSpaceDE w:val="0"/>
        <w:autoSpaceDN w:val="0"/>
        <w:spacing w:before="253" w:after="0" w:line="240" w:lineRule="auto"/>
        <w:ind w:right="802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Offeror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fills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out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Part</w:t>
      </w:r>
      <w:r w:rsidR="009C2832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</w:t>
      </w:r>
      <w:r w:rsidR="009C0A43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, II</w:t>
      </w:r>
      <w:r w:rsidR="009C2832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and I</w:t>
      </w:r>
      <w:r w:rsidR="009C0A43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</w:t>
      </w:r>
      <w:r w:rsidR="009C2832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</w:t>
      </w:r>
      <w:r w:rsidR="00C12BCE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.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The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Offeror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is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responsible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for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submitting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the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completed</w:t>
      </w:r>
      <w:r w:rsidRPr="004D7CE2">
        <w:rPr>
          <w:rFonts w:ascii="Times New Roman" w:eastAsia="Arial" w:hAnsi="Times New Roman" w:cs="Times New Roman"/>
          <w:spacing w:val="-3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form with information detailing your scope of involvement with teaming </w:t>
      </w:r>
      <w:r w:rsidR="00C84C0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memb</w:t>
      </w:r>
      <w:r w:rsidR="00C84C03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ers </w:t>
      </w:r>
      <w:r w:rsidR="00635A8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(e.g., CTA members, </w:t>
      </w:r>
      <w:r w:rsidR="00450C66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and/</w:t>
      </w:r>
      <w:r w:rsidR="00635A8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or</w:t>
      </w:r>
      <w:r w:rsidR="00635A8E"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resellers</w:t>
      </w:r>
      <w:r w:rsidR="00635A8E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)</w:t>
      </w:r>
      <w:r w:rsidRPr="004D7CE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.</w:t>
      </w:r>
    </w:p>
    <w:p w14:paraId="09564499" w14:textId="77777777" w:rsidR="0068679E" w:rsidRDefault="0068679E" w:rsidP="0068679E">
      <w:pPr>
        <w:widowControl w:val="0"/>
        <w:autoSpaceDE w:val="0"/>
        <w:autoSpaceDN w:val="0"/>
        <w:spacing w:after="0" w:line="24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0E5414CD" w14:textId="77777777" w:rsidR="00996C82" w:rsidRP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Prime offerors shall list in J-6 Part II all teaming members that comprise the prime offeror’s business approach to delivering a complete solution to the SOW requirements. </w:t>
      </w:r>
    </w:p>
    <w:p w14:paraId="4AAEBF3C" w14:textId="77777777" w:rsidR="00996C82" w:rsidRP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C796CD9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For each member listed in J-6 Part II, the prime offeror shall submit one of the following:  </w:t>
      </w:r>
    </w:p>
    <w:p w14:paraId="0082DBE7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31B492B" w14:textId="77777777" w:rsidR="00996C82" w:rsidRDefault="00996C82" w:rsidP="006A246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(a) Contractor Team Agreement (if applicable) that includes </w:t>
      </w:r>
      <w:proofErr w:type="gramStart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all of</w:t>
      </w:r>
      <w:proofErr w:type="gramEnd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the information required in section L.4.5, </w:t>
      </w:r>
    </w:p>
    <w:p w14:paraId="78646E4C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578B45E" w14:textId="723783FC" w:rsidR="00996C82" w:rsidRDefault="00996C82" w:rsidP="006A246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(b) Letter of Commitment that includes </w:t>
      </w:r>
      <w:proofErr w:type="gramStart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>all of</w:t>
      </w:r>
      <w:proofErr w:type="gramEnd"/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the information listed in J-6 Part III and signed by the prime offeror and the team member, or </w:t>
      </w:r>
    </w:p>
    <w:p w14:paraId="2AF2D5E4" w14:textId="77777777" w:rsidR="00996C82" w:rsidRDefault="00996C82" w:rsidP="00996C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CEB3491" w14:textId="686FFABB" w:rsidR="00996C82" w:rsidRPr="00996C82" w:rsidRDefault="00996C82" w:rsidP="006A2462">
      <w:pPr>
        <w:autoSpaceDE w:val="0"/>
        <w:autoSpaceDN w:val="0"/>
        <w:adjustRightInd w:val="0"/>
        <w:spacing w:after="0" w:line="240" w:lineRule="auto"/>
        <w:ind w:firstLine="59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96C82">
        <w:rPr>
          <w:rFonts w:ascii="Times New Roman" w:hAnsi="Times New Roman" w:cs="Times New Roman"/>
          <w:kern w:val="0"/>
          <w:sz w:val="24"/>
          <w:szCs w:val="24"/>
          <w14:ligatures w14:val="none"/>
        </w:rPr>
        <w:t>(c) completed Part III signed by the prime offeror and the team member.</w:t>
      </w:r>
    </w:p>
    <w:p w14:paraId="708ED7A8" w14:textId="77777777" w:rsidR="00AD3614" w:rsidRPr="004D7CE2" w:rsidRDefault="00AD3614" w:rsidP="0068679E">
      <w:pPr>
        <w:widowControl w:val="0"/>
        <w:autoSpaceDE w:val="0"/>
        <w:autoSpaceDN w:val="0"/>
        <w:spacing w:after="0" w:line="24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42940D46" w14:textId="77777777" w:rsidR="00C12BCE" w:rsidRPr="004D7CE2" w:rsidRDefault="00C12BCE">
      <w:pPr>
        <w:rPr>
          <w:rFonts w:ascii="Times New Roman" w:hAnsi="Times New Roman" w:cs="Times New Roman"/>
          <w:sz w:val="24"/>
          <w:szCs w:val="24"/>
        </w:rPr>
        <w:sectPr w:rsidR="00C12BCE" w:rsidRPr="004D7CE2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0AF93B3" w14:textId="77777777" w:rsidR="009C2832" w:rsidRPr="004D7CE2" w:rsidRDefault="009C2832" w:rsidP="009C2832">
      <w:pPr>
        <w:spacing w:before="80"/>
        <w:ind w:left="590"/>
        <w:rPr>
          <w:rFonts w:ascii="Times New Roman" w:hAnsi="Times New Roman" w:cs="Times New Roman"/>
          <w:b/>
          <w:sz w:val="24"/>
          <w:szCs w:val="24"/>
        </w:rPr>
      </w:pPr>
      <w:r w:rsidRPr="004D7CE2">
        <w:rPr>
          <w:rFonts w:ascii="Times New Roman" w:hAnsi="Times New Roman" w:cs="Times New Roman"/>
          <w:b/>
          <w:sz w:val="24"/>
          <w:szCs w:val="24"/>
        </w:rPr>
        <w:lastRenderedPageBreak/>
        <w:t>PART</w:t>
      </w:r>
      <w:r w:rsidRPr="004D7CE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>I:</w:t>
      </w:r>
      <w:r w:rsidRPr="004D7CE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>OFFEROR</w:t>
      </w:r>
      <w:r w:rsidRPr="004D7CE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pacing w:val="-2"/>
          <w:sz w:val="24"/>
          <w:szCs w:val="24"/>
        </w:rPr>
        <w:t>INFORMATION</w:t>
      </w:r>
    </w:p>
    <w:tbl>
      <w:tblPr>
        <w:tblW w:w="1019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6410"/>
      </w:tblGrid>
      <w:tr w:rsidR="004D7CE2" w:rsidRPr="004D7CE2" w14:paraId="4A95E43C" w14:textId="77777777" w:rsidTr="006A2462">
        <w:trPr>
          <w:trHeight w:val="460"/>
        </w:trPr>
        <w:tc>
          <w:tcPr>
            <w:tcW w:w="3780" w:type="dxa"/>
          </w:tcPr>
          <w:p w14:paraId="1AC238A9" w14:textId="77777777" w:rsidR="009C2832" w:rsidRPr="004D7CE2" w:rsidRDefault="009C2832" w:rsidP="001C3770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OFFEROR</w:t>
            </w:r>
            <w:r w:rsidRPr="004D7C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NAME:</w:t>
            </w:r>
          </w:p>
        </w:tc>
        <w:tc>
          <w:tcPr>
            <w:tcW w:w="6410" w:type="dxa"/>
          </w:tcPr>
          <w:p w14:paraId="28045DF9" w14:textId="77777777" w:rsidR="009C2832" w:rsidRPr="004D7CE2" w:rsidRDefault="009C2832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71E76353" w14:textId="77777777" w:rsidTr="006A2462">
        <w:trPr>
          <w:trHeight w:val="460"/>
        </w:trPr>
        <w:tc>
          <w:tcPr>
            <w:tcW w:w="3780" w:type="dxa"/>
          </w:tcPr>
          <w:p w14:paraId="7361B646" w14:textId="77777777" w:rsidR="009C2832" w:rsidRPr="004D7CE2" w:rsidRDefault="009C2832" w:rsidP="001C3770">
            <w:pPr>
              <w:pStyle w:val="TableParagraph"/>
              <w:spacing w:before="98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OFFEROR</w:t>
            </w:r>
            <w:r w:rsidRPr="004D7C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UEID:</w:t>
            </w:r>
          </w:p>
        </w:tc>
        <w:tc>
          <w:tcPr>
            <w:tcW w:w="6410" w:type="dxa"/>
          </w:tcPr>
          <w:p w14:paraId="069A8B87" w14:textId="77777777" w:rsidR="009C2832" w:rsidRPr="004D7CE2" w:rsidRDefault="009C2832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EE0633" w14:textId="77777777" w:rsidR="00A92CBA" w:rsidRDefault="00A92CBA" w:rsidP="009C2832">
      <w:pPr>
        <w:spacing w:before="244"/>
        <w:ind w:left="590"/>
        <w:rPr>
          <w:rFonts w:ascii="Times New Roman" w:hAnsi="Times New Roman" w:cs="Times New Roman"/>
          <w:b/>
          <w:sz w:val="24"/>
          <w:szCs w:val="24"/>
        </w:rPr>
      </w:pPr>
    </w:p>
    <w:p w14:paraId="7FAA1928" w14:textId="7AEC42B8" w:rsidR="009C2832" w:rsidRPr="004D7CE2" w:rsidRDefault="009C2832" w:rsidP="009C2832">
      <w:pPr>
        <w:spacing w:before="244"/>
        <w:ind w:left="590"/>
        <w:rPr>
          <w:rFonts w:ascii="Times New Roman" w:hAnsi="Times New Roman" w:cs="Times New Roman"/>
          <w:b/>
          <w:sz w:val="24"/>
          <w:szCs w:val="24"/>
        </w:rPr>
      </w:pPr>
      <w:r w:rsidRPr="004D7CE2">
        <w:rPr>
          <w:rFonts w:ascii="Times New Roman" w:hAnsi="Times New Roman" w:cs="Times New Roman"/>
          <w:b/>
          <w:sz w:val="24"/>
          <w:szCs w:val="24"/>
        </w:rPr>
        <w:t>PART</w:t>
      </w:r>
      <w:r w:rsidRPr="004D7CE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>II:</w:t>
      </w:r>
      <w:r w:rsidRPr="004D7CE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 xml:space="preserve">LIST OF </w:t>
      </w:r>
      <w:r w:rsidR="00105931">
        <w:rPr>
          <w:rFonts w:ascii="Times New Roman" w:hAnsi="Times New Roman" w:cs="Times New Roman"/>
          <w:b/>
          <w:sz w:val="24"/>
          <w:szCs w:val="24"/>
        </w:rPr>
        <w:t>MEMB</w:t>
      </w:r>
      <w:r w:rsidR="00105931" w:rsidRPr="004D7CE2">
        <w:rPr>
          <w:rFonts w:ascii="Times New Roman" w:hAnsi="Times New Roman" w:cs="Times New Roman"/>
          <w:b/>
          <w:sz w:val="24"/>
          <w:szCs w:val="24"/>
        </w:rPr>
        <w:t>ERS</w:t>
      </w:r>
    </w:p>
    <w:p w14:paraId="54DA6A93" w14:textId="54C891FE" w:rsidR="009C2832" w:rsidRPr="004D7CE2" w:rsidRDefault="009C2832" w:rsidP="006A246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1710"/>
        <w:gridCol w:w="2743"/>
        <w:gridCol w:w="5717"/>
      </w:tblGrid>
      <w:tr w:rsidR="002D1963" w:rsidRPr="00B7267F" w14:paraId="1660E282" w14:textId="77777777" w:rsidTr="006A2462">
        <w:tc>
          <w:tcPr>
            <w:tcW w:w="1710" w:type="dxa"/>
          </w:tcPr>
          <w:p w14:paraId="6F178A3A" w14:textId="2D958E92" w:rsidR="002D1963" w:rsidRPr="00F15071" w:rsidRDefault="00635A8E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TEAM MEMBER</w:t>
            </w:r>
          </w:p>
        </w:tc>
        <w:tc>
          <w:tcPr>
            <w:tcW w:w="2743" w:type="dxa"/>
          </w:tcPr>
          <w:p w14:paraId="751EC868" w14:textId="5D8B53F3" w:rsidR="002D1963" w:rsidRPr="00F15071" w:rsidRDefault="00635A8E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TEAM MEMBER</w:t>
            </w:r>
            <w:r w:rsidRPr="00F1507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D1963" w:rsidRPr="00F15071">
              <w:rPr>
                <w:rFonts w:ascii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5717" w:type="dxa"/>
          </w:tcPr>
          <w:p w14:paraId="38FB2901" w14:textId="4520741C" w:rsidR="002D1963" w:rsidRPr="00F15071" w:rsidRDefault="00635A8E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SPECIFY THE TEAM MEMBER’S MEANINGFUL CONTRIBUTIONS TO THE PRIME OFFEROR’S PERFORMANCE OF THE CUAS SOW</w:t>
            </w:r>
          </w:p>
        </w:tc>
      </w:tr>
      <w:tr w:rsidR="002D1963" w:rsidRPr="00B7267F" w14:paraId="138910DF" w14:textId="77777777" w:rsidTr="006A2462">
        <w:tc>
          <w:tcPr>
            <w:tcW w:w="1710" w:type="dxa"/>
          </w:tcPr>
          <w:p w14:paraId="1DDE5238" w14:textId="6BCEC6DA" w:rsidR="002D1963" w:rsidRPr="00F15071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15071">
              <w:rPr>
                <w:rFonts w:ascii="Times New Roman" w:hAnsi="Times New Roman" w:cs="Times New Roman"/>
                <w:bCs/>
                <w:sz w:val="24"/>
                <w:szCs w:val="24"/>
              </w:rPr>
              <w:t>#1</w:t>
            </w:r>
          </w:p>
        </w:tc>
        <w:tc>
          <w:tcPr>
            <w:tcW w:w="2743" w:type="dxa"/>
          </w:tcPr>
          <w:p w14:paraId="750502A3" w14:textId="77777777" w:rsidR="002D1963" w:rsidRPr="00F15071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5C430E51" w14:textId="1D8735EB" w:rsidR="002D1963" w:rsidRPr="00F15071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50627968" w14:textId="77777777" w:rsidTr="006A2462">
        <w:tc>
          <w:tcPr>
            <w:tcW w:w="1710" w:type="dxa"/>
          </w:tcPr>
          <w:p w14:paraId="0C58ED84" w14:textId="10BEE384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#2</w:t>
            </w:r>
          </w:p>
        </w:tc>
        <w:tc>
          <w:tcPr>
            <w:tcW w:w="2743" w:type="dxa"/>
          </w:tcPr>
          <w:p w14:paraId="4A9CA4C3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7669B570" w14:textId="0C6BECA1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45DA989A" w14:textId="77777777" w:rsidTr="006A2462">
        <w:tc>
          <w:tcPr>
            <w:tcW w:w="1710" w:type="dxa"/>
          </w:tcPr>
          <w:p w14:paraId="6CD85E06" w14:textId="3AF35CFE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#3</w:t>
            </w:r>
          </w:p>
        </w:tc>
        <w:tc>
          <w:tcPr>
            <w:tcW w:w="2743" w:type="dxa"/>
          </w:tcPr>
          <w:p w14:paraId="439C04D0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53718A7C" w14:textId="0FC1AC0E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18A6941B" w14:textId="77777777" w:rsidTr="006A2462">
        <w:tc>
          <w:tcPr>
            <w:tcW w:w="1710" w:type="dxa"/>
          </w:tcPr>
          <w:p w14:paraId="6E1D38D0" w14:textId="227C7185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#4</w:t>
            </w:r>
          </w:p>
        </w:tc>
        <w:tc>
          <w:tcPr>
            <w:tcW w:w="2743" w:type="dxa"/>
          </w:tcPr>
          <w:p w14:paraId="721980D7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5770ACEB" w14:textId="11BE25A9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76ABB7BA" w14:textId="77777777" w:rsidTr="006A2462">
        <w:tc>
          <w:tcPr>
            <w:tcW w:w="1710" w:type="dxa"/>
          </w:tcPr>
          <w:p w14:paraId="498C9664" w14:textId="14350392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#5</w:t>
            </w:r>
          </w:p>
        </w:tc>
        <w:tc>
          <w:tcPr>
            <w:tcW w:w="2743" w:type="dxa"/>
          </w:tcPr>
          <w:p w14:paraId="31725837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0AAF0050" w14:textId="6A78F44D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35A48C91" w14:textId="77777777" w:rsidTr="006A2462">
        <w:tc>
          <w:tcPr>
            <w:tcW w:w="1710" w:type="dxa"/>
          </w:tcPr>
          <w:p w14:paraId="34B46364" w14:textId="57E32896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#6</w:t>
            </w:r>
          </w:p>
        </w:tc>
        <w:tc>
          <w:tcPr>
            <w:tcW w:w="2743" w:type="dxa"/>
          </w:tcPr>
          <w:p w14:paraId="0755C0E2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7FD55180" w14:textId="156E934B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D1963" w:rsidRPr="00B7267F" w14:paraId="1F3F3852" w14:textId="77777777" w:rsidTr="006A2462">
        <w:tc>
          <w:tcPr>
            <w:tcW w:w="1710" w:type="dxa"/>
          </w:tcPr>
          <w:p w14:paraId="04B17444" w14:textId="47208E52" w:rsidR="002D1963" w:rsidRPr="008E5DF6" w:rsidRDefault="002D1963" w:rsidP="00C95243">
            <w:pPr>
              <w:spacing w:before="24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DF6">
              <w:rPr>
                <w:rFonts w:ascii="Times New Roman" w:hAnsi="Times New Roman" w:cs="Times New Roman"/>
                <w:bCs/>
                <w:sz w:val="24"/>
                <w:szCs w:val="24"/>
              </w:rPr>
              <w:t>#7</w:t>
            </w:r>
          </w:p>
        </w:tc>
        <w:tc>
          <w:tcPr>
            <w:tcW w:w="2743" w:type="dxa"/>
          </w:tcPr>
          <w:p w14:paraId="26C60329" w14:textId="77777777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7" w:type="dxa"/>
          </w:tcPr>
          <w:p w14:paraId="1574070D" w14:textId="34B4652A" w:rsidR="002D1963" w:rsidRPr="008E5DF6" w:rsidRDefault="002D1963" w:rsidP="00C12BCE">
            <w:pPr>
              <w:spacing w:before="2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E292D3" w14:textId="77777777" w:rsidR="009C2832" w:rsidRPr="004D7CE2" w:rsidRDefault="009C2832" w:rsidP="00C12BCE">
      <w:pPr>
        <w:spacing w:before="244"/>
        <w:ind w:left="590"/>
        <w:rPr>
          <w:rFonts w:ascii="Times New Roman" w:hAnsi="Times New Roman" w:cs="Times New Roman"/>
          <w:b/>
          <w:sz w:val="24"/>
          <w:szCs w:val="24"/>
        </w:rPr>
        <w:sectPr w:rsidR="009C2832" w:rsidRPr="004D7CE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CE05B4" w14:textId="3DC1704F" w:rsidR="00C12BCE" w:rsidRPr="004D7CE2" w:rsidRDefault="00C12BCE" w:rsidP="00C12BCE">
      <w:pPr>
        <w:spacing w:before="244"/>
        <w:ind w:left="590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4D7CE2">
        <w:rPr>
          <w:rFonts w:ascii="Times New Roman" w:hAnsi="Times New Roman" w:cs="Times New Roman"/>
          <w:b/>
          <w:sz w:val="24"/>
          <w:szCs w:val="24"/>
        </w:rPr>
        <w:lastRenderedPageBreak/>
        <w:t>PART</w:t>
      </w:r>
      <w:r w:rsidRPr="004D7CE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9C2832" w:rsidRPr="004D7CE2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="00CA3D7B" w:rsidRPr="004D7CE2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Pr="004D7CE2">
        <w:rPr>
          <w:rFonts w:ascii="Times New Roman" w:hAnsi="Times New Roman" w:cs="Times New Roman"/>
          <w:b/>
          <w:sz w:val="24"/>
          <w:szCs w:val="24"/>
        </w:rPr>
        <w:t>I:</w:t>
      </w:r>
      <w:r w:rsidRPr="004D7CE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D7CE2">
        <w:rPr>
          <w:rFonts w:ascii="Times New Roman" w:hAnsi="Times New Roman" w:cs="Times New Roman"/>
          <w:b/>
          <w:sz w:val="24"/>
          <w:szCs w:val="24"/>
        </w:rPr>
        <w:t xml:space="preserve">TEAMING </w:t>
      </w:r>
      <w:r w:rsidR="00C85F5A">
        <w:rPr>
          <w:rFonts w:ascii="Times New Roman" w:hAnsi="Times New Roman" w:cs="Times New Roman"/>
          <w:b/>
          <w:sz w:val="24"/>
          <w:szCs w:val="24"/>
        </w:rPr>
        <w:t>MEMBERS</w:t>
      </w:r>
      <w:r w:rsidRPr="004D7CE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9C2832" w:rsidRPr="004D7CE2">
        <w:rPr>
          <w:rFonts w:ascii="Times New Roman" w:hAnsi="Times New Roman" w:cs="Times New Roman"/>
          <w:b/>
          <w:spacing w:val="-7"/>
          <w:sz w:val="24"/>
          <w:szCs w:val="24"/>
        </w:rPr>
        <w:t>DETAILS</w:t>
      </w:r>
    </w:p>
    <w:p w14:paraId="642C95A8" w14:textId="77777777" w:rsidR="009C2832" w:rsidRPr="004D7CE2" w:rsidRDefault="009C2832" w:rsidP="00C12BCE">
      <w:pPr>
        <w:spacing w:before="244"/>
        <w:ind w:left="5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4F177" w14:textId="52444376" w:rsidR="00C12BCE" w:rsidRPr="004D7CE2" w:rsidRDefault="00C85F5A" w:rsidP="00C12BCE">
      <w:pPr>
        <w:spacing w:before="244"/>
        <w:ind w:left="5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TEAMING MEMBERS</w:t>
      </w:r>
      <w:r w:rsidR="003C696D">
        <w:rPr>
          <w:rFonts w:ascii="Times New Roman" w:hAnsi="Times New Roman" w:cs="Times New Roman"/>
          <w:b/>
          <w:bCs/>
          <w:sz w:val="24"/>
          <w:szCs w:val="24"/>
        </w:rPr>
        <w:t>/RESELLERS</w:t>
      </w:r>
      <w:r w:rsidRPr="004D7C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2832" w:rsidRPr="004D7CE2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tbl>
      <w:tblPr>
        <w:tblW w:w="10100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0"/>
        <w:gridCol w:w="5920"/>
      </w:tblGrid>
      <w:tr w:rsidR="004D7CE2" w:rsidRPr="004D7CE2" w14:paraId="6ABD99D3" w14:textId="77777777" w:rsidTr="006A2462">
        <w:trPr>
          <w:trHeight w:val="460"/>
        </w:trPr>
        <w:tc>
          <w:tcPr>
            <w:tcW w:w="4180" w:type="dxa"/>
          </w:tcPr>
          <w:p w14:paraId="138A4361" w14:textId="1FDCDDAF" w:rsidR="009F5C3C" w:rsidRPr="004D7CE2" w:rsidRDefault="00974A36" w:rsidP="001C3770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 xml:space="preserve"> NAME:</w:t>
            </w:r>
          </w:p>
        </w:tc>
        <w:tc>
          <w:tcPr>
            <w:tcW w:w="5920" w:type="dxa"/>
          </w:tcPr>
          <w:p w14:paraId="3A47ACD1" w14:textId="77777777" w:rsidR="009F5C3C" w:rsidRPr="004D7CE2" w:rsidRDefault="009F5C3C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2FC846CF" w14:textId="77777777" w:rsidTr="006A2462">
        <w:trPr>
          <w:trHeight w:val="460"/>
        </w:trPr>
        <w:tc>
          <w:tcPr>
            <w:tcW w:w="4180" w:type="dxa"/>
          </w:tcPr>
          <w:p w14:paraId="769B98F2" w14:textId="773157EA" w:rsidR="00C12BCE" w:rsidRPr="004D7CE2" w:rsidRDefault="009F5C3C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DESCRIPTION OF</w:t>
            </w:r>
            <w:r w:rsidR="00635A8E">
              <w:rPr>
                <w:rFonts w:ascii="Times New Roman" w:hAnsi="Times New Roman" w:cs="Times New Roman"/>
                <w:sz w:val="24"/>
                <w:szCs w:val="24"/>
              </w:rPr>
              <w:t xml:space="preserve"> THE BUSINESS RELATIONSHIP BETWEEN THE TEAM MEMBER AND THE PRIME OFFEROR:</w:t>
            </w:r>
          </w:p>
        </w:tc>
        <w:tc>
          <w:tcPr>
            <w:tcW w:w="5920" w:type="dxa"/>
          </w:tcPr>
          <w:p w14:paraId="4A4763B0" w14:textId="77777777" w:rsidR="00C12BCE" w:rsidRPr="004D7CE2" w:rsidRDefault="00C12BCE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44360015" w14:textId="77777777" w:rsidTr="006A2462">
        <w:trPr>
          <w:trHeight w:val="460"/>
        </w:trPr>
        <w:tc>
          <w:tcPr>
            <w:tcW w:w="4180" w:type="dxa"/>
          </w:tcPr>
          <w:p w14:paraId="6AA59070" w14:textId="3B06A7F1" w:rsidR="009F5C3C" w:rsidRPr="004D7CE2" w:rsidRDefault="00974A36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DUTIES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 xml:space="preserve"> AND RESPONSIB</w:t>
            </w:r>
            <w:r w:rsidR="0004362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>LI</w:t>
            </w:r>
            <w:r w:rsidR="00043624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 w:rsidR="00635A8E">
              <w:rPr>
                <w:rFonts w:ascii="Times New Roman" w:hAnsi="Times New Roman" w:cs="Times New Roman"/>
                <w:sz w:val="24"/>
                <w:szCs w:val="24"/>
              </w:rPr>
              <w:t xml:space="preserve"> OF THE TEAM MEMBER AND PRIME OFFEROR</w:t>
            </w:r>
            <w:r w:rsidR="009C0A43" w:rsidRPr="004D7C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20" w:type="dxa"/>
          </w:tcPr>
          <w:p w14:paraId="6CA2FFA3" w14:textId="77777777" w:rsidR="009F5C3C" w:rsidRPr="004D7CE2" w:rsidRDefault="009F5C3C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67968AD8" w14:textId="77777777" w:rsidTr="006A2462">
        <w:trPr>
          <w:trHeight w:val="460"/>
        </w:trPr>
        <w:tc>
          <w:tcPr>
            <w:tcW w:w="4180" w:type="dxa"/>
          </w:tcPr>
          <w:p w14:paraId="7F63F4BA" w14:textId="3AEBF261" w:rsidR="009C2832" w:rsidRPr="004D7CE2" w:rsidRDefault="009C2832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TERMS AND PROVISIONS</w:t>
            </w:r>
            <w:r w:rsidR="009C0A43" w:rsidRPr="004D7C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920" w:type="dxa"/>
          </w:tcPr>
          <w:p w14:paraId="38B08978" w14:textId="77777777" w:rsidR="009C2832" w:rsidRPr="004D7CE2" w:rsidRDefault="009C2832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67E024A9" w14:textId="77777777" w:rsidTr="006A2462">
        <w:trPr>
          <w:trHeight w:val="460"/>
        </w:trPr>
        <w:tc>
          <w:tcPr>
            <w:tcW w:w="4180" w:type="dxa"/>
          </w:tcPr>
          <w:p w14:paraId="5D42DDCC" w14:textId="379A25FB" w:rsidR="009F5C3C" w:rsidRPr="004D7CE2" w:rsidRDefault="009F5C3C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DURATION OF COMMITMENT: (MM/YYYY</w:t>
            </w:r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7CE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D7C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ins w:id="1" w:author="Author">
              <w:r w:rsidR="00116DE3" w:rsidRPr="00116DE3">
                <w:rPr>
                  <w:rFonts w:ascii="Times New Roman" w:hAnsi="Times New Roman" w:cs="Times New Roman"/>
                  <w:spacing w:val="-2"/>
                  <w:sz w:val="24"/>
                  <w:szCs w:val="24"/>
                </w:rPr>
                <w:t>MM/YYYY</w:t>
              </w:r>
            </w:ins>
            <w:del w:id="2" w:author="Author">
              <w:r w:rsidRPr="004D7CE2" w:rsidDel="00116DE3">
                <w:rPr>
                  <w:rFonts w:ascii="Times New Roman" w:hAnsi="Times New Roman" w:cs="Times New Roman"/>
                  <w:spacing w:val="-2"/>
                  <w:sz w:val="24"/>
                  <w:szCs w:val="24"/>
                </w:rPr>
                <w:delText>Present</w:delText>
              </w:r>
            </w:del>
            <w:r w:rsidRPr="004D7C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5920" w:type="dxa"/>
          </w:tcPr>
          <w:p w14:paraId="6943C4C2" w14:textId="77777777" w:rsidR="009F5C3C" w:rsidRPr="004D7CE2" w:rsidRDefault="009F5C3C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E2" w:rsidRPr="004D7CE2" w14:paraId="7CDAC319" w14:textId="77777777" w:rsidTr="006A2462">
        <w:trPr>
          <w:trHeight w:val="460"/>
        </w:trPr>
        <w:tc>
          <w:tcPr>
            <w:tcW w:w="4180" w:type="dxa"/>
          </w:tcPr>
          <w:p w14:paraId="31512DF2" w14:textId="05018778" w:rsidR="00C12BCE" w:rsidRPr="004D7CE2" w:rsidRDefault="000E11BD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RESOURCES/</w:t>
            </w:r>
            <w:r w:rsidR="009F5C3C" w:rsidRPr="004D7CE2">
              <w:rPr>
                <w:rFonts w:ascii="Times New Roman" w:hAnsi="Times New Roman" w:cs="Times New Roman"/>
                <w:sz w:val="24"/>
                <w:szCs w:val="24"/>
              </w:rPr>
              <w:t>EQUIPMENT/SERVICES PROVIDED:</w:t>
            </w:r>
          </w:p>
        </w:tc>
        <w:tc>
          <w:tcPr>
            <w:tcW w:w="5920" w:type="dxa"/>
          </w:tcPr>
          <w:p w14:paraId="125C5FFA" w14:textId="77777777" w:rsidR="00C12BCE" w:rsidRPr="004D7CE2" w:rsidRDefault="00C12BCE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BD" w:rsidRPr="004D7CE2" w14:paraId="2057A2B8" w14:textId="77777777" w:rsidTr="006A2462">
        <w:trPr>
          <w:trHeight w:val="460"/>
        </w:trPr>
        <w:tc>
          <w:tcPr>
            <w:tcW w:w="4180" w:type="dxa"/>
          </w:tcPr>
          <w:p w14:paraId="48EBD0A7" w14:textId="3F2A46AE" w:rsidR="000E11BD" w:rsidRDefault="002812D4" w:rsidP="009F5C3C">
            <w:pPr>
              <w:pStyle w:val="TableParagraph"/>
              <w:spacing w:before="100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POINT OF CONTACT</w:t>
            </w:r>
          </w:p>
        </w:tc>
        <w:tc>
          <w:tcPr>
            <w:tcW w:w="5920" w:type="dxa"/>
          </w:tcPr>
          <w:p w14:paraId="19B06D23" w14:textId="77777777" w:rsidR="000E11BD" w:rsidRPr="004D7CE2" w:rsidRDefault="000E11BD" w:rsidP="001C377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C7A9FF" w14:textId="77777777" w:rsidR="00396DA7" w:rsidRPr="004D7CE2" w:rsidRDefault="00396DA7">
      <w:pPr>
        <w:rPr>
          <w:rFonts w:ascii="Times New Roman" w:hAnsi="Times New Roman" w:cs="Times New Roman"/>
          <w:sz w:val="24"/>
          <w:szCs w:val="24"/>
        </w:rPr>
      </w:pPr>
    </w:p>
    <w:p w14:paraId="2A9E4C65" w14:textId="77777777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</w:p>
    <w:p w14:paraId="245B881B" w14:textId="70EB854D" w:rsidR="004D7CE2" w:rsidRPr="004D7CE2" w:rsidRDefault="004D7C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7CE2">
        <w:rPr>
          <w:rFonts w:ascii="Times New Roman" w:hAnsi="Times New Roman" w:cs="Times New Roman"/>
          <w:b/>
          <w:bCs/>
          <w:sz w:val="24"/>
          <w:szCs w:val="24"/>
        </w:rPr>
        <w:t>Signatures</w:t>
      </w:r>
    </w:p>
    <w:p w14:paraId="10B39EE1" w14:textId="77777777" w:rsidR="004D7CE2" w:rsidRDefault="004D7CE2">
      <w:pPr>
        <w:rPr>
          <w:rFonts w:ascii="Times New Roman" w:hAnsi="Times New Roman" w:cs="Times New Roman"/>
          <w:sz w:val="24"/>
          <w:szCs w:val="24"/>
        </w:rPr>
      </w:pPr>
    </w:p>
    <w:p w14:paraId="79449F5D" w14:textId="77777777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</w:p>
    <w:p w14:paraId="2AF24231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2B2789C" w14:textId="2BFA8C0A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  <w:r w:rsidRPr="004D7CE2">
        <w:rPr>
          <w:rFonts w:ascii="Times New Roman" w:hAnsi="Times New Roman" w:cs="Times New Roman"/>
          <w:sz w:val="24"/>
          <w:szCs w:val="24"/>
        </w:rPr>
        <w:t>Offeror</w:t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>Date</w:t>
      </w:r>
    </w:p>
    <w:p w14:paraId="1AFB20F9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1C31BE1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F0D5782" w14:textId="77777777" w:rsidR="004D7CE2" w:rsidRPr="004D7CE2" w:rsidRDefault="004D7CE2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AB4C7AC" w14:textId="28214293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  <w:r w:rsidRPr="004D7CE2">
        <w:rPr>
          <w:rFonts w:ascii="Times New Roman" w:hAnsi="Times New Roman" w:cs="Times New Roman"/>
          <w:sz w:val="24"/>
          <w:szCs w:val="24"/>
        </w:rPr>
        <w:t xml:space="preserve">Teaming </w:t>
      </w:r>
      <w:r w:rsidR="001D4E2C">
        <w:rPr>
          <w:rFonts w:ascii="Times New Roman" w:hAnsi="Times New Roman" w:cs="Times New Roman"/>
          <w:sz w:val="24"/>
          <w:szCs w:val="24"/>
        </w:rPr>
        <w:t>Member</w:t>
      </w:r>
      <w:r w:rsidR="008D7D09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D7CE2">
        <w:rPr>
          <w:rFonts w:ascii="Times New Roman" w:hAnsi="Times New Roman" w:cs="Times New Roman"/>
          <w:sz w:val="24"/>
          <w:szCs w:val="24"/>
        </w:rPr>
        <w:t>Date</w:t>
      </w:r>
    </w:p>
    <w:p w14:paraId="115C8EA6" w14:textId="77777777" w:rsidR="004D7CE2" w:rsidRPr="004D7CE2" w:rsidRDefault="004D7CE2">
      <w:pPr>
        <w:rPr>
          <w:rFonts w:ascii="Times New Roman" w:hAnsi="Times New Roman" w:cs="Times New Roman"/>
          <w:sz w:val="24"/>
          <w:szCs w:val="24"/>
        </w:rPr>
      </w:pPr>
    </w:p>
    <w:sectPr w:rsidR="004D7CE2" w:rsidRPr="004D7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83D09" w14:textId="77777777" w:rsidR="00822AD7" w:rsidRDefault="00822AD7" w:rsidP="00A16E26">
      <w:pPr>
        <w:spacing w:after="0" w:line="240" w:lineRule="auto"/>
      </w:pPr>
      <w:r>
        <w:separator/>
      </w:r>
    </w:p>
  </w:endnote>
  <w:endnote w:type="continuationSeparator" w:id="0">
    <w:p w14:paraId="24FA274F" w14:textId="77777777" w:rsidR="00822AD7" w:rsidRDefault="00822AD7" w:rsidP="00A16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AF4C4" w14:textId="77777777" w:rsidR="00822AD7" w:rsidRDefault="00822AD7" w:rsidP="00A16E26">
      <w:pPr>
        <w:spacing w:after="0" w:line="240" w:lineRule="auto"/>
      </w:pPr>
      <w:r>
        <w:separator/>
      </w:r>
    </w:p>
  </w:footnote>
  <w:footnote w:type="continuationSeparator" w:id="0">
    <w:p w14:paraId="61DF2E73" w14:textId="77777777" w:rsidR="00822AD7" w:rsidRDefault="00822AD7" w:rsidP="00A16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7CD40" w14:textId="7EDF3C33" w:rsidR="006A2462" w:rsidRDefault="006A2462" w:rsidP="006A2462">
    <w:pPr>
      <w:pStyle w:val="Header"/>
      <w:rPr>
        <w:rFonts w:ascii="Times New Roman" w:hAnsi="Times New Roman" w:cs="Times New Roman"/>
      </w:rPr>
    </w:pPr>
    <w:r w:rsidRPr="00A65C8A">
      <w:rPr>
        <w:rFonts w:ascii="Times New Roman" w:hAnsi="Times New Roman" w:cs="Times New Roman"/>
      </w:rPr>
      <w:t>RFP No. 70RDA226R00000001</w:t>
    </w:r>
    <w:ins w:id="0" w:author="Author">
      <w:r w:rsidR="00116DE3">
        <w:rPr>
          <w:rFonts w:ascii="Times New Roman" w:hAnsi="Times New Roman" w:cs="Times New Roman"/>
        </w:rPr>
        <w:t xml:space="preserve"> </w:t>
      </w:r>
      <w:r w:rsidR="00116DE3" w:rsidRPr="00116DE3">
        <w:rPr>
          <w:rFonts w:ascii="Times New Roman" w:hAnsi="Times New Roman" w:cs="Times New Roman"/>
        </w:rPr>
        <w:t>Amendment 0001</w:t>
      </w:r>
    </w:ins>
  </w:p>
  <w:p w14:paraId="4CE9C0E1" w14:textId="7E7CB949" w:rsidR="006A2462" w:rsidRDefault="006A2462" w:rsidP="006A2462">
    <w:pPr>
      <w:pStyle w:val="Header"/>
    </w:pPr>
    <w:r>
      <w:rPr>
        <w:rFonts w:ascii="Times New Roman" w:hAnsi="Times New Roman" w:cs="Times New Roman"/>
      </w:rPr>
      <w:t xml:space="preserve">Attachment J-6 </w:t>
    </w:r>
    <w:r w:rsidRPr="006A2462">
      <w:rPr>
        <w:rFonts w:ascii="Times New Roman" w:hAnsi="Times New Roman" w:cs="Times New Roman"/>
      </w:rPr>
      <w:t>Teaming Members Form</w:t>
    </w:r>
  </w:p>
  <w:p w14:paraId="11B9C385" w14:textId="663EF229" w:rsidR="00A16E26" w:rsidRDefault="00A16E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removePersonalInformation/>
  <w:removeDateAndTime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9E"/>
    <w:rsid w:val="00014477"/>
    <w:rsid w:val="00035289"/>
    <w:rsid w:val="00043624"/>
    <w:rsid w:val="000645F0"/>
    <w:rsid w:val="000760A7"/>
    <w:rsid w:val="000807AA"/>
    <w:rsid w:val="000C1ED9"/>
    <w:rsid w:val="000C2C71"/>
    <w:rsid w:val="000C5585"/>
    <w:rsid w:val="000C6E6B"/>
    <w:rsid w:val="000E11BD"/>
    <w:rsid w:val="00105931"/>
    <w:rsid w:val="00116DE3"/>
    <w:rsid w:val="00122F23"/>
    <w:rsid w:val="00127B4F"/>
    <w:rsid w:val="00135C47"/>
    <w:rsid w:val="00142033"/>
    <w:rsid w:val="001619C4"/>
    <w:rsid w:val="00174EC7"/>
    <w:rsid w:val="00180502"/>
    <w:rsid w:val="00182FCF"/>
    <w:rsid w:val="001B01C4"/>
    <w:rsid w:val="001B77F9"/>
    <w:rsid w:val="001D4E2C"/>
    <w:rsid w:val="001E0027"/>
    <w:rsid w:val="00210739"/>
    <w:rsid w:val="00220ABC"/>
    <w:rsid w:val="00240424"/>
    <w:rsid w:val="00244B52"/>
    <w:rsid w:val="00273E85"/>
    <w:rsid w:val="002812D4"/>
    <w:rsid w:val="0028293A"/>
    <w:rsid w:val="00282DE2"/>
    <w:rsid w:val="00287353"/>
    <w:rsid w:val="00293815"/>
    <w:rsid w:val="00297F17"/>
    <w:rsid w:val="002A2A44"/>
    <w:rsid w:val="002B06A3"/>
    <w:rsid w:val="002B56D9"/>
    <w:rsid w:val="002D119E"/>
    <w:rsid w:val="002D1963"/>
    <w:rsid w:val="002D565A"/>
    <w:rsid w:val="00372E30"/>
    <w:rsid w:val="003737E2"/>
    <w:rsid w:val="003837C3"/>
    <w:rsid w:val="00396DA7"/>
    <w:rsid w:val="003C34B4"/>
    <w:rsid w:val="003C696D"/>
    <w:rsid w:val="003C7985"/>
    <w:rsid w:val="003D6C67"/>
    <w:rsid w:val="0040580C"/>
    <w:rsid w:val="00411689"/>
    <w:rsid w:val="00413906"/>
    <w:rsid w:val="004401A5"/>
    <w:rsid w:val="00450C66"/>
    <w:rsid w:val="004708BF"/>
    <w:rsid w:val="004725F7"/>
    <w:rsid w:val="004A3D15"/>
    <w:rsid w:val="004D7CE2"/>
    <w:rsid w:val="004F020C"/>
    <w:rsid w:val="005268B0"/>
    <w:rsid w:val="00591B48"/>
    <w:rsid w:val="005E41D6"/>
    <w:rsid w:val="006015F2"/>
    <w:rsid w:val="00602168"/>
    <w:rsid w:val="00635A8E"/>
    <w:rsid w:val="00670E38"/>
    <w:rsid w:val="0068679E"/>
    <w:rsid w:val="006A2462"/>
    <w:rsid w:val="006C1D24"/>
    <w:rsid w:val="006C36D9"/>
    <w:rsid w:val="006D34D3"/>
    <w:rsid w:val="006D67F2"/>
    <w:rsid w:val="006F5860"/>
    <w:rsid w:val="00732D9D"/>
    <w:rsid w:val="00784018"/>
    <w:rsid w:val="0078586F"/>
    <w:rsid w:val="007A68D1"/>
    <w:rsid w:val="007E048E"/>
    <w:rsid w:val="0081067E"/>
    <w:rsid w:val="00812D3B"/>
    <w:rsid w:val="008213D3"/>
    <w:rsid w:val="00822AD7"/>
    <w:rsid w:val="00852BDB"/>
    <w:rsid w:val="00884FC2"/>
    <w:rsid w:val="0088759E"/>
    <w:rsid w:val="00892163"/>
    <w:rsid w:val="008B709D"/>
    <w:rsid w:val="008C1054"/>
    <w:rsid w:val="008D7D09"/>
    <w:rsid w:val="008E5DF6"/>
    <w:rsid w:val="008E5F13"/>
    <w:rsid w:val="00914EB2"/>
    <w:rsid w:val="00951C36"/>
    <w:rsid w:val="00956345"/>
    <w:rsid w:val="00974A36"/>
    <w:rsid w:val="00996C82"/>
    <w:rsid w:val="009C0A43"/>
    <w:rsid w:val="009C2832"/>
    <w:rsid w:val="009F5C3C"/>
    <w:rsid w:val="00A04631"/>
    <w:rsid w:val="00A16E26"/>
    <w:rsid w:val="00A4106A"/>
    <w:rsid w:val="00A8177F"/>
    <w:rsid w:val="00A92CBA"/>
    <w:rsid w:val="00A93E06"/>
    <w:rsid w:val="00AD3614"/>
    <w:rsid w:val="00AE55F6"/>
    <w:rsid w:val="00AF5D90"/>
    <w:rsid w:val="00B20C10"/>
    <w:rsid w:val="00B3557E"/>
    <w:rsid w:val="00B65F3F"/>
    <w:rsid w:val="00B7267F"/>
    <w:rsid w:val="00B85334"/>
    <w:rsid w:val="00BD0537"/>
    <w:rsid w:val="00BE1E9A"/>
    <w:rsid w:val="00BF5000"/>
    <w:rsid w:val="00C12BCE"/>
    <w:rsid w:val="00C54F29"/>
    <w:rsid w:val="00C84C03"/>
    <w:rsid w:val="00C85F5A"/>
    <w:rsid w:val="00C95243"/>
    <w:rsid w:val="00CA3D7B"/>
    <w:rsid w:val="00CB64B3"/>
    <w:rsid w:val="00CD6CA8"/>
    <w:rsid w:val="00D3453A"/>
    <w:rsid w:val="00D37FC5"/>
    <w:rsid w:val="00D95C50"/>
    <w:rsid w:val="00DD5034"/>
    <w:rsid w:val="00DF5E34"/>
    <w:rsid w:val="00E70E68"/>
    <w:rsid w:val="00E75D74"/>
    <w:rsid w:val="00EA2612"/>
    <w:rsid w:val="00EC6FFC"/>
    <w:rsid w:val="00ED26C8"/>
    <w:rsid w:val="00F046CC"/>
    <w:rsid w:val="00F15071"/>
    <w:rsid w:val="00F520C8"/>
    <w:rsid w:val="00F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051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9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12BCE"/>
    <w:pPr>
      <w:widowControl w:val="0"/>
      <w:autoSpaceDE w:val="0"/>
      <w:autoSpaceDN w:val="0"/>
      <w:spacing w:after="0" w:line="240" w:lineRule="auto"/>
      <w:ind w:left="95"/>
    </w:pPr>
    <w:rPr>
      <w:rFonts w:ascii="Arial" w:eastAsia="Arial" w:hAnsi="Arial" w:cs="Arial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12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BC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BCE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E26"/>
  </w:style>
  <w:style w:type="paragraph" w:styleId="Footer">
    <w:name w:val="footer"/>
    <w:basedOn w:val="Normal"/>
    <w:link w:val="FooterChar"/>
    <w:uiPriority w:val="99"/>
    <w:unhideWhenUsed/>
    <w:rsid w:val="00A1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E26"/>
  </w:style>
  <w:style w:type="table" w:styleId="TableGrid">
    <w:name w:val="Table Grid"/>
    <w:basedOn w:val="TableNormal"/>
    <w:uiPriority w:val="39"/>
    <w:rsid w:val="00C95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952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2025-11-26T21:30:00Z</dcterms:created>
  <dcterms:modified xsi:type="dcterms:W3CDTF">2025-11-26T21:30:00Z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2025-11-26T21:30:14Z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b06871b9-bf08-49d6-a4fa-6b15acc0d951</vt:lpwstr>
  </property>
  <property fmtid="{D5CDD505-2E9C-101B-9397-08002B2CF9AE}" pid="8" name="MSIP_Label_a2eef23d-2e95-4428-9a3c-2526d95b164a_ContentBits">
    <vt:lpwstr>0</vt:lpwstr>
  </property>
</Properties>
</file>