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3E41" w14:textId="2EC9612B" w:rsidR="00F173EF" w:rsidRDefault="00DA290D">
      <w:pPr>
        <w:pageBreakBefore/>
        <w:sectPr w:rsidR="00F173EF">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44E8445E" wp14:editId="55260637">
                <wp:simplePos x="0" y="0"/>
                <wp:positionH relativeFrom="page">
                  <wp:posOffset>0</wp:posOffset>
                </wp:positionH>
                <wp:positionV relativeFrom="page">
                  <wp:posOffset>0</wp:posOffset>
                </wp:positionV>
                <wp:extent cx="7772400" cy="10058400"/>
                <wp:effectExtent l="0" t="0" r="1476375" b="0"/>
                <wp:wrapNone/>
                <wp:docPr id="674681017"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38635352"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3675075"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6624613"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8957528"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141767"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2607149"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9972552"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122426"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792113"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84971"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5567501"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92350"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5377645"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7743297"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9590464"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70317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7425700"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4682195"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3972748"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267907"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81590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3000211"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9391738"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976800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2481370"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9538712"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4120640"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6957588"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62489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106128"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5620174"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9083637"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597266"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5115739"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7538390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87287208"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7897410"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0960551"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862246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0453346"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6840840"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648617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2704744"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2802025"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1515687"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4244793"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1886805"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2385876"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8905420"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702056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2483969"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9003075"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994557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757424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4408486"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828132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462207"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423082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1927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07335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674327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7797732"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3914014"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63579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1251078"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224086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893254"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37116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470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6943970"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523184"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64502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77162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74782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54246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476617"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8784695"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2263748"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384021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2254525"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162856"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445486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9092330"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5525270"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199184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3924901"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8927447"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371311"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7034798"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27393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2965455"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3980365"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5787616"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710320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760814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2023102"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8467033"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4332979"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4361542"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7597490"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54475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9695543"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440677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0576183"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2925140"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9124"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406879"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6788641"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860888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6071984"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6824178"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2269276"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0467597"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53844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879246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4353860"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494374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8124759"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421544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3162479"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7212849"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33554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4833831"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885884"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398602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2339310"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0430267"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508951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795860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5228647"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5612093"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7551166"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59447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29626"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4467364"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3159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224858"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9111095"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8208108"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6328867"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8C" w14:textId="77777777" w:rsidR="00F173EF" w:rsidRDefault="00DA290D">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1183256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8D" w14:textId="77777777" w:rsidR="00F173EF" w:rsidRDefault="00DA290D">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143527950"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8E" w14:textId="77777777" w:rsidR="00F173EF" w:rsidRDefault="00DA290D">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92876883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8F" w14:textId="77777777" w:rsidR="00F173EF" w:rsidRDefault="00DA290D">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670712020"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0" w14:textId="77777777" w:rsidR="00F173EF" w:rsidRDefault="00DA290D">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728564428"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1" w14:textId="77777777" w:rsidR="00F173EF" w:rsidRDefault="00DA290D">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763352794"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2" w14:textId="77777777" w:rsidR="00F173EF" w:rsidRDefault="00DA290D">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472116214"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3" w14:textId="77777777" w:rsidR="00F173EF" w:rsidRDefault="00DA290D">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993999404"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4" w14:textId="77777777" w:rsidR="00F173EF" w:rsidRDefault="00DA290D">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40055730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5" w14:textId="77777777" w:rsidR="00F173EF" w:rsidRDefault="00DA290D">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015947922"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6" w14:textId="77777777" w:rsidR="00F173EF" w:rsidRDefault="00DA290D">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940894226"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7" w14:textId="77777777" w:rsidR="00F173EF" w:rsidRDefault="00DA290D">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96213275"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8"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81769368"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9" w14:textId="77777777" w:rsidR="00F173EF" w:rsidRDefault="00DA290D">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2079818590"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A" w14:textId="77777777" w:rsidR="00F173EF" w:rsidRDefault="00DA290D">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451320889"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B" w14:textId="77777777" w:rsidR="00F173EF" w:rsidRDefault="00DA290D">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309382774"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C" w14:textId="77777777" w:rsidR="00F173EF" w:rsidRDefault="00DA290D">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58951296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D" w14:textId="77777777" w:rsidR="00F173EF" w:rsidRDefault="00DA290D">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273372248"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E" w14:textId="77777777" w:rsidR="00F173EF" w:rsidRDefault="00DA290D">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94772126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9F" w14:textId="77777777" w:rsidR="00F173EF" w:rsidRDefault="00DA290D">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74532664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0" w14:textId="77777777" w:rsidR="00F173EF" w:rsidRDefault="00DA290D">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71154596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1" w14:textId="77777777" w:rsidR="00F173EF" w:rsidRDefault="00DA290D">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055418133"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2" w14:textId="77777777" w:rsidR="00F173EF" w:rsidRDefault="00DA290D">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758026408"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3" w14:textId="77777777" w:rsidR="00F173EF" w:rsidRDefault="00DA290D">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03529592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4" w14:textId="77777777" w:rsidR="00F173EF" w:rsidRDefault="00DA290D">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104441590"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5" w14:textId="77777777" w:rsidR="00F173EF" w:rsidRDefault="00DA290D">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574449632"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6" w14:textId="77777777" w:rsidR="00F173EF" w:rsidRDefault="00DA290D">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970496270"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7" w14:textId="77777777" w:rsidR="00F173EF" w:rsidRDefault="00DA290D">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479106163"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8" w14:textId="77777777" w:rsidR="00F173EF" w:rsidRDefault="00DA290D">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18679161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9" w14:textId="77777777" w:rsidR="00F173EF" w:rsidRDefault="00DA290D">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561707312"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A" w14:textId="77777777" w:rsidR="00F173EF" w:rsidRDefault="00DA290D">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240775507"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B" w14:textId="77777777" w:rsidR="00F173EF" w:rsidRDefault="00DA290D">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63914574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C" w14:textId="77777777" w:rsidR="00F173EF" w:rsidRDefault="00DA290D">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926004157"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D" w14:textId="77777777" w:rsidR="00F173EF" w:rsidRDefault="00DA290D">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511585839"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E" w14:textId="77777777" w:rsidR="00F173EF" w:rsidRDefault="00DA290D">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18174528"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AF" w14:textId="77777777" w:rsidR="00F173EF" w:rsidRDefault="00DA290D">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665516132"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0" w14:textId="77777777" w:rsidR="00F173EF" w:rsidRDefault="00DA290D">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2111740423"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1" w14:textId="77777777" w:rsidR="00F173EF" w:rsidRDefault="00DA290D">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641404085"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2" w14:textId="77777777" w:rsidR="00F173EF" w:rsidRDefault="00DA290D">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484399882"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3" w14:textId="77777777" w:rsidR="00F173EF" w:rsidRDefault="00DA290D">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223220159"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4" w14:textId="77777777" w:rsidR="00F173EF" w:rsidRDefault="00DA290D">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718353214"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5" w14:textId="77777777" w:rsidR="00F173EF" w:rsidRDefault="00DA290D">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7050304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6" w14:textId="77777777" w:rsidR="00F173EF" w:rsidRDefault="00DA290D">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49264925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7" w14:textId="77777777" w:rsidR="00F173EF" w:rsidRDefault="00DA290D">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06905514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8"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3861680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9" w14:textId="77777777" w:rsidR="00F173EF" w:rsidRDefault="00DA290D">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9548464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A"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04543021"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B" w14:textId="77777777" w:rsidR="00F173EF" w:rsidRDefault="00DA290D">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16801154"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C"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59263337"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D" w14:textId="77777777" w:rsidR="00F173EF" w:rsidRDefault="00DA290D">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573258695"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E" w14:textId="77777777" w:rsidR="00F173EF" w:rsidRDefault="00DA290D">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824862840"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BF"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53826461"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0" w14:textId="77777777" w:rsidR="00F173EF" w:rsidRDefault="00DA290D">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93494062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1" w14:textId="77777777" w:rsidR="00F173EF" w:rsidRDefault="00DA290D">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640171631"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2" w14:textId="77777777" w:rsidR="00F173EF" w:rsidRDefault="00DA290D">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871398431"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3" w14:textId="77777777" w:rsidR="00F173EF" w:rsidRDefault="00DA290D">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776751153"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4" w14:textId="77777777" w:rsidR="00F173EF" w:rsidRDefault="00DA290D">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995225538"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5" w14:textId="77777777" w:rsidR="00F173EF" w:rsidRDefault="00DA290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510994521"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6" w14:textId="77777777" w:rsidR="00F173EF" w:rsidRDefault="00DA290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85753717"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7" w14:textId="77777777" w:rsidR="00F173EF" w:rsidRDefault="00DA290D">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510345362"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8" w14:textId="77777777" w:rsidR="00F173EF" w:rsidRDefault="00DA290D">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869800716"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9" w14:textId="77777777" w:rsidR="00F173EF" w:rsidRDefault="00DA290D">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03247205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A" w14:textId="77777777" w:rsidR="00F173EF" w:rsidRDefault="00DA290D">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833812531"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B" w14:textId="77777777" w:rsidR="00F173EF" w:rsidRDefault="00DA290D">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83661548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C" w14:textId="77777777" w:rsidR="00F173EF" w:rsidRDefault="00DA290D">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3178090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D" w14:textId="77777777" w:rsidR="00F173EF" w:rsidRDefault="00DA290D">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1973452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E" w14:textId="77777777" w:rsidR="00F173EF" w:rsidRDefault="00DA290D">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13475713"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CF" w14:textId="77777777" w:rsidR="00F173EF" w:rsidRDefault="00DA290D">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798765957"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0" w14:textId="77777777" w:rsidR="00F173EF" w:rsidRDefault="00DA290D">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98785255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1" w14:textId="77777777" w:rsidR="00F173EF" w:rsidRDefault="00DA290D">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661021482"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2" w14:textId="77777777" w:rsidR="00F173EF" w:rsidRDefault="00DA290D">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784465792"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3" w14:textId="77777777" w:rsidR="00F173EF" w:rsidRDefault="00DA290D">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23565281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4" w14:textId="77777777" w:rsidR="00F173EF" w:rsidRDefault="00DA290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334379504"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5" w14:textId="77777777" w:rsidR="00F173EF" w:rsidRDefault="00DA290D">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29117273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6" w14:textId="77777777" w:rsidR="00F173EF" w:rsidRDefault="00DA290D">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914101221"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7" w14:textId="77777777" w:rsidR="00F173EF" w:rsidRDefault="00DA290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202314921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8" w14:textId="77777777" w:rsidR="00F173EF" w:rsidRDefault="00DA290D">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652926872"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9" w14:textId="77777777" w:rsidR="00F173EF" w:rsidRDefault="00DA290D">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74441505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A" w14:textId="77777777" w:rsidR="00F173EF" w:rsidRDefault="00DA290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812657769"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B" w14:textId="77777777" w:rsidR="00F173EF" w:rsidRDefault="00DA290D">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97356260"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C" w14:textId="77777777" w:rsidR="00F173EF" w:rsidRDefault="00DA290D">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014026259"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D" w14:textId="77777777" w:rsidR="00F173EF" w:rsidRDefault="00DA290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542749966"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E" w14:textId="77777777" w:rsidR="00F173EF" w:rsidRDefault="00DA290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07441878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DF" w14:textId="77777777" w:rsidR="00F173EF" w:rsidRDefault="00DA290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191486286"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0" w14:textId="77777777" w:rsidR="00F173EF" w:rsidRDefault="00DA290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60630210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1" w14:textId="77777777" w:rsidR="00F173EF" w:rsidRDefault="00DA290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2042251833"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2" w14:textId="77777777" w:rsidR="00F173EF" w:rsidRDefault="00DA290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29100912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3" w14:textId="77777777" w:rsidR="00F173EF" w:rsidRDefault="00DA290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053924695"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4" w14:textId="77777777" w:rsidR="00F173EF" w:rsidRDefault="00DA290D">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74174025"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5" w14:textId="77777777" w:rsidR="00F173EF" w:rsidRDefault="00DA290D">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190174378"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6" w14:textId="77777777" w:rsidR="00F173EF" w:rsidRDefault="00DA290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59828785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7" w14:textId="77777777" w:rsidR="00F173EF" w:rsidRDefault="00DA290D">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912921228"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8" w14:textId="77777777" w:rsidR="00F173EF" w:rsidRDefault="00DA290D">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806453345"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9" w14:textId="77777777" w:rsidR="00F173EF" w:rsidRDefault="00DA290D">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6973542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A" w14:textId="77777777" w:rsidR="00F173EF" w:rsidRDefault="00DA290D">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83968955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B" w14:textId="77777777" w:rsidR="00F173EF" w:rsidRDefault="00DA290D">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142139473"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C" w14:textId="77777777" w:rsidR="00F173EF" w:rsidRDefault="00DA290D">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592088139"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D" w14:textId="77777777" w:rsidR="00F173EF" w:rsidRDefault="00DA290D">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768113267"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E" w14:textId="77777777" w:rsidR="00F173EF" w:rsidRDefault="00DA290D">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258808225"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EF" w14:textId="77777777" w:rsidR="00F173EF" w:rsidRDefault="00DA290D">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862072614"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0" w14:textId="77777777" w:rsidR="00F173EF" w:rsidRDefault="00DA290D">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885445949"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1" w14:textId="77777777" w:rsidR="00F173EF" w:rsidRDefault="00DA290D">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9816264"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2" w14:textId="77777777" w:rsidR="00F173EF" w:rsidRDefault="00DA290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64840493"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3" w14:textId="77777777" w:rsidR="00F173EF" w:rsidRDefault="00DA290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489299276"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4" w14:textId="6DFF8E77" w:rsidR="00F173EF" w:rsidRDefault="00DA290D">
                              <w:pPr>
                                <w:spacing w:after="0" w:line="240" w:lineRule="auto"/>
                                <w:jc w:val="center"/>
                                <w:rPr>
                                  <w:rFonts w:ascii="Courier New" w:hAnsi="Courier New" w:cs="Courier New"/>
                                  <w:sz w:val="15"/>
                                  <w:szCs w:val="15"/>
                                </w:rPr>
                              </w:pPr>
                              <w:r>
                                <w:rPr>
                                  <w:rFonts w:ascii="Courier New" w:hAnsi="Courier New" w:cs="Courier New"/>
                                  <w:sz w:val="15"/>
                                  <w:szCs w:val="15"/>
                                </w:rPr>
                                <w:t xml:space="preserve"> 59</w:t>
                              </w:r>
                            </w:p>
                          </w:txbxContent>
                        </wps:txbx>
                        <wps:bodyPr rot="0" vert="horz" wrap="square" lIns="0" tIns="0" rIns="0" bIns="0" anchor="t" anchorCtr="0" upright="1">
                          <a:noAutofit/>
                        </wps:bodyPr>
                      </wps:wsp>
                      <wps:wsp>
                        <wps:cNvPr id="1380949656"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5" w14:textId="77777777" w:rsidR="00F173EF" w:rsidRDefault="00F173EF">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9771327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663-26-1-501-0002</w:t>
                              </w:r>
                            </w:p>
                          </w:txbxContent>
                        </wps:txbx>
                        <wps:bodyPr rot="0" vert="horz" wrap="square" lIns="0" tIns="0" rIns="0" bIns="0" anchor="t" anchorCtr="0" upright="1">
                          <a:noAutofit/>
                        </wps:bodyPr>
                      </wps:wsp>
                      <wps:wsp>
                        <wps:cNvPr id="1546584318"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5095997"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8"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2532538"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9"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0165302"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A"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4080512"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B"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2584504"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C"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0917197"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D"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7195743"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E"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092698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4F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7990342"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0"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9469321"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36C26026Q0168</w:t>
                              </w:r>
                            </w:p>
                          </w:txbxContent>
                        </wps:txbx>
                        <wps:bodyPr rot="0" vert="horz" wrap="square" lIns="0" tIns="0" rIns="0" bIns="0" anchor="t" anchorCtr="0" upright="1">
                          <a:noAutofit/>
                        </wps:bodyPr>
                      </wps:wsp>
                      <wps:wsp>
                        <wps:cNvPr id="1781076985"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11-26-2025</w:t>
                              </w:r>
                            </w:p>
                          </w:txbxContent>
                        </wps:txbx>
                        <wps:bodyPr rot="0" vert="horz" wrap="square" lIns="0" tIns="0" rIns="0" bIns="0" anchor="t" anchorCtr="0" upright="1">
                          <a:noAutofit/>
                        </wps:bodyPr>
                      </wps:wsp>
                      <wps:wsp>
                        <wps:cNvPr id="136904960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Michael Borelli</w:t>
                              </w:r>
                            </w:p>
                          </w:txbxContent>
                        </wps:txbx>
                        <wps:bodyPr rot="0" vert="horz" wrap="square" lIns="0" tIns="0" rIns="0" bIns="0" anchor="t" anchorCtr="0" upright="1">
                          <a:noAutofit/>
                        </wps:bodyPr>
                      </wps:wsp>
                      <wps:wsp>
                        <wps:cNvPr id="1729123776"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253-888-4925</w:t>
                              </w:r>
                            </w:p>
                          </w:txbxContent>
                        </wps:txbx>
                        <wps:bodyPr rot="0" vert="horz" wrap="square" lIns="0" tIns="0" rIns="0" bIns="0" anchor="t" anchorCtr="0" upright="1">
                          <a:noAutofit/>
                        </wps:bodyPr>
                      </wps:wsp>
                      <wps:wsp>
                        <wps:cNvPr id="7704753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12-09-2025</w:t>
                              </w:r>
                            </w:p>
                          </w:txbxContent>
                        </wps:txbx>
                        <wps:bodyPr rot="0" vert="horz" wrap="square" lIns="0" tIns="0" rIns="0" bIns="0" anchor="t" anchorCtr="0" upright="1">
                          <a:noAutofit/>
                        </wps:bodyPr>
                      </wps:wsp>
                      <wps:wsp>
                        <wps:cNvPr id="1141078330"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5:00 PM</w:t>
                              </w:r>
                            </w:p>
                          </w:txbxContent>
                        </wps:txbx>
                        <wps:bodyPr rot="0" vert="horz" wrap="square" lIns="0" tIns="0" rIns="0" bIns="0" anchor="t" anchorCtr="0" upright="1">
                          <a:noAutofit/>
                        </wps:bodyPr>
                      </wps:wsp>
                      <wps:wsp>
                        <wps:cNvPr id="198876596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7"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PST</w:t>
                              </w:r>
                            </w:p>
                          </w:txbxContent>
                        </wps:txbx>
                        <wps:bodyPr rot="0" vert="horz" wrap="square" lIns="0" tIns="0" rIns="0" bIns="0" anchor="t" anchorCtr="0" upright="1">
                          <a:noAutofit/>
                        </wps:bodyPr>
                      </wps:wsp>
                      <wps:wsp>
                        <wps:cNvPr id="162781221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8"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90141562"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wps:txbx>
                        <wps:bodyPr rot="0" vert="horz" wrap="square" lIns="0" tIns="0" rIns="0" bIns="0" anchor="t" anchorCtr="0" upright="1">
                          <a:noAutofit/>
                        </wps:bodyPr>
                      </wps:wsp>
                      <wps:wsp>
                        <wps:cNvPr id="925196464"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876457696"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42138779"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C"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831016295"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42612234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E"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4121033"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0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4969008"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0"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8249753"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28583586"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977642952"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3"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9790411"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4"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0199933"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4765420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6"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685895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1839936"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8"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6011821"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161357140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811310</w:t>
                              </w:r>
                            </w:p>
                          </w:txbxContent>
                        </wps:txbx>
                        <wps:bodyPr rot="0" vert="horz" wrap="square" lIns="0" tIns="0" rIns="0" bIns="0" anchor="t" anchorCtr="0" upright="1">
                          <a:noAutofit/>
                        </wps:bodyPr>
                      </wps:wsp>
                      <wps:wsp>
                        <wps:cNvPr id="170286132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$12.5 Million</w:t>
                              </w:r>
                            </w:p>
                          </w:txbxContent>
                        </wps:txbx>
                        <wps:bodyPr rot="0" vert="horz" wrap="square" lIns="0" tIns="0" rIns="0" bIns="0" anchor="t" anchorCtr="0" upright="1">
                          <a:noAutofit/>
                        </wps:bodyPr>
                      </wps:wsp>
                      <wps:wsp>
                        <wps:cNvPr id="848588765"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C"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3006839"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NET 30</w:t>
                              </w:r>
                            </w:p>
                          </w:txbxContent>
                        </wps:txbx>
                        <wps:bodyPr rot="0" vert="horz" wrap="square" lIns="0" tIns="0" rIns="0" bIns="0" anchor="t" anchorCtr="0" upright="1">
                          <a:noAutofit/>
                        </wps:bodyPr>
                      </wps:wsp>
                      <wps:wsp>
                        <wps:cNvPr id="200083787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E"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2154306"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1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9018726"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0"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3123228"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1"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695690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2" w14:textId="77777777" w:rsidR="00F173EF" w:rsidRDefault="00DA290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602718704"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9938739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4"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0063268"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5"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9206065"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6" w14:textId="2C72A83B" w:rsidR="00F173EF" w:rsidRDefault="00487396">
                              <w:pPr>
                                <w:spacing w:after="0" w:line="240" w:lineRule="auto"/>
                                <w:rPr>
                                  <w:rFonts w:ascii="Courier New" w:hAnsi="Courier New" w:cs="Courier New"/>
                                  <w:sz w:val="15"/>
                                  <w:szCs w:val="15"/>
                                </w:rPr>
                              </w:pPr>
                              <w:r>
                                <w:rPr>
                                  <w:rFonts w:ascii="Courier New" w:hAnsi="Courier New" w:cs="Courier New"/>
                                  <w:sz w:val="15"/>
                                  <w:szCs w:val="15"/>
                                </w:rPr>
                                <w:t>36C663</w:t>
                              </w:r>
                            </w:p>
                          </w:txbxContent>
                        </wps:txbx>
                        <wps:bodyPr rot="0" vert="horz" wrap="square" lIns="0" tIns="0" rIns="0" bIns="0" anchor="t" anchorCtr="0" upright="1">
                          <a:noAutofit/>
                        </wps:bodyPr>
                      </wps:wsp>
                      <wps:wsp>
                        <wps:cNvPr id="458824583"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04528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8"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4311422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Seattle VA Medical Center</w:t>
                              </w:r>
                            </w:p>
                          </w:txbxContent>
                        </wps:txbx>
                        <wps:bodyPr rot="0" vert="horz" wrap="square" lIns="0" tIns="0" rIns="0" bIns="0" anchor="t" anchorCtr="0" upright="1">
                          <a:noAutofit/>
                        </wps:bodyPr>
                      </wps:wsp>
                      <wps:wsp>
                        <wps:cNvPr id="88314942"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1660 S. Columbian Way</w:t>
                              </w:r>
                            </w:p>
                          </w:txbxContent>
                        </wps:txbx>
                        <wps:bodyPr rot="0" vert="horz" wrap="square" lIns="0" tIns="0" rIns="0" bIns="0" anchor="t" anchorCtr="0" upright="1">
                          <a:noAutofit/>
                        </wps:bodyPr>
                      </wps:wsp>
                      <wps:wsp>
                        <wps:cNvPr id="20365160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Seattle WA 98108</w:t>
                              </w:r>
                            </w:p>
                          </w:txbxContent>
                        </wps:txbx>
                        <wps:bodyPr rot="0" vert="horz" wrap="square" lIns="0" tIns="0" rIns="0" bIns="0" anchor="t" anchorCtr="0" upright="1">
                          <a:noAutofit/>
                        </wps:bodyPr>
                      </wps:wsp>
                      <wps:wsp>
                        <wps:cNvPr id="1350084057"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C"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458842880"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wps:txbx>
                        <wps:bodyPr rot="0" vert="horz" wrap="square" lIns="0" tIns="0" rIns="0" bIns="0" anchor="t" anchorCtr="0" upright="1">
                          <a:noAutofit/>
                        </wps:bodyPr>
                      </wps:wsp>
                      <wps:wsp>
                        <wps:cNvPr id="69046438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E"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227049895"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2F"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345231394"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0"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2126391420"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658818127"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2" w14:textId="77777777" w:rsidR="00F173EF" w:rsidRDefault="00F173EF">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43261698"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3"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989026"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2195071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5"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1390243"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6"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464896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990079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8"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568112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9"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704502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A"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5611541"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63295831"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C"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209639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D"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212749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E"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703635"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3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479584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0"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2087442"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1"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975081"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54621905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209868212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13193074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8041220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43904894"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8543638"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8"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0140773"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9"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6909890"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207846123"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Procure comprehensive maintenance services for approximately</w:t>
                              </w:r>
                            </w:p>
                          </w:txbxContent>
                        </wps:txbx>
                        <wps:bodyPr rot="0" vert="horz" wrap="square" lIns="0" tIns="0" rIns="0" bIns="0" anchor="t" anchorCtr="0" upright="1">
                          <a:noAutofit/>
                        </wps:bodyPr>
                      </wps:wsp>
                      <wps:wsp>
                        <wps:cNvPr id="1165952465"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C"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1500 portable fire extinguishers at the Seattle VA Medical</w:t>
                              </w:r>
                            </w:p>
                          </w:txbxContent>
                        </wps:txbx>
                        <wps:bodyPr rot="0" vert="horz" wrap="square" lIns="0" tIns="0" rIns="0" bIns="0" anchor="t" anchorCtr="0" upright="1">
                          <a:noAutofit/>
                        </wps:bodyPr>
                      </wps:wsp>
                      <wps:wsp>
                        <wps:cNvPr id="746064722"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Center Campus, American Lake VA campus, and Magnolia</w:t>
                              </w:r>
                            </w:p>
                          </w:txbxContent>
                        </wps:txbx>
                        <wps:bodyPr rot="0" vert="horz" wrap="square" lIns="0" tIns="0" rIns="0" bIns="0" anchor="t" anchorCtr="0" upright="1">
                          <a:noAutofit/>
                        </wps:bodyPr>
                      </wps:wsp>
                      <wps:wsp>
                        <wps:cNvPr id="1432139266"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E"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facility.</w:t>
                              </w:r>
                            </w:p>
                          </w:txbxContent>
                        </wps:txbx>
                        <wps:bodyPr rot="0" vert="horz" wrap="square" lIns="0" tIns="0" rIns="0" bIns="0" anchor="t" anchorCtr="0" upright="1">
                          <a:noAutofit/>
                        </wps:bodyPr>
                      </wps:wsp>
                      <wps:wsp>
                        <wps:cNvPr id="2056965765"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4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0445478"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0"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wps:txbx>
                        <wps:bodyPr rot="0" vert="horz" wrap="square" lIns="0" tIns="0" rIns="0" bIns="0" anchor="t" anchorCtr="0" upright="1">
                          <a:noAutofit/>
                        </wps:bodyPr>
                      </wps:wsp>
                      <wps:wsp>
                        <wps:cNvPr id="535296692"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Base: 1/15/2026 - 1/14/2027</w:t>
                              </w:r>
                            </w:p>
                          </w:txbxContent>
                        </wps:txbx>
                        <wps:bodyPr rot="0" vert="horz" wrap="square" lIns="0" tIns="0" rIns="0" bIns="0" anchor="t" anchorCtr="0" upright="1">
                          <a:noAutofit/>
                        </wps:bodyPr>
                      </wps:wsp>
                      <wps:wsp>
                        <wps:cNvPr id="1593854888"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1: 1/15/2027 - 1/14/2028</w:t>
                              </w:r>
                            </w:p>
                          </w:txbxContent>
                        </wps:txbx>
                        <wps:bodyPr rot="0" vert="horz" wrap="square" lIns="0" tIns="0" rIns="0" bIns="0" anchor="t" anchorCtr="0" upright="1">
                          <a:noAutofit/>
                        </wps:bodyPr>
                      </wps:wsp>
                      <wps:wsp>
                        <wps:cNvPr id="614618635"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2: 1/15/2028 - 1/14/2029</w:t>
                              </w:r>
                            </w:p>
                          </w:txbxContent>
                        </wps:txbx>
                        <wps:bodyPr rot="0" vert="horz" wrap="square" lIns="0" tIns="0" rIns="0" bIns="0" anchor="t" anchorCtr="0" upright="1">
                          <a:noAutofit/>
                        </wps:bodyPr>
                      </wps:wsp>
                      <wps:wsp>
                        <wps:cNvPr id="1824079312"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3: 1/15/2029 - 1/14/2030</w:t>
                              </w:r>
                            </w:p>
                          </w:txbxContent>
                        </wps:txbx>
                        <wps:bodyPr rot="0" vert="horz" wrap="square" lIns="0" tIns="0" rIns="0" bIns="0" anchor="t" anchorCtr="0" upright="1">
                          <a:noAutofit/>
                        </wps:bodyPr>
                      </wps:wsp>
                      <wps:wsp>
                        <wps:cNvPr id="39352422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4: 1/15/2030 - 1/14/2031</w:t>
                              </w:r>
                            </w:p>
                          </w:txbxContent>
                        </wps:txbx>
                        <wps:bodyPr rot="0" vert="horz" wrap="square" lIns="0" tIns="0" rIns="0" bIns="0" anchor="t" anchorCtr="0" upright="1">
                          <a:noAutofit/>
                        </wps:bodyPr>
                      </wps:wsp>
                      <wps:wsp>
                        <wps:cNvPr id="43721622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6"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8736140"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900576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8"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040713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IMPORTANT!! For quote submission requirements, please</w:t>
                              </w:r>
                            </w:p>
                          </w:txbxContent>
                        </wps:txbx>
                        <wps:bodyPr rot="0" vert="horz" wrap="square" lIns="0" tIns="0" rIns="0" bIns="0" anchor="t" anchorCtr="0" upright="1">
                          <a:noAutofit/>
                        </wps:bodyPr>
                      </wps:wsp>
                      <wps:wsp>
                        <wps:cNvPr id="2006415232"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see Section E.2 of this RFQ. Parts 1-3 are required in</w:t>
                              </w:r>
                            </w:p>
                          </w:txbxContent>
                        </wps:txbx>
                        <wps:bodyPr rot="0" vert="horz" wrap="square" lIns="0" tIns="0" rIns="0" bIns="0" anchor="t" anchorCtr="0" upright="1">
                          <a:noAutofit/>
                        </wps:bodyPr>
                      </wps:wsp>
                      <wps:wsp>
                        <wps:cNvPr id="100394336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order to be considered further.</w:t>
                              </w:r>
                            </w:p>
                          </w:txbxContent>
                        </wps:txbx>
                        <wps:bodyPr rot="0" vert="horz" wrap="square" lIns="0" tIns="0" rIns="0" bIns="0" anchor="t" anchorCtr="0" upright="1">
                          <a:noAutofit/>
                        </wps:bodyPr>
                      </wps:wsp>
                      <wps:wsp>
                        <wps:cNvPr id="179911224"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C"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967061"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D"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4341971"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E"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7841284"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5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6111817"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0" w14:textId="77777777" w:rsidR="00F173EF" w:rsidRDefault="00F173E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35934375"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35073107"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2"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6803111"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3"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3818077"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4"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544144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5"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3801307"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76307488"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7"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8731981"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8"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2948314"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9"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8898130"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A"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0887288"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B"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904462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C" w14:textId="77777777" w:rsidR="00F173EF" w:rsidRDefault="00F173E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95461521"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D"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631788"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E" w14:textId="77777777" w:rsidR="00F173EF" w:rsidRDefault="00F173E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53128228"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6F"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3994407"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70"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3709568"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71"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44728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72"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37724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73"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4689849"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4574" w14:textId="77777777" w:rsidR="00F173EF" w:rsidRDefault="00F173E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8445E"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&#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&#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&#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&#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" filled="f" stroked="f">
                  <v:textbox inset="0,0,0,0">
                    <w:txbxContent>
                      <w:p w14:paraId="44E8448C" w14:textId="77777777" w:rsidR="00F173EF" w:rsidRDefault="00DA290D">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" filled="f" stroked="f">
                  <v:textbox inset="0,0,0,0">
                    <w:txbxContent>
                      <w:p w14:paraId="44E8448D" w14:textId="77777777" w:rsidR="00F173EF" w:rsidRDefault="00DA290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" filled="f" stroked="f">
                  <v:textbox inset="0,0,0,0">
                    <w:txbxContent>
                      <w:p w14:paraId="44E8448E" w14:textId="77777777" w:rsidR="00F173EF" w:rsidRDefault="00DA290D">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" filled="f" stroked="f">
                  <v:textbox inset="0,0,0,0">
                    <w:txbxContent>
                      <w:p w14:paraId="44E8448F" w14:textId="77777777" w:rsidR="00F173EF" w:rsidRDefault="00DA290D">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" filled="f" stroked="f">
                  <v:textbox inset="0,0,0,0">
                    <w:txbxContent>
                      <w:p w14:paraId="44E84490" w14:textId="77777777" w:rsidR="00F173EF" w:rsidRDefault="00DA290D">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" filled="f" stroked="f">
                  <v:textbox inset="0,0,0,0">
                    <w:txbxContent>
                      <w:p w14:paraId="44E84491" w14:textId="77777777" w:rsidR="00F173EF" w:rsidRDefault="00DA290D">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" filled="f" stroked="f">
                  <v:textbox inset="0,0,0,0">
                    <w:txbxContent>
                      <w:p w14:paraId="44E84492" w14:textId="77777777" w:rsidR="00F173EF" w:rsidRDefault="00DA290D">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" filled="f" stroked="f">
                  <v:textbox inset="0,0,0,0">
                    <w:txbxContent>
                      <w:p w14:paraId="44E84493" w14:textId="77777777" w:rsidR="00F173EF" w:rsidRDefault="00DA290D">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" filled="f" stroked="f">
                  <v:textbox inset="0,0,0,0">
                    <w:txbxContent>
                      <w:p w14:paraId="44E84494" w14:textId="77777777" w:rsidR="00F173EF" w:rsidRDefault="00DA290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" filled="f" stroked="f">
                  <v:textbox inset="0,0,0,0">
                    <w:txbxContent>
                      <w:p w14:paraId="44E84495" w14:textId="77777777" w:rsidR="00F173EF" w:rsidRDefault="00DA290D">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" filled="f" stroked="f">
                  <v:textbox inset="0,0,0,0">
                    <w:txbxContent>
                      <w:p w14:paraId="44E84496" w14:textId="77777777" w:rsidR="00F173EF" w:rsidRDefault="00DA290D">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" filled="f" stroked="f">
                  <v:textbox inset="0,0,0,0">
                    <w:txbxContent>
                      <w:p w14:paraId="44E84497" w14:textId="77777777" w:rsidR="00F173EF" w:rsidRDefault="00DA290D">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" filled="f" stroked="f">
                  <v:textbox inset="0,0,0,0">
                    <w:txbxContent>
                      <w:p w14:paraId="44E84498"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" filled="f" stroked="f">
                  <v:textbox inset="0,0,0,0">
                    <w:txbxContent>
                      <w:p w14:paraId="44E84499" w14:textId="77777777" w:rsidR="00F173EF" w:rsidRDefault="00DA290D">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" filled="f" stroked="f">
                  <v:textbox inset="0,0,0,0">
                    <w:txbxContent>
                      <w:p w14:paraId="44E8449A" w14:textId="77777777" w:rsidR="00F173EF" w:rsidRDefault="00DA290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" filled="f" stroked="f">
                  <v:textbox inset="0,0,0,0">
                    <w:txbxContent>
                      <w:p w14:paraId="44E8449B" w14:textId="77777777" w:rsidR="00F173EF" w:rsidRDefault="00DA290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" filled="f" stroked="f">
                  <v:textbox inset="0,0,0,0">
                    <w:txbxContent>
                      <w:p w14:paraId="44E8449C" w14:textId="77777777" w:rsidR="00F173EF" w:rsidRDefault="00DA290D">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" filled="f" stroked="f">
                  <v:textbox inset="0,0,0,0">
                    <w:txbxContent>
                      <w:p w14:paraId="44E8449D" w14:textId="77777777" w:rsidR="00F173EF" w:rsidRDefault="00DA290D">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" filled="f" stroked="f">
                  <v:textbox inset="0,0,0,0">
                    <w:txbxContent>
                      <w:p w14:paraId="44E8449E" w14:textId="77777777" w:rsidR="00F173EF" w:rsidRDefault="00DA290D">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" filled="f" stroked="f">
                  <v:textbox inset="0,0,0,0">
                    <w:txbxContent>
                      <w:p w14:paraId="44E8449F" w14:textId="77777777" w:rsidR="00F173EF" w:rsidRDefault="00DA290D">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" filled="f" stroked="f">
                  <v:textbox inset="0,0,0,0">
                    <w:txbxContent>
                      <w:p w14:paraId="44E844A0" w14:textId="77777777" w:rsidR="00F173EF" w:rsidRDefault="00DA290D">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" filled="f" stroked="f">
                  <v:textbox inset="0,0,0,0">
                    <w:txbxContent>
                      <w:p w14:paraId="44E844A1" w14:textId="77777777" w:rsidR="00F173EF" w:rsidRDefault="00DA290D">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" filled="f" stroked="f">
                  <v:textbox inset="0,0,0,0">
                    <w:txbxContent>
                      <w:p w14:paraId="44E844A2" w14:textId="77777777" w:rsidR="00F173EF" w:rsidRDefault="00DA290D">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" filled="f" stroked="f">
                  <v:textbox inset="0,0,0,0">
                    <w:txbxContent>
                      <w:p w14:paraId="44E844A3" w14:textId="77777777" w:rsidR="00F173EF" w:rsidRDefault="00DA290D">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" filled="f" stroked="f">
                  <v:textbox inset="0,0,0,0">
                    <w:txbxContent>
                      <w:p w14:paraId="44E844A4" w14:textId="77777777" w:rsidR="00F173EF" w:rsidRDefault="00DA290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" filled="f" stroked="f">
                  <v:textbox inset="0,0,0,0">
                    <w:txbxContent>
                      <w:p w14:paraId="44E844A5" w14:textId="77777777" w:rsidR="00F173EF" w:rsidRDefault="00DA290D">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" filled="f" stroked="f">
                  <v:textbox inset="0,0,0,0">
                    <w:txbxContent>
                      <w:p w14:paraId="44E844A6" w14:textId="77777777" w:rsidR="00F173EF" w:rsidRDefault="00DA290D">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" filled="f" stroked="f">
                  <v:textbox inset="0,0,0,0">
                    <w:txbxContent>
                      <w:p w14:paraId="44E844A7" w14:textId="77777777" w:rsidR="00F173EF" w:rsidRDefault="00DA290D">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" filled="f" stroked="f">
                  <v:textbox inset="0,0,0,0">
                    <w:txbxContent>
                      <w:p w14:paraId="44E844A8" w14:textId="77777777" w:rsidR="00F173EF" w:rsidRDefault="00DA290D">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" filled="f" stroked="f">
                  <v:textbox inset="0,0,0,0">
                    <w:txbxContent>
                      <w:p w14:paraId="44E844A9" w14:textId="77777777" w:rsidR="00F173EF" w:rsidRDefault="00DA290D">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" filled="f" stroked="f">
                  <v:textbox inset="0,0,0,0">
                    <w:txbxContent>
                      <w:p w14:paraId="44E844AA" w14:textId="77777777" w:rsidR="00F173EF" w:rsidRDefault="00DA290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" filled="f" stroked="f">
                  <v:textbox inset="0,0,0,0">
                    <w:txbxContent>
                      <w:p w14:paraId="44E844AB" w14:textId="77777777" w:rsidR="00F173EF" w:rsidRDefault="00DA290D">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" filled="f" stroked="f">
                  <v:textbox inset="0,0,0,0">
                    <w:txbxContent>
                      <w:p w14:paraId="44E844AC" w14:textId="77777777" w:rsidR="00F173EF" w:rsidRDefault="00DA290D">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" filled="f" stroked="f">
                  <v:textbox inset="0,0,0,0">
                    <w:txbxContent>
                      <w:p w14:paraId="44E844AD" w14:textId="77777777" w:rsidR="00F173EF" w:rsidRDefault="00DA290D">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" filled="f" stroked="f">
                  <v:textbox inset="0,0,0,0">
                    <w:txbxContent>
                      <w:p w14:paraId="44E844AE" w14:textId="77777777" w:rsidR="00F173EF" w:rsidRDefault="00DA290D">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" filled="f" stroked="f">
                  <v:textbox inset="0,0,0,0">
                    <w:txbxContent>
                      <w:p w14:paraId="44E844AF" w14:textId="77777777" w:rsidR="00F173EF" w:rsidRDefault="00DA290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" filled="f" stroked="f">
                  <v:textbox inset="0,0,0,0">
                    <w:txbxContent>
                      <w:p w14:paraId="44E844B0" w14:textId="77777777" w:rsidR="00F173EF" w:rsidRDefault="00DA290D">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" filled="f" stroked="f">
                  <v:textbox inset="0,0,0,0">
                    <w:txbxContent>
                      <w:p w14:paraId="44E844B1" w14:textId="77777777" w:rsidR="00F173EF" w:rsidRDefault="00DA290D">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" filled="f" stroked="f">
                  <v:textbox inset="0,0,0,0">
                    <w:txbxContent>
                      <w:p w14:paraId="44E844B2" w14:textId="77777777" w:rsidR="00F173EF" w:rsidRDefault="00DA290D">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" filled="f" stroked="f">
                  <v:textbox inset="0,0,0,0">
                    <w:txbxContent>
                      <w:p w14:paraId="44E844B3" w14:textId="77777777" w:rsidR="00F173EF" w:rsidRDefault="00DA290D">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" filled="f" stroked="f">
                  <v:textbox inset="0,0,0,0">
                    <w:txbxContent>
                      <w:p w14:paraId="44E844B4" w14:textId="77777777" w:rsidR="00F173EF" w:rsidRDefault="00DA290D">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" filled="f" stroked="f">
                  <v:textbox inset="0,0,0,0">
                    <w:txbxContent>
                      <w:p w14:paraId="44E844B5" w14:textId="77777777" w:rsidR="00F173EF" w:rsidRDefault="00DA290D">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" filled="f" stroked="f">
                  <v:textbox inset="0,0,0,0">
                    <w:txbxContent>
                      <w:p w14:paraId="44E844B6" w14:textId="77777777" w:rsidR="00F173EF" w:rsidRDefault="00DA290D">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" filled="f" stroked="f">
                  <v:textbox inset="0,0,0,0">
                    <w:txbxContent>
                      <w:p w14:paraId="44E844B7" w14:textId="77777777" w:rsidR="00F173EF" w:rsidRDefault="00DA290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" filled="f" stroked="f">
                  <v:textbox inset="0,0,0,0">
                    <w:txbxContent>
                      <w:p w14:paraId="44E844B8"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" filled="f" stroked="f">
                  <v:textbox inset="0,0,0,0">
                    <w:txbxContent>
                      <w:p w14:paraId="44E844B9" w14:textId="77777777" w:rsidR="00F173EF" w:rsidRDefault="00DA290D">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" filled="f" stroked="f">
                  <v:textbox inset="0,0,0,0">
                    <w:txbxContent>
                      <w:p w14:paraId="44E844BA"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" filled="f" stroked="f">
                  <v:textbox inset="0,0,0,0">
                    <w:txbxContent>
                      <w:p w14:paraId="44E844BB" w14:textId="77777777" w:rsidR="00F173EF" w:rsidRDefault="00DA290D">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" filled="f" stroked="f">
                  <v:textbox inset="0,0,0,0">
                    <w:txbxContent>
                      <w:p w14:paraId="44E844BC"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" filled="f" stroked="f">
                  <v:textbox inset="0,0,0,0">
                    <w:txbxContent>
                      <w:p w14:paraId="44E844BD" w14:textId="77777777" w:rsidR="00F173EF" w:rsidRDefault="00DA290D">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" filled="f" stroked="f">
                  <v:textbox inset="0,0,0,0">
                    <w:txbxContent>
                      <w:p w14:paraId="44E844BE" w14:textId="77777777" w:rsidR="00F173EF" w:rsidRDefault="00DA290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" filled="f" stroked="f">
                  <v:textbox inset="0,0,0,0">
                    <w:txbxContent>
                      <w:p w14:paraId="44E844BF" w14:textId="77777777" w:rsidR="00F173EF" w:rsidRDefault="00DA290D">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" filled="f" stroked="f">
                  <v:textbox inset="0,0,0,0">
                    <w:txbxContent>
                      <w:p w14:paraId="44E844C0" w14:textId="77777777" w:rsidR="00F173EF" w:rsidRDefault="00DA290D">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" filled="f" stroked="f">
                  <v:textbox inset="0,0,0,0">
                    <w:txbxContent>
                      <w:p w14:paraId="44E844C1" w14:textId="77777777" w:rsidR="00F173EF" w:rsidRDefault="00DA290D">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" filled="f" stroked="f">
                  <v:textbox inset="0,0,0,0">
                    <w:txbxContent>
                      <w:p w14:paraId="44E844C2" w14:textId="77777777" w:rsidR="00F173EF" w:rsidRDefault="00DA290D">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" filled="f" stroked="f">
                  <v:textbox inset="0,0,0,0">
                    <w:txbxContent>
                      <w:p w14:paraId="44E844C3" w14:textId="77777777" w:rsidR="00F173EF" w:rsidRDefault="00DA290D">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" filled="f" stroked="f">
                  <v:textbox inset="0,0,0,0">
                    <w:txbxContent>
                      <w:p w14:paraId="44E844C4" w14:textId="77777777" w:rsidR="00F173EF" w:rsidRDefault="00DA290D">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" filled="f" stroked="f">
                  <v:textbox inset="0,0,0,0">
                    <w:txbxContent>
                      <w:p w14:paraId="44E844C5" w14:textId="77777777" w:rsidR="00F173EF" w:rsidRDefault="00DA290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" filled="f" stroked="f">
                  <v:textbox inset="0,0,0,0">
                    <w:txbxContent>
                      <w:p w14:paraId="44E844C6" w14:textId="77777777" w:rsidR="00F173EF" w:rsidRDefault="00DA290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" filled="f" stroked="f">
                  <v:textbox inset="0,0,0,0">
                    <w:txbxContent>
                      <w:p w14:paraId="44E844C7" w14:textId="77777777" w:rsidR="00F173EF" w:rsidRDefault="00DA290D">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" filled="f" stroked="f">
                  <v:textbox inset="0,0,0,0">
                    <w:txbxContent>
                      <w:p w14:paraId="44E844C8" w14:textId="77777777" w:rsidR="00F173EF" w:rsidRDefault="00DA290D">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" filled="f" stroked="f">
                  <v:textbox inset="0,0,0,0">
                    <w:txbxContent>
                      <w:p w14:paraId="44E844C9" w14:textId="77777777" w:rsidR="00F173EF" w:rsidRDefault="00DA290D">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" filled="f" stroked="f">
                  <v:textbox inset="0,0,0,0">
                    <w:txbxContent>
                      <w:p w14:paraId="44E844CA" w14:textId="77777777" w:rsidR="00F173EF" w:rsidRDefault="00DA290D">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" filled="f" stroked="f">
                  <v:textbox inset="0,0,0,0">
                    <w:txbxContent>
                      <w:p w14:paraId="44E844CB" w14:textId="77777777" w:rsidR="00F173EF" w:rsidRDefault="00DA290D">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" filled="f" stroked="f">
                  <v:textbox inset="0,0,0,0">
                    <w:txbxContent>
                      <w:p w14:paraId="44E844CC" w14:textId="77777777" w:rsidR="00F173EF" w:rsidRDefault="00DA290D">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" filled="f" stroked="f">
                  <v:textbox inset="0,0,0,0">
                    <w:txbxContent>
                      <w:p w14:paraId="44E844CD" w14:textId="77777777" w:rsidR="00F173EF" w:rsidRDefault="00DA290D">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" filled="f" stroked="f">
                  <v:textbox inset="0,0,0,0">
                    <w:txbxContent>
                      <w:p w14:paraId="44E844CE" w14:textId="77777777" w:rsidR="00F173EF" w:rsidRDefault="00DA290D">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" filled="f" stroked="f">
                  <v:textbox inset="0,0,0,0">
                    <w:txbxContent>
                      <w:p w14:paraId="44E844CF" w14:textId="77777777" w:rsidR="00F173EF" w:rsidRDefault="00DA290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" filled="f" stroked="f">
                  <v:textbox inset="0,0,0,0">
                    <w:txbxContent>
                      <w:p w14:paraId="44E844D0" w14:textId="77777777" w:rsidR="00F173EF" w:rsidRDefault="00DA290D">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" filled="f" stroked="f">
                  <v:textbox inset="0,0,0,0">
                    <w:txbxContent>
                      <w:p w14:paraId="44E844D1" w14:textId="77777777" w:rsidR="00F173EF" w:rsidRDefault="00DA290D">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" filled="f" stroked="f">
                  <v:textbox inset="0,0,0,0">
                    <w:txbxContent>
                      <w:p w14:paraId="44E844D2" w14:textId="77777777" w:rsidR="00F173EF" w:rsidRDefault="00DA290D">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" filled="f" stroked="f">
                  <v:textbox inset="0,0,0,0">
                    <w:txbxContent>
                      <w:p w14:paraId="44E844D3" w14:textId="77777777" w:rsidR="00F173EF" w:rsidRDefault="00DA290D">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" filled="f" stroked="f">
                  <v:textbox inset="0,0,0,0">
                    <w:txbxContent>
                      <w:p w14:paraId="44E844D4" w14:textId="77777777" w:rsidR="00F173EF" w:rsidRDefault="00DA290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" filled="f" stroked="f">
                  <v:textbox inset="0,0,0,0">
                    <w:txbxContent>
                      <w:p w14:paraId="44E844D5" w14:textId="77777777" w:rsidR="00F173EF" w:rsidRDefault="00DA290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" filled="f" stroked="f">
                  <v:textbox inset="0,0,0,0">
                    <w:txbxContent>
                      <w:p w14:paraId="44E844D6" w14:textId="77777777" w:rsidR="00F173EF" w:rsidRDefault="00DA290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" filled="f" stroked="f">
                  <v:textbox inset="0,0,0,0">
                    <w:txbxContent>
                      <w:p w14:paraId="44E844D7" w14:textId="77777777" w:rsidR="00F173EF" w:rsidRDefault="00DA290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" filled="f" stroked="f">
                  <v:textbox inset="0,0,0,0">
                    <w:txbxContent>
                      <w:p w14:paraId="44E844D8" w14:textId="77777777" w:rsidR="00F173EF" w:rsidRDefault="00DA290D">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" filled="f" stroked="f">
                  <v:textbox inset="0,0,0,0">
                    <w:txbxContent>
                      <w:p w14:paraId="44E844D9" w14:textId="77777777" w:rsidR="00F173EF" w:rsidRDefault="00DA290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" filled="f" stroked="f">
                  <v:textbox inset="0,0,0,0">
                    <w:txbxContent>
                      <w:p w14:paraId="44E844DA" w14:textId="77777777" w:rsidR="00F173EF" w:rsidRDefault="00DA290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" filled="f" stroked="f">
                  <v:textbox inset="0,0,0,0">
                    <w:txbxContent>
                      <w:p w14:paraId="44E844DB" w14:textId="77777777" w:rsidR="00F173EF" w:rsidRDefault="00DA290D">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" filled="f" stroked="f">
                  <v:textbox inset="0,0,0,0">
                    <w:txbxContent>
                      <w:p w14:paraId="44E844DC" w14:textId="77777777" w:rsidR="00F173EF" w:rsidRDefault="00DA290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" filled="f" stroked="f">
                  <v:textbox inset="0,0,0,0">
                    <w:txbxContent>
                      <w:p w14:paraId="44E844DD" w14:textId="77777777" w:rsidR="00F173EF" w:rsidRDefault="00DA290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" filled="f" stroked="f">
                  <v:textbox inset="0,0,0,0">
                    <w:txbxContent>
                      <w:p w14:paraId="44E844DE" w14:textId="77777777" w:rsidR="00F173EF" w:rsidRDefault="00DA290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" filled="f" stroked="f">
                  <v:textbox inset="0,0,0,0">
                    <w:txbxContent>
                      <w:p w14:paraId="44E844DF" w14:textId="77777777" w:rsidR="00F173EF" w:rsidRDefault="00DA290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" filled="f" stroked="f">
                  <v:textbox inset="0,0,0,0">
                    <w:txbxContent>
                      <w:p w14:paraId="44E844E0" w14:textId="77777777" w:rsidR="00F173EF" w:rsidRDefault="00DA290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" filled="f" stroked="f">
                  <v:textbox inset="0,0,0,0">
                    <w:txbxContent>
                      <w:p w14:paraId="44E844E1" w14:textId="77777777" w:rsidR="00F173EF" w:rsidRDefault="00DA290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" filled="f" stroked="f">
                  <v:textbox inset="0,0,0,0">
                    <w:txbxContent>
                      <w:p w14:paraId="44E844E2" w14:textId="77777777" w:rsidR="00F173EF" w:rsidRDefault="00DA290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" filled="f" stroked="f">
                  <v:textbox inset="0,0,0,0">
                    <w:txbxContent>
                      <w:p w14:paraId="44E844E3" w14:textId="77777777" w:rsidR="00F173EF" w:rsidRDefault="00DA290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" filled="f" stroked="f">
                  <v:textbox inset="0,0,0,0">
                    <w:txbxContent>
                      <w:p w14:paraId="44E844E4" w14:textId="77777777" w:rsidR="00F173EF" w:rsidRDefault="00DA290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" filled="f" stroked="f">
                  <v:textbox inset="0,0,0,0">
                    <w:txbxContent>
                      <w:p w14:paraId="44E844E5" w14:textId="77777777" w:rsidR="00F173EF" w:rsidRDefault="00DA290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" filled="f" stroked="f">
                  <v:textbox inset="0,0,0,0">
                    <w:txbxContent>
                      <w:p w14:paraId="44E844E6" w14:textId="77777777" w:rsidR="00F173EF" w:rsidRDefault="00DA290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" filled="f" stroked="f">
                  <v:textbox inset="0,0,0,0">
                    <w:txbxContent>
                      <w:p w14:paraId="44E844E7" w14:textId="77777777" w:rsidR="00F173EF" w:rsidRDefault="00DA290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" filled="f" stroked="f">
                  <v:textbox inset="0,0,0,0">
                    <w:txbxContent>
                      <w:p w14:paraId="44E844E8" w14:textId="77777777" w:rsidR="00F173EF" w:rsidRDefault="00DA290D">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" filled="f" stroked="f">
                  <v:textbox inset="0,0,0,0">
                    <w:txbxContent>
                      <w:p w14:paraId="44E844E9" w14:textId="77777777" w:rsidR="00F173EF" w:rsidRDefault="00DA290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" filled="f" stroked="f">
                  <v:textbox inset="0,0,0,0">
                    <w:txbxContent>
                      <w:p w14:paraId="44E844EA" w14:textId="77777777" w:rsidR="00F173EF" w:rsidRDefault="00DA290D">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" filled="f" stroked="f">
                  <v:textbox inset="0,0,0,0">
                    <w:txbxContent>
                      <w:p w14:paraId="44E844EB" w14:textId="77777777" w:rsidR="00F173EF" w:rsidRDefault="00DA290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" filled="f" stroked="f">
                  <v:textbox inset="0,0,0,0">
                    <w:txbxContent>
                      <w:p w14:paraId="44E844EC" w14:textId="77777777" w:rsidR="00F173EF" w:rsidRDefault="00DA290D">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" filled="f" stroked="f">
                  <v:textbox inset="0,0,0,0">
                    <w:txbxContent>
                      <w:p w14:paraId="44E844ED" w14:textId="77777777" w:rsidR="00F173EF" w:rsidRDefault="00DA290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" filled="f" stroked="f">
                  <v:textbox inset="0,0,0,0">
                    <w:txbxContent>
                      <w:p w14:paraId="44E844EE" w14:textId="77777777" w:rsidR="00F173EF" w:rsidRDefault="00DA290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" filled="f" stroked="f">
                  <v:textbox inset="0,0,0,0">
                    <w:txbxContent>
                      <w:p w14:paraId="44E844EF" w14:textId="77777777" w:rsidR="00F173EF" w:rsidRDefault="00DA290D">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" filled="f" stroked="f">
                  <v:textbox inset="0,0,0,0">
                    <w:txbxContent>
                      <w:p w14:paraId="44E844F0" w14:textId="77777777" w:rsidR="00F173EF" w:rsidRDefault="00DA290D">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" filled="f" stroked="f">
                  <v:textbox inset="0,0,0,0">
                    <w:txbxContent>
                      <w:p w14:paraId="44E844F1" w14:textId="77777777" w:rsidR="00F173EF" w:rsidRDefault="00DA290D">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" filled="f" stroked="f">
                  <v:textbox inset="0,0,0,0">
                    <w:txbxContent>
                      <w:p w14:paraId="44E844F2" w14:textId="77777777" w:rsidR="00F173EF" w:rsidRDefault="00DA290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" filled="f" stroked="f">
                  <v:textbox inset="0,0,0,0">
                    <w:txbxContent>
                      <w:p w14:paraId="44E844F3" w14:textId="77777777" w:rsidR="00F173EF" w:rsidRDefault="00DA290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" filled="f" stroked="f">
                  <v:textbox inset="0,0,0,0">
                    <w:txbxContent>
                      <w:p w14:paraId="44E844F4" w14:textId="6DFF8E77" w:rsidR="00F173EF" w:rsidRDefault="00DA290D">
                        <w:pPr>
                          <w:spacing w:after="0" w:line="240" w:lineRule="auto"/>
                          <w:jc w:val="center"/>
                          <w:rPr>
                            <w:rFonts w:ascii="Courier New" w:hAnsi="Courier New" w:cs="Courier New"/>
                            <w:sz w:val="15"/>
                            <w:szCs w:val="15"/>
                          </w:rPr>
                        </w:pPr>
                        <w:r>
                          <w:rPr>
                            <w:rFonts w:ascii="Courier New" w:hAnsi="Courier New" w:cs="Courier New"/>
                            <w:sz w:val="15"/>
                            <w:szCs w:val="15"/>
                          </w:rPr>
                          <w:t xml:space="preserve"> 59</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" filled="f" stroked="f">
                  <v:textbox inset="0,0,0,0">
                    <w:txbxContent>
                      <w:p w14:paraId="44E844F5" w14:textId="77777777" w:rsidR="00F173EF" w:rsidRDefault="00F173EF">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" filled="f" stroked="f">
                  <v:textbox inset="0,0,0,0">
                    <w:txbxContent>
                      <w:p w14:paraId="44E844F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663-26-1-501-0002</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" filled="f" stroked="f">
                  <v:textbox inset="0,0,0,0">
                    <w:txbxContent>
                      <w:p w14:paraId="44E844F7" w14:textId="77777777" w:rsidR="00F173EF" w:rsidRDefault="00F173EF">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" filled="f" stroked="f">
                  <v:textbox inset="0,0,0,0">
                    <w:txbxContent>
                      <w:p w14:paraId="44E844F8" w14:textId="77777777" w:rsidR="00F173EF" w:rsidRDefault="00F173EF">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" filled="f" stroked="f">
                  <v:textbox inset="0,0,0,0">
                    <w:txbxContent>
                      <w:p w14:paraId="44E844F9" w14:textId="77777777" w:rsidR="00F173EF" w:rsidRDefault="00F173EF">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" filled="f" stroked="f">
                  <v:textbox inset="0,0,0,0">
                    <w:txbxContent>
                      <w:p w14:paraId="44E844FA" w14:textId="77777777" w:rsidR="00F173EF" w:rsidRDefault="00F173EF">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" filled="f" stroked="f">
                  <v:textbox inset="0,0,0,0">
                    <w:txbxContent>
                      <w:p w14:paraId="44E844FB" w14:textId="77777777" w:rsidR="00F173EF" w:rsidRDefault="00F173EF">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" filled="f" stroked="f">
                  <v:textbox inset="0,0,0,0">
                    <w:txbxContent>
                      <w:p w14:paraId="44E844FC" w14:textId="77777777" w:rsidR="00F173EF" w:rsidRDefault="00F173EF">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" filled="f" stroked="f">
                  <v:textbox inset="0,0,0,0">
                    <w:txbxContent>
                      <w:p w14:paraId="44E844FD" w14:textId="77777777" w:rsidR="00F173EF" w:rsidRDefault="00F173EF">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" filled="f" stroked="f">
                  <v:textbox inset="0,0,0,0">
                    <w:txbxContent>
                      <w:p w14:paraId="44E844FE" w14:textId="77777777" w:rsidR="00F173EF" w:rsidRDefault="00F173EF">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" filled="f" stroked="f">
                  <v:textbox inset="0,0,0,0">
                    <w:txbxContent>
                      <w:p w14:paraId="44E844FF" w14:textId="77777777" w:rsidR="00F173EF" w:rsidRDefault="00F173EF">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" filled="f" stroked="f">
                  <v:textbox inset="0,0,0,0">
                    <w:txbxContent>
                      <w:p w14:paraId="44E84500" w14:textId="77777777" w:rsidR="00F173EF" w:rsidRDefault="00F173EF">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" filled="f" stroked="f">
                  <v:textbox inset="0,0,0,0">
                    <w:txbxContent>
                      <w:p w14:paraId="44E8450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36C26026Q0168</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" filled="f" stroked="f">
                  <v:textbox inset="0,0,0,0">
                    <w:txbxContent>
                      <w:p w14:paraId="44E8450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11-26-2025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" filled="f" stroked="f">
                  <v:textbox inset="0,0,0,0">
                    <w:txbxContent>
                      <w:p w14:paraId="44E8450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Michael Borelli</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" filled="f" stroked="f">
                  <v:textbox inset="0,0,0,0">
                    <w:txbxContent>
                      <w:p w14:paraId="44E8450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253-888-4925</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" filled="f" stroked="f">
                  <v:textbox inset="0,0,0,0">
                    <w:txbxContent>
                      <w:p w14:paraId="44E8450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12-09-2025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" filled="f" stroked="f">
                  <v:textbox inset="0,0,0,0">
                    <w:txbxContent>
                      <w:p w14:paraId="44E8450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5:00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" filled="f" stroked="f">
                  <v:textbox inset="0,0,0,0">
                    <w:txbxContent>
                      <w:p w14:paraId="44E84507"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" filled="f" stroked="f">
                  <v:textbox inset="0,0,0,0">
                    <w:txbxContent>
                      <w:p w14:paraId="44E84508"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" filled="f" stroked="f">
                  <v:textbox inset="0,0,0,0">
                    <w:txbxContent>
                      <w:p w14:paraId="44E8450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" filled="f" stroked="f">
                  <v:textbox inset="0,0,0,0">
                    <w:txbxContent>
                      <w:p w14:paraId="44E8450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" filled="f" stroked="f">
                  <v:textbox inset="0,0,0,0">
                    <w:txbxContent>
                      <w:p w14:paraId="44E8450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" filled="f" stroked="f">
                  <v:textbox inset="0,0,0,0">
                    <w:txbxContent>
                      <w:p w14:paraId="44E8450C"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" filled="f" stroked="f">
                  <v:textbox inset="0,0,0,0">
                    <w:txbxContent>
                      <w:p w14:paraId="44E8450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" filled="f" stroked="f">
                  <v:textbox inset="0,0,0,0">
                    <w:txbxContent>
                      <w:p w14:paraId="44E8450E" w14:textId="77777777" w:rsidR="00F173EF" w:rsidRDefault="00F173EF">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" filled="f" stroked="f">
                  <v:textbox inset="0,0,0,0">
                    <w:txbxContent>
                      <w:p w14:paraId="44E8450F" w14:textId="77777777" w:rsidR="00F173EF" w:rsidRDefault="00F173EF">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" filled="f" stroked="f">
                  <v:textbox inset="0,0,0,0">
                    <w:txbxContent>
                      <w:p w14:paraId="44E84510" w14:textId="77777777" w:rsidR="00F173EF" w:rsidRDefault="00F173EF">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" filled="f" stroked="f">
                  <v:textbox inset="0,0,0,0">
                    <w:txbxContent>
                      <w:p w14:paraId="44E8451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" filled="f" stroked="f">
                  <v:textbox inset="0,0,0,0">
                    <w:txbxContent>
                      <w:p w14:paraId="44E8451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" filled="f" stroked="f">
                  <v:textbox inset="0,0,0,0">
                    <w:txbxContent>
                      <w:p w14:paraId="44E84513" w14:textId="77777777" w:rsidR="00F173EF" w:rsidRDefault="00F173EF">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" filled="f" stroked="f">
                  <v:textbox inset="0,0,0,0">
                    <w:txbxContent>
                      <w:p w14:paraId="44E84514" w14:textId="77777777" w:rsidR="00F173EF" w:rsidRDefault="00F173EF">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" filled="f" stroked="f">
                  <v:textbox inset="0,0,0,0">
                    <w:txbxContent>
                      <w:p w14:paraId="44E8451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" filled="f" stroked="f">
                  <v:textbox inset="0,0,0,0">
                    <w:txbxContent>
                      <w:p w14:paraId="44E84516" w14:textId="77777777" w:rsidR="00F173EF" w:rsidRDefault="00F173EF">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" filled="f" stroked="f">
                  <v:textbox inset="0,0,0,0">
                    <w:txbxContent>
                      <w:p w14:paraId="44E84517" w14:textId="77777777" w:rsidR="00F173EF" w:rsidRDefault="00F173EF">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" filled="f" stroked="f">
                  <v:textbox inset="0,0,0,0">
                    <w:txbxContent>
                      <w:p w14:paraId="44E84518" w14:textId="77777777" w:rsidR="00F173EF" w:rsidRDefault="00F173EF">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" filled="f" stroked="f">
                  <v:textbox inset="0,0,0,0">
                    <w:txbxContent>
                      <w:p w14:paraId="44E8451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" filled="f" stroked="f">
                  <v:textbox inset="0,0,0,0">
                    <w:txbxContent>
                      <w:p w14:paraId="44E8451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811310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" filled="f" stroked="f">
                  <v:textbox inset="0,0,0,0">
                    <w:txbxContent>
                      <w:p w14:paraId="44E8451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$12.5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" filled="f" stroked="f">
                  <v:textbox inset="0,0,0,0">
                    <w:txbxContent>
                      <w:p w14:paraId="44E8451C" w14:textId="77777777" w:rsidR="00F173EF" w:rsidRDefault="00F173EF">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" filled="f" stroked="f">
                  <v:textbox inset="0,0,0,0">
                    <w:txbxContent>
                      <w:p w14:paraId="44E8451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" filled="f" stroked="f">
                  <v:textbox inset="0,0,0,0">
                    <w:txbxContent>
                      <w:p w14:paraId="44E8451E" w14:textId="77777777" w:rsidR="00F173EF" w:rsidRDefault="00F173EF">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" filled="f" stroked="f">
                  <v:textbox inset="0,0,0,0">
                    <w:txbxContent>
                      <w:p w14:paraId="44E8451F" w14:textId="77777777" w:rsidR="00F173EF" w:rsidRDefault="00F173EF">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" filled="f" stroked="f">
                  <v:textbox inset="0,0,0,0">
                    <w:txbxContent>
                      <w:p w14:paraId="44E84520" w14:textId="77777777" w:rsidR="00F173EF" w:rsidRDefault="00F173EF">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" filled="f" stroked="f">
                  <v:textbox inset="0,0,0,0">
                    <w:txbxContent>
                      <w:p w14:paraId="44E84521" w14:textId="77777777" w:rsidR="00F173EF" w:rsidRDefault="00F173EF">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" filled="f" stroked="f">
                  <v:textbox inset="0,0,0,0">
                    <w:txbxContent>
                      <w:p w14:paraId="44E84522" w14:textId="77777777" w:rsidR="00F173EF" w:rsidRDefault="00DA290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" filled="f" stroked="f">
                  <v:textbox inset="0,0,0,0">
                    <w:txbxContent>
                      <w:p w14:paraId="44E8452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" filled="f" stroked="f">
                  <v:textbox inset="0,0,0,0">
                    <w:txbxContent>
                      <w:p w14:paraId="44E84524" w14:textId="77777777" w:rsidR="00F173EF" w:rsidRDefault="00F173EF">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" filled="f" stroked="f">
                  <v:textbox inset="0,0,0,0">
                    <w:txbxContent>
                      <w:p w14:paraId="44E84525" w14:textId="77777777" w:rsidR="00F173EF" w:rsidRDefault="00F173EF">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" filled="f" stroked="f">
                  <v:textbox inset="0,0,0,0">
                    <w:txbxContent>
                      <w:p w14:paraId="44E84526" w14:textId="2C72A83B" w:rsidR="00F173EF" w:rsidRDefault="00487396">
                        <w:pPr>
                          <w:spacing w:after="0" w:line="240" w:lineRule="auto"/>
                          <w:rPr>
                            <w:rFonts w:ascii="Courier New" w:hAnsi="Courier New" w:cs="Courier New"/>
                            <w:sz w:val="15"/>
                            <w:szCs w:val="15"/>
                          </w:rPr>
                        </w:pPr>
                        <w:r>
                          <w:rPr>
                            <w:rFonts w:ascii="Courier New" w:hAnsi="Courier New" w:cs="Courier New"/>
                            <w:sz w:val="15"/>
                            <w:szCs w:val="15"/>
                          </w:rPr>
                          <w:t>36C663</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" filled="f" stroked="f">
                  <v:textbox inset="0,0,0,0">
                    <w:txbxContent>
                      <w:p w14:paraId="44E84527" w14:textId="77777777" w:rsidR="00F173EF" w:rsidRDefault="00F173EF">
                        <w:pPr>
                          <w:spacing w:after="0" w:line="240" w:lineRule="auto"/>
                          <w:rPr>
                            <w:rFonts w:ascii="Courier New" w:hAnsi="Courier New" w:cs="Courier New"/>
                            <w:sz w:val="15"/>
                            <w:szCs w:val="15"/>
                          </w:rPr>
                        </w:pP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" filled="f" stroked="f">
                  <v:textbox inset="0,0,0,0">
                    <w:txbxContent>
                      <w:p w14:paraId="44E84528"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" filled="f" stroked="f">
                  <v:textbox inset="0,0,0,0">
                    <w:txbxContent>
                      <w:p w14:paraId="44E8452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Seattle VA Medical Center</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" filled="f" stroked="f">
                  <v:textbox inset="0,0,0,0">
                    <w:txbxContent>
                      <w:p w14:paraId="44E8452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1660 S. Columbian Way</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" filled="f" stroked="f">
                  <v:textbox inset="0,0,0,0">
                    <w:txbxContent>
                      <w:p w14:paraId="44E8452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Seattle WA 98108</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" filled="f" stroked="f">
                  <v:textbox inset="0,0,0,0">
                    <w:txbxContent>
                      <w:p w14:paraId="44E8452C"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" filled="f" stroked="f">
                  <v:textbox inset="0,0,0,0">
                    <w:txbxContent>
                      <w:p w14:paraId="44E8452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" filled="f" stroked="f">
                  <v:textbox inset="0,0,0,0">
                    <w:txbxContent>
                      <w:p w14:paraId="44E8452E"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" filled="f" stroked="f">
                  <v:textbox inset="0,0,0,0">
                    <w:txbxContent>
                      <w:p w14:paraId="44E8452F"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" filled="f" stroked="f">
                  <v:textbox inset="0,0,0,0">
                    <w:txbxContent>
                      <w:p w14:paraId="44E84530"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" filled="f" stroked="f">
                  <v:textbox inset="0,0,0,0">
                    <w:txbxContent>
                      <w:p w14:paraId="44E8453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" filled="f" stroked="f">
                  <v:textbox inset="0,0,0,0">
                    <w:txbxContent>
                      <w:p w14:paraId="44E84532" w14:textId="77777777" w:rsidR="00F173EF" w:rsidRDefault="00F173EF">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" filled="f" stroked="f">
                  <v:textbox inset="0,0,0,0">
                    <w:txbxContent>
                      <w:p w14:paraId="44E84533" w14:textId="77777777" w:rsidR="00F173EF" w:rsidRDefault="00F173EF">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" filled="f" stroked="f">
                  <v:textbox inset="0,0,0,0">
                    <w:txbxContent>
                      <w:p w14:paraId="44E8453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" filled="f" stroked="f">
                  <v:textbox inset="0,0,0,0">
                    <w:txbxContent>
                      <w:p w14:paraId="44E84535" w14:textId="77777777" w:rsidR="00F173EF" w:rsidRDefault="00F173EF">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" filled="f" stroked="f">
                  <v:textbox inset="0,0,0,0">
                    <w:txbxContent>
                      <w:p w14:paraId="44E84536" w14:textId="77777777" w:rsidR="00F173EF" w:rsidRDefault="00F173EF">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" filled="f" stroked="f">
                  <v:textbox inset="0,0,0,0">
                    <w:txbxContent>
                      <w:p w14:paraId="44E84537" w14:textId="77777777" w:rsidR="00F173EF" w:rsidRDefault="00F173EF">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" filled="f" stroked="f">
                  <v:textbox inset="0,0,0,0">
                    <w:txbxContent>
                      <w:p w14:paraId="44E84538" w14:textId="77777777" w:rsidR="00F173EF" w:rsidRDefault="00F173EF">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" filled="f" stroked="f">
                  <v:textbox inset="0,0,0,0">
                    <w:txbxContent>
                      <w:p w14:paraId="44E84539" w14:textId="77777777" w:rsidR="00F173EF" w:rsidRDefault="00F173EF">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" filled="f" stroked="f">
                  <v:textbox inset="0,0,0,0">
                    <w:txbxContent>
                      <w:p w14:paraId="44E8453A" w14:textId="77777777" w:rsidR="00F173EF" w:rsidRDefault="00F173EF">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" filled="f" stroked="f">
                  <v:textbox inset="0,0,0,0">
                    <w:txbxContent>
                      <w:p w14:paraId="44E8453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" filled="f" stroked="f">
                  <v:textbox inset="0,0,0,0">
                    <w:txbxContent>
                      <w:p w14:paraId="44E8453C" w14:textId="77777777" w:rsidR="00F173EF" w:rsidRDefault="00F173EF">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" filled="f" stroked="f">
                  <v:textbox inset="0,0,0,0">
                    <w:txbxContent>
                      <w:p w14:paraId="44E8453D" w14:textId="77777777" w:rsidR="00F173EF" w:rsidRDefault="00F173EF">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" filled="f" stroked="f">
                  <v:textbox inset="0,0,0,0">
                    <w:txbxContent>
                      <w:p w14:paraId="44E8453E" w14:textId="77777777" w:rsidR="00F173EF" w:rsidRDefault="00F173EF">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" filled="f" stroked="f">
                  <v:textbox inset="0,0,0,0">
                    <w:txbxContent>
                      <w:p w14:paraId="44E8453F" w14:textId="77777777" w:rsidR="00F173EF" w:rsidRDefault="00F173EF">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" filled="f" stroked="f">
                  <v:textbox inset="0,0,0,0">
                    <w:txbxContent>
                      <w:p w14:paraId="44E84540" w14:textId="77777777" w:rsidR="00F173EF" w:rsidRDefault="00F173EF">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" filled="f" stroked="f">
                  <v:textbox inset="0,0,0,0">
                    <w:txbxContent>
                      <w:p w14:paraId="44E84541" w14:textId="77777777" w:rsidR="00F173EF" w:rsidRDefault="00F173EF">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" filled="f" stroked="f">
                  <v:textbox inset="0,0,0,0">
                    <w:txbxContent>
                      <w:p w14:paraId="44E8454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" filled="f" stroked="f">
                  <v:textbox inset="0,0,0,0">
                    <w:txbxContent>
                      <w:p w14:paraId="44E8454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" filled="f" stroked="f">
                  <v:textbox inset="0,0,0,0">
                    <w:txbxContent>
                      <w:p w14:paraId="44E8454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" filled="f" stroked="f">
                  <v:textbox inset="0,0,0,0">
                    <w:txbxContent>
                      <w:p w14:paraId="44E8454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" filled="f" stroked="f">
                  <v:textbox inset="0,0,0,0">
                    <w:txbxContent>
                      <w:p w14:paraId="44E8454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" filled="f" stroked="f">
                  <v:textbox inset="0,0,0,0">
                    <w:txbxContent>
                      <w:p w14:paraId="44E84547" w14:textId="77777777" w:rsidR="00F173EF" w:rsidRDefault="00F173EF">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" filled="f" stroked="f">
                  <v:textbox inset="0,0,0,0">
                    <w:txbxContent>
                      <w:p w14:paraId="44E84548" w14:textId="77777777" w:rsidR="00F173EF" w:rsidRDefault="00F173EF">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" filled="f" stroked="f">
                  <v:textbox inset="0,0,0,0">
                    <w:txbxContent>
                      <w:p w14:paraId="44E84549" w14:textId="77777777" w:rsidR="00F173EF" w:rsidRDefault="00F173EF">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" filled="f" stroked="f">
                  <v:textbox inset="0,0,0,0">
                    <w:txbxContent>
                      <w:p w14:paraId="44E8454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" filled="f" stroked="f">
                  <v:textbox inset="0,0,0,0">
                    <w:txbxContent>
                      <w:p w14:paraId="44E8454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Procure comprehensive maintenance services for approximately</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" filled="f" stroked="f">
                  <v:textbox inset="0,0,0,0">
                    <w:txbxContent>
                      <w:p w14:paraId="44E8454C"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1500 portable fire extinguishers at the Seattle VA Medical</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" filled="f" stroked="f">
                  <v:textbox inset="0,0,0,0">
                    <w:txbxContent>
                      <w:p w14:paraId="44E8454D"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Center Campus, American Lake VA campus, and Magnolia</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" filled="f" stroked="f">
                  <v:textbox inset="0,0,0,0">
                    <w:txbxContent>
                      <w:p w14:paraId="44E8454E"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facility.</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" filled="f" stroked="f">
                  <v:textbox inset="0,0,0,0">
                    <w:txbxContent>
                      <w:p w14:paraId="44E8454F" w14:textId="77777777" w:rsidR="00F173EF" w:rsidRDefault="00F173EF">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" filled="f" stroked="f">
                  <v:textbox inset="0,0,0,0">
                    <w:txbxContent>
                      <w:p w14:paraId="44E84550"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Period of Performance:</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" filled="f" stroked="f">
                  <v:textbox inset="0,0,0,0">
                    <w:txbxContent>
                      <w:p w14:paraId="44E8455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Base: 1/15/2026 - 1/14/2027</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" filled="f" stroked="f">
                  <v:textbox inset="0,0,0,0">
                    <w:txbxContent>
                      <w:p w14:paraId="44E84552"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1: 1/15/2027 - 1/14/2028</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" filled="f" stroked="f">
                  <v:textbox inset="0,0,0,0">
                    <w:txbxContent>
                      <w:p w14:paraId="44E84553"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2: 1/15/2028 - 1/14/2029</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" filled="f" stroked="f">
                  <v:textbox inset="0,0,0,0">
                    <w:txbxContent>
                      <w:p w14:paraId="44E84554"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3: 1/15/2029 - 1/14/2030</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" filled="f" stroked="f">
                  <v:textbox inset="0,0,0,0">
                    <w:txbxContent>
                      <w:p w14:paraId="44E84555"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Option Year 4: 1/15/2030 - 1/14/2031</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" filled="f" stroked="f">
                  <v:textbox inset="0,0,0,0">
                    <w:txbxContent>
                      <w:p w14:paraId="44E84556" w14:textId="77777777" w:rsidR="00F173EF" w:rsidRDefault="00F173EF">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" filled="f" stroked="f">
                  <v:textbox inset="0,0,0,0">
                    <w:txbxContent>
                      <w:p w14:paraId="44E84557" w14:textId="77777777" w:rsidR="00F173EF" w:rsidRDefault="00F173EF">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" filled="f" stroked="f">
                  <v:textbox inset="0,0,0,0">
                    <w:txbxContent>
                      <w:p w14:paraId="44E84558" w14:textId="77777777" w:rsidR="00F173EF" w:rsidRDefault="00F173EF">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" filled="f" stroked="f">
                  <v:textbox inset="0,0,0,0">
                    <w:txbxContent>
                      <w:p w14:paraId="44E84559"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IMPORTANT!! For quote submission requirements, please</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" filled="f" stroked="f">
                  <v:textbox inset="0,0,0,0">
                    <w:txbxContent>
                      <w:p w14:paraId="44E8455A"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see Section E.2 of this RFQ. Parts 1-3 are required in</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" filled="f" stroked="f">
                  <v:textbox inset="0,0,0,0">
                    <w:txbxContent>
                      <w:p w14:paraId="44E8455B"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 xml:space="preserve"> order to be considered further.</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" filled="f" stroked="f">
                  <v:textbox inset="0,0,0,0">
                    <w:txbxContent>
                      <w:p w14:paraId="44E8455C" w14:textId="77777777" w:rsidR="00F173EF" w:rsidRDefault="00F173EF">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" filled="f" stroked="f">
                  <v:textbox inset="0,0,0,0">
                    <w:txbxContent>
                      <w:p w14:paraId="44E8455D" w14:textId="77777777" w:rsidR="00F173EF" w:rsidRDefault="00F173EF">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" filled="f" stroked="f">
                  <v:textbox inset="0,0,0,0">
                    <w:txbxContent>
                      <w:p w14:paraId="44E8455E" w14:textId="77777777" w:rsidR="00F173EF" w:rsidRDefault="00F173EF">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" filled="f" stroked="f">
                  <v:textbox inset="0,0,0,0">
                    <w:txbxContent>
                      <w:p w14:paraId="44E8455F" w14:textId="77777777" w:rsidR="00F173EF" w:rsidRDefault="00F173EF">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" filled="f" stroked="f">
                  <v:textbox inset="0,0,0,0">
                    <w:txbxContent>
                      <w:p w14:paraId="44E84560" w14:textId="77777777" w:rsidR="00F173EF" w:rsidRDefault="00F173EF">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" filled="f" stroked="f">
                  <v:textbox inset="0,0,0,0">
                    <w:txbxContent>
                      <w:p w14:paraId="44E84561"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" filled="f" stroked="f">
                  <v:textbox inset="0,0,0,0">
                    <w:txbxContent>
                      <w:p w14:paraId="44E84562" w14:textId="77777777" w:rsidR="00F173EF" w:rsidRDefault="00F173EF">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" filled="f" stroked="f">
                  <v:textbox inset="0,0,0,0">
                    <w:txbxContent>
                      <w:p w14:paraId="44E84563" w14:textId="77777777" w:rsidR="00F173EF" w:rsidRDefault="00F173EF">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" filled="f" stroked="f">
                  <v:textbox inset="0,0,0,0">
                    <w:txbxContent>
                      <w:p w14:paraId="44E84564" w14:textId="77777777" w:rsidR="00F173EF" w:rsidRDefault="00F173EF">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" filled="f" stroked="f">
                  <v:textbox inset="0,0,0,0">
                    <w:txbxContent>
                      <w:p w14:paraId="44E84565" w14:textId="77777777" w:rsidR="00F173EF" w:rsidRDefault="00F173EF">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" filled="f" stroked="f">
                  <v:textbox inset="0,0,0,0">
                    <w:txbxContent>
                      <w:p w14:paraId="44E84566" w14:textId="77777777" w:rsidR="00F173EF" w:rsidRDefault="00DA290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" filled="f" stroked="f">
                  <v:textbox inset="0,0,0,0">
                    <w:txbxContent>
                      <w:p w14:paraId="44E84567" w14:textId="77777777" w:rsidR="00F173EF" w:rsidRDefault="00F173EF">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" filled="f" stroked="f">
                  <v:textbox inset="0,0,0,0">
                    <w:txbxContent>
                      <w:p w14:paraId="44E84568" w14:textId="77777777" w:rsidR="00F173EF" w:rsidRDefault="00F173EF">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" filled="f" stroked="f">
                  <v:textbox inset="0,0,0,0">
                    <w:txbxContent>
                      <w:p w14:paraId="44E84569" w14:textId="77777777" w:rsidR="00F173EF" w:rsidRDefault="00F173EF">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" filled="f" stroked="f">
                  <v:textbox inset="0,0,0,0">
                    <w:txbxContent>
                      <w:p w14:paraId="44E8456A" w14:textId="77777777" w:rsidR="00F173EF" w:rsidRDefault="00F173EF">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" filled="f" stroked="f">
                  <v:textbox inset="0,0,0,0">
                    <w:txbxContent>
                      <w:p w14:paraId="44E8456B" w14:textId="77777777" w:rsidR="00F173EF" w:rsidRDefault="00F173EF">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" filled="f" stroked="f">
                  <v:textbox inset="0,0,0,0">
                    <w:txbxContent>
                      <w:p w14:paraId="44E8456C" w14:textId="77777777" w:rsidR="00F173EF" w:rsidRDefault="00F173EF">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" filled="f" stroked="f">
                  <v:textbox inset="0,0,0,0">
                    <w:txbxContent>
                      <w:p w14:paraId="44E8456D" w14:textId="77777777" w:rsidR="00F173EF" w:rsidRDefault="00F173EF">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" filled="f" stroked="f">
                  <v:textbox inset="0,0,0,0">
                    <w:txbxContent>
                      <w:p w14:paraId="44E8456E" w14:textId="77777777" w:rsidR="00F173EF" w:rsidRDefault="00F173EF">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" filled="f" stroked="f">
                  <v:textbox inset="0,0,0,0">
                    <w:txbxContent>
                      <w:p w14:paraId="44E8456F" w14:textId="77777777" w:rsidR="00F173EF" w:rsidRDefault="00F173EF">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" filled="f" stroked="f">
                  <v:textbox inset="0,0,0,0">
                    <w:txbxContent>
                      <w:p w14:paraId="44E84570" w14:textId="77777777" w:rsidR="00F173EF" w:rsidRDefault="00F173EF">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" filled="f" stroked="f">
                  <v:textbox inset="0,0,0,0">
                    <w:txbxContent>
                      <w:p w14:paraId="44E84571" w14:textId="77777777" w:rsidR="00F173EF" w:rsidRDefault="00F173EF">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" filled="f" stroked="f">
                  <v:textbox inset="0,0,0,0">
                    <w:txbxContent>
                      <w:p w14:paraId="44E84572" w14:textId="77777777" w:rsidR="00F173EF" w:rsidRDefault="00F173EF">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" filled="f" stroked="f">
                  <v:textbox inset="0,0,0,0">
                    <w:txbxContent>
                      <w:p w14:paraId="44E84573" w14:textId="77777777" w:rsidR="00F173EF" w:rsidRDefault="00F173EF">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" filled="f" stroked="f">
                  <v:textbox inset="0,0,0,0">
                    <w:txbxContent>
                      <w:p w14:paraId="44E84574" w14:textId="77777777" w:rsidR="00F173EF" w:rsidRDefault="00F173EF">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44E83E42" w14:textId="77777777" w:rsidR="00DA290D" w:rsidRDefault="00DA290D">
          <w:pPr>
            <w:pStyle w:val="TOCHeading"/>
            <w:pageBreakBefore/>
          </w:pPr>
          <w:r>
            <w:t>Table of Contents</w:t>
          </w:r>
        </w:p>
        <w:p w14:paraId="183EE2F5" w14:textId="55E49547" w:rsidR="00A53FA9" w:rsidRDefault="00DA290D">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4970423" w:history="1">
            <w:r w:rsidR="00A53FA9" w:rsidRPr="005C03FE">
              <w:rPr>
                <w:rStyle w:val="Hyperlink"/>
                <w:noProof/>
              </w:rPr>
              <w:t>SECTION B - CONTINUATION OF SF 1449 BLOCKS</w:t>
            </w:r>
            <w:r w:rsidR="00A53FA9">
              <w:rPr>
                <w:noProof/>
                <w:webHidden/>
              </w:rPr>
              <w:tab/>
            </w:r>
            <w:r w:rsidR="00A53FA9">
              <w:rPr>
                <w:noProof/>
                <w:webHidden/>
              </w:rPr>
              <w:fldChar w:fldCharType="begin"/>
            </w:r>
            <w:r w:rsidR="00A53FA9">
              <w:rPr>
                <w:noProof/>
                <w:webHidden/>
              </w:rPr>
              <w:instrText xml:space="preserve"> PAGEREF _Toc214970423 \h </w:instrText>
            </w:r>
            <w:r w:rsidR="00A53FA9">
              <w:rPr>
                <w:noProof/>
                <w:webHidden/>
              </w:rPr>
            </w:r>
            <w:r w:rsidR="00A53FA9">
              <w:rPr>
                <w:noProof/>
                <w:webHidden/>
              </w:rPr>
              <w:fldChar w:fldCharType="separate"/>
            </w:r>
            <w:r w:rsidR="00A53FA9">
              <w:rPr>
                <w:noProof/>
                <w:webHidden/>
              </w:rPr>
              <w:t>3</w:t>
            </w:r>
            <w:r w:rsidR="00A53FA9">
              <w:rPr>
                <w:noProof/>
                <w:webHidden/>
              </w:rPr>
              <w:fldChar w:fldCharType="end"/>
            </w:r>
          </w:hyperlink>
        </w:p>
        <w:p w14:paraId="3F959A0F" w14:textId="4D28795A" w:rsidR="00A53FA9" w:rsidRDefault="00A53FA9">
          <w:pPr>
            <w:pStyle w:val="TOC2"/>
            <w:tabs>
              <w:tab w:val="right" w:leader="dot" w:pos="9350"/>
            </w:tabs>
            <w:rPr>
              <w:noProof/>
              <w:kern w:val="2"/>
              <w:sz w:val="24"/>
              <w:szCs w:val="24"/>
              <w14:ligatures w14:val="standardContextual"/>
            </w:rPr>
          </w:pPr>
          <w:hyperlink w:anchor="_Toc214970424" w:history="1">
            <w:r w:rsidRPr="005C03FE">
              <w:rPr>
                <w:rStyle w:val="Hyperlink"/>
                <w:noProof/>
              </w:rPr>
              <w:t>B.1  CONTRACT ADMINISTRATION DATA</w:t>
            </w:r>
            <w:r>
              <w:rPr>
                <w:noProof/>
                <w:webHidden/>
              </w:rPr>
              <w:tab/>
            </w:r>
            <w:r>
              <w:rPr>
                <w:noProof/>
                <w:webHidden/>
              </w:rPr>
              <w:fldChar w:fldCharType="begin"/>
            </w:r>
            <w:r>
              <w:rPr>
                <w:noProof/>
                <w:webHidden/>
              </w:rPr>
              <w:instrText xml:space="preserve"> PAGEREF _Toc214970424 \h </w:instrText>
            </w:r>
            <w:r>
              <w:rPr>
                <w:noProof/>
                <w:webHidden/>
              </w:rPr>
            </w:r>
            <w:r>
              <w:rPr>
                <w:noProof/>
                <w:webHidden/>
              </w:rPr>
              <w:fldChar w:fldCharType="separate"/>
            </w:r>
            <w:r>
              <w:rPr>
                <w:noProof/>
                <w:webHidden/>
              </w:rPr>
              <w:t>3</w:t>
            </w:r>
            <w:r>
              <w:rPr>
                <w:noProof/>
                <w:webHidden/>
              </w:rPr>
              <w:fldChar w:fldCharType="end"/>
            </w:r>
          </w:hyperlink>
        </w:p>
        <w:p w14:paraId="69440F1B" w14:textId="17CC6CE1" w:rsidR="00A53FA9" w:rsidRDefault="00A53FA9">
          <w:pPr>
            <w:pStyle w:val="TOC2"/>
            <w:tabs>
              <w:tab w:val="right" w:leader="dot" w:pos="9350"/>
            </w:tabs>
            <w:rPr>
              <w:noProof/>
              <w:kern w:val="2"/>
              <w:sz w:val="24"/>
              <w:szCs w:val="24"/>
              <w14:ligatures w14:val="standardContextual"/>
            </w:rPr>
          </w:pPr>
          <w:hyperlink w:anchor="_Toc214970425" w:history="1">
            <w:r w:rsidRPr="005C03FE">
              <w:rPr>
                <w:rStyle w:val="Hyperlink"/>
                <w:noProof/>
              </w:rPr>
              <w:t>B.2 Statement of Work: Portable Fire Extinguisher Maintenance Services</w:t>
            </w:r>
            <w:r>
              <w:rPr>
                <w:noProof/>
                <w:webHidden/>
              </w:rPr>
              <w:tab/>
            </w:r>
            <w:r>
              <w:rPr>
                <w:noProof/>
                <w:webHidden/>
              </w:rPr>
              <w:fldChar w:fldCharType="begin"/>
            </w:r>
            <w:r>
              <w:rPr>
                <w:noProof/>
                <w:webHidden/>
              </w:rPr>
              <w:instrText xml:space="preserve"> PAGEREF _Toc214970425 \h </w:instrText>
            </w:r>
            <w:r>
              <w:rPr>
                <w:noProof/>
                <w:webHidden/>
              </w:rPr>
            </w:r>
            <w:r>
              <w:rPr>
                <w:noProof/>
                <w:webHidden/>
              </w:rPr>
              <w:fldChar w:fldCharType="separate"/>
            </w:r>
            <w:r>
              <w:rPr>
                <w:noProof/>
                <w:webHidden/>
              </w:rPr>
              <w:t>4</w:t>
            </w:r>
            <w:r>
              <w:rPr>
                <w:noProof/>
                <w:webHidden/>
              </w:rPr>
              <w:fldChar w:fldCharType="end"/>
            </w:r>
          </w:hyperlink>
        </w:p>
        <w:p w14:paraId="730480F5" w14:textId="0DD73D3E" w:rsidR="00A53FA9" w:rsidRDefault="00A53FA9">
          <w:pPr>
            <w:pStyle w:val="TOC2"/>
            <w:tabs>
              <w:tab w:val="right" w:leader="dot" w:pos="9350"/>
            </w:tabs>
            <w:rPr>
              <w:noProof/>
              <w:kern w:val="2"/>
              <w:sz w:val="24"/>
              <w:szCs w:val="24"/>
              <w14:ligatures w14:val="standardContextual"/>
            </w:rPr>
          </w:pPr>
          <w:hyperlink w:anchor="_Toc214970426" w:history="1">
            <w:r w:rsidRPr="005C03FE">
              <w:rPr>
                <w:rStyle w:val="Hyperlink"/>
                <w:noProof/>
              </w:rPr>
              <w:t>B.3 PRICE/COST SCHEDULE</w:t>
            </w:r>
            <w:r>
              <w:rPr>
                <w:noProof/>
                <w:webHidden/>
              </w:rPr>
              <w:tab/>
            </w:r>
            <w:r>
              <w:rPr>
                <w:noProof/>
                <w:webHidden/>
              </w:rPr>
              <w:fldChar w:fldCharType="begin"/>
            </w:r>
            <w:r>
              <w:rPr>
                <w:noProof/>
                <w:webHidden/>
              </w:rPr>
              <w:instrText xml:space="preserve"> PAGEREF _Toc214970426 \h </w:instrText>
            </w:r>
            <w:r>
              <w:rPr>
                <w:noProof/>
                <w:webHidden/>
              </w:rPr>
            </w:r>
            <w:r>
              <w:rPr>
                <w:noProof/>
                <w:webHidden/>
              </w:rPr>
              <w:fldChar w:fldCharType="separate"/>
            </w:r>
            <w:r>
              <w:rPr>
                <w:noProof/>
                <w:webHidden/>
              </w:rPr>
              <w:t>9</w:t>
            </w:r>
            <w:r>
              <w:rPr>
                <w:noProof/>
                <w:webHidden/>
              </w:rPr>
              <w:fldChar w:fldCharType="end"/>
            </w:r>
          </w:hyperlink>
        </w:p>
        <w:p w14:paraId="0ED42467" w14:textId="7F8F339E" w:rsidR="00A53FA9" w:rsidRDefault="00A53FA9">
          <w:pPr>
            <w:pStyle w:val="TOC3"/>
            <w:tabs>
              <w:tab w:val="right" w:leader="dot" w:pos="9350"/>
            </w:tabs>
            <w:rPr>
              <w:noProof/>
              <w:kern w:val="2"/>
              <w:sz w:val="24"/>
              <w:szCs w:val="24"/>
              <w14:ligatures w14:val="standardContextual"/>
            </w:rPr>
          </w:pPr>
          <w:hyperlink w:anchor="_Toc214970427" w:history="1">
            <w:r w:rsidRPr="005C03FE">
              <w:rPr>
                <w:rStyle w:val="Hyperlink"/>
                <w:noProof/>
              </w:rPr>
              <w:t>ITEM INFORMATION</w:t>
            </w:r>
            <w:r>
              <w:rPr>
                <w:noProof/>
                <w:webHidden/>
              </w:rPr>
              <w:tab/>
            </w:r>
            <w:r>
              <w:rPr>
                <w:noProof/>
                <w:webHidden/>
              </w:rPr>
              <w:fldChar w:fldCharType="begin"/>
            </w:r>
            <w:r>
              <w:rPr>
                <w:noProof/>
                <w:webHidden/>
              </w:rPr>
              <w:instrText xml:space="preserve"> PAGEREF _Toc214970427 \h </w:instrText>
            </w:r>
            <w:r>
              <w:rPr>
                <w:noProof/>
                <w:webHidden/>
              </w:rPr>
            </w:r>
            <w:r>
              <w:rPr>
                <w:noProof/>
                <w:webHidden/>
              </w:rPr>
              <w:fldChar w:fldCharType="separate"/>
            </w:r>
            <w:r>
              <w:rPr>
                <w:noProof/>
                <w:webHidden/>
              </w:rPr>
              <w:t>9</w:t>
            </w:r>
            <w:r>
              <w:rPr>
                <w:noProof/>
                <w:webHidden/>
              </w:rPr>
              <w:fldChar w:fldCharType="end"/>
            </w:r>
          </w:hyperlink>
        </w:p>
        <w:p w14:paraId="7B853E62" w14:textId="532CECDE" w:rsidR="00A53FA9" w:rsidRDefault="00A53FA9">
          <w:pPr>
            <w:pStyle w:val="TOC1"/>
            <w:tabs>
              <w:tab w:val="right" w:leader="dot" w:pos="9350"/>
            </w:tabs>
            <w:rPr>
              <w:b w:val="0"/>
              <w:bCs w:val="0"/>
              <w:noProof/>
              <w:kern w:val="2"/>
              <w:sz w:val="24"/>
              <w:szCs w:val="24"/>
              <w14:ligatures w14:val="standardContextual"/>
            </w:rPr>
          </w:pPr>
          <w:hyperlink w:anchor="_Toc214970428" w:history="1">
            <w:r w:rsidRPr="005C03FE">
              <w:rPr>
                <w:rStyle w:val="Hyperlink"/>
                <w:noProof/>
              </w:rPr>
              <w:t>SECTION C - CONTRACT CLAUSES</w:t>
            </w:r>
            <w:r>
              <w:rPr>
                <w:noProof/>
                <w:webHidden/>
              </w:rPr>
              <w:tab/>
            </w:r>
            <w:r>
              <w:rPr>
                <w:noProof/>
                <w:webHidden/>
              </w:rPr>
              <w:fldChar w:fldCharType="begin"/>
            </w:r>
            <w:r>
              <w:rPr>
                <w:noProof/>
                <w:webHidden/>
              </w:rPr>
              <w:instrText xml:space="preserve"> PAGEREF _Toc214970428 \h </w:instrText>
            </w:r>
            <w:r>
              <w:rPr>
                <w:noProof/>
                <w:webHidden/>
              </w:rPr>
            </w:r>
            <w:r>
              <w:rPr>
                <w:noProof/>
                <w:webHidden/>
              </w:rPr>
              <w:fldChar w:fldCharType="separate"/>
            </w:r>
            <w:r>
              <w:rPr>
                <w:noProof/>
                <w:webHidden/>
              </w:rPr>
              <w:t>12</w:t>
            </w:r>
            <w:r>
              <w:rPr>
                <w:noProof/>
                <w:webHidden/>
              </w:rPr>
              <w:fldChar w:fldCharType="end"/>
            </w:r>
          </w:hyperlink>
        </w:p>
        <w:p w14:paraId="41B733EE" w14:textId="6211C558" w:rsidR="00A53FA9" w:rsidRDefault="00A53FA9">
          <w:pPr>
            <w:pStyle w:val="TOC2"/>
            <w:tabs>
              <w:tab w:val="right" w:leader="dot" w:pos="9350"/>
            </w:tabs>
            <w:rPr>
              <w:noProof/>
              <w:kern w:val="2"/>
              <w:sz w:val="24"/>
              <w:szCs w:val="24"/>
              <w14:ligatures w14:val="standardContextual"/>
            </w:rPr>
          </w:pPr>
          <w:hyperlink w:anchor="_Toc214970429" w:history="1">
            <w:r w:rsidRPr="005C03FE">
              <w:rPr>
                <w:rStyle w:val="Hyperlink"/>
                <w:noProof/>
              </w:rPr>
              <w:t>C.1  52.212-4 Terms and Conditions—Commercial Products and Commercial Services. (DEVIATION OCT 2025)</w:t>
            </w:r>
            <w:r>
              <w:rPr>
                <w:noProof/>
                <w:webHidden/>
              </w:rPr>
              <w:tab/>
            </w:r>
            <w:r>
              <w:rPr>
                <w:noProof/>
                <w:webHidden/>
              </w:rPr>
              <w:fldChar w:fldCharType="begin"/>
            </w:r>
            <w:r>
              <w:rPr>
                <w:noProof/>
                <w:webHidden/>
              </w:rPr>
              <w:instrText xml:space="preserve"> PAGEREF _Toc214970429 \h </w:instrText>
            </w:r>
            <w:r>
              <w:rPr>
                <w:noProof/>
                <w:webHidden/>
              </w:rPr>
            </w:r>
            <w:r>
              <w:rPr>
                <w:noProof/>
                <w:webHidden/>
              </w:rPr>
              <w:fldChar w:fldCharType="separate"/>
            </w:r>
            <w:r>
              <w:rPr>
                <w:noProof/>
                <w:webHidden/>
              </w:rPr>
              <w:t>12</w:t>
            </w:r>
            <w:r>
              <w:rPr>
                <w:noProof/>
                <w:webHidden/>
              </w:rPr>
              <w:fldChar w:fldCharType="end"/>
            </w:r>
          </w:hyperlink>
        </w:p>
        <w:p w14:paraId="2C5014E4" w14:textId="6DE26043" w:rsidR="00A53FA9" w:rsidRDefault="00A53FA9">
          <w:pPr>
            <w:pStyle w:val="TOC2"/>
            <w:tabs>
              <w:tab w:val="right" w:leader="dot" w:pos="9350"/>
            </w:tabs>
            <w:rPr>
              <w:noProof/>
              <w:kern w:val="2"/>
              <w:sz w:val="24"/>
              <w:szCs w:val="24"/>
              <w14:ligatures w14:val="standardContextual"/>
            </w:rPr>
          </w:pPr>
          <w:hyperlink w:anchor="_Toc214970430" w:history="1">
            <w:r w:rsidRPr="005C03FE">
              <w:rPr>
                <w:rStyle w:val="Hyperlink"/>
                <w:noProof/>
              </w:rPr>
              <w:t>C.2  52.217-8 OPTION TO EXTEND SERVICES (NOV 1999)</w:t>
            </w:r>
            <w:r>
              <w:rPr>
                <w:noProof/>
                <w:webHidden/>
              </w:rPr>
              <w:tab/>
            </w:r>
            <w:r>
              <w:rPr>
                <w:noProof/>
                <w:webHidden/>
              </w:rPr>
              <w:fldChar w:fldCharType="begin"/>
            </w:r>
            <w:r>
              <w:rPr>
                <w:noProof/>
                <w:webHidden/>
              </w:rPr>
              <w:instrText xml:space="preserve"> PAGEREF _Toc214970430 \h </w:instrText>
            </w:r>
            <w:r>
              <w:rPr>
                <w:noProof/>
                <w:webHidden/>
              </w:rPr>
            </w:r>
            <w:r>
              <w:rPr>
                <w:noProof/>
                <w:webHidden/>
              </w:rPr>
              <w:fldChar w:fldCharType="separate"/>
            </w:r>
            <w:r>
              <w:rPr>
                <w:noProof/>
                <w:webHidden/>
              </w:rPr>
              <w:t>24</w:t>
            </w:r>
            <w:r>
              <w:rPr>
                <w:noProof/>
                <w:webHidden/>
              </w:rPr>
              <w:fldChar w:fldCharType="end"/>
            </w:r>
          </w:hyperlink>
        </w:p>
        <w:p w14:paraId="173E4A18" w14:textId="61555963" w:rsidR="00A53FA9" w:rsidRDefault="00A53FA9">
          <w:pPr>
            <w:pStyle w:val="TOC2"/>
            <w:tabs>
              <w:tab w:val="right" w:leader="dot" w:pos="9350"/>
            </w:tabs>
            <w:rPr>
              <w:noProof/>
              <w:kern w:val="2"/>
              <w:sz w:val="24"/>
              <w:szCs w:val="24"/>
              <w14:ligatures w14:val="standardContextual"/>
            </w:rPr>
          </w:pPr>
          <w:hyperlink w:anchor="_Toc214970431" w:history="1">
            <w:r w:rsidRPr="005C03FE">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_Toc214970431 \h </w:instrText>
            </w:r>
            <w:r>
              <w:rPr>
                <w:noProof/>
                <w:webHidden/>
              </w:rPr>
            </w:r>
            <w:r>
              <w:rPr>
                <w:noProof/>
                <w:webHidden/>
              </w:rPr>
              <w:fldChar w:fldCharType="separate"/>
            </w:r>
            <w:r>
              <w:rPr>
                <w:noProof/>
                <w:webHidden/>
              </w:rPr>
              <w:t>24</w:t>
            </w:r>
            <w:r>
              <w:rPr>
                <w:noProof/>
                <w:webHidden/>
              </w:rPr>
              <w:fldChar w:fldCharType="end"/>
            </w:r>
          </w:hyperlink>
        </w:p>
        <w:p w14:paraId="4BAD3756" w14:textId="65DDC527" w:rsidR="00A53FA9" w:rsidRDefault="00A53FA9">
          <w:pPr>
            <w:pStyle w:val="TOC2"/>
            <w:tabs>
              <w:tab w:val="right" w:leader="dot" w:pos="9350"/>
            </w:tabs>
            <w:rPr>
              <w:noProof/>
              <w:kern w:val="2"/>
              <w:sz w:val="24"/>
              <w:szCs w:val="24"/>
              <w14:ligatures w14:val="standardContextual"/>
            </w:rPr>
          </w:pPr>
          <w:hyperlink w:anchor="_Toc214970432" w:history="1">
            <w:r w:rsidRPr="005C03FE">
              <w:rPr>
                <w:rStyle w:val="Hyperlink"/>
                <w:noProof/>
              </w:rPr>
              <w:t>C.4  52.252-6  AUTHORIZED DEVIATIONS IN CLAUSES  (NOV 2020)</w:t>
            </w:r>
            <w:r>
              <w:rPr>
                <w:noProof/>
                <w:webHidden/>
              </w:rPr>
              <w:tab/>
            </w:r>
            <w:r>
              <w:rPr>
                <w:noProof/>
                <w:webHidden/>
              </w:rPr>
              <w:fldChar w:fldCharType="begin"/>
            </w:r>
            <w:r>
              <w:rPr>
                <w:noProof/>
                <w:webHidden/>
              </w:rPr>
              <w:instrText xml:space="preserve"> PAGEREF _Toc214970432 \h </w:instrText>
            </w:r>
            <w:r>
              <w:rPr>
                <w:noProof/>
                <w:webHidden/>
              </w:rPr>
            </w:r>
            <w:r>
              <w:rPr>
                <w:noProof/>
                <w:webHidden/>
              </w:rPr>
              <w:fldChar w:fldCharType="separate"/>
            </w:r>
            <w:r>
              <w:rPr>
                <w:noProof/>
                <w:webHidden/>
              </w:rPr>
              <w:t>25</w:t>
            </w:r>
            <w:r>
              <w:rPr>
                <w:noProof/>
                <w:webHidden/>
              </w:rPr>
              <w:fldChar w:fldCharType="end"/>
            </w:r>
          </w:hyperlink>
        </w:p>
        <w:p w14:paraId="4F30B60F" w14:textId="6AD9B29C" w:rsidR="00A53FA9" w:rsidRDefault="00A53FA9">
          <w:pPr>
            <w:pStyle w:val="TOC2"/>
            <w:tabs>
              <w:tab w:val="right" w:leader="dot" w:pos="9350"/>
            </w:tabs>
            <w:rPr>
              <w:noProof/>
              <w:kern w:val="2"/>
              <w:sz w:val="24"/>
              <w:szCs w:val="24"/>
              <w14:ligatures w14:val="standardContextual"/>
            </w:rPr>
          </w:pPr>
          <w:hyperlink w:anchor="_Toc214970433" w:history="1">
            <w:r w:rsidRPr="005C03FE">
              <w:rPr>
                <w:rStyle w:val="Hyperlink"/>
                <w:noProof/>
              </w:rPr>
              <w:t>C.5   SUPPLEMENTAL INSURANCE REQUIREMENTS</w:t>
            </w:r>
            <w:r>
              <w:rPr>
                <w:noProof/>
                <w:webHidden/>
              </w:rPr>
              <w:tab/>
            </w:r>
            <w:r>
              <w:rPr>
                <w:noProof/>
                <w:webHidden/>
              </w:rPr>
              <w:fldChar w:fldCharType="begin"/>
            </w:r>
            <w:r>
              <w:rPr>
                <w:noProof/>
                <w:webHidden/>
              </w:rPr>
              <w:instrText xml:space="preserve"> PAGEREF _Toc214970433 \h </w:instrText>
            </w:r>
            <w:r>
              <w:rPr>
                <w:noProof/>
                <w:webHidden/>
              </w:rPr>
            </w:r>
            <w:r>
              <w:rPr>
                <w:noProof/>
                <w:webHidden/>
              </w:rPr>
              <w:fldChar w:fldCharType="separate"/>
            </w:r>
            <w:r>
              <w:rPr>
                <w:noProof/>
                <w:webHidden/>
              </w:rPr>
              <w:t>25</w:t>
            </w:r>
            <w:r>
              <w:rPr>
                <w:noProof/>
                <w:webHidden/>
              </w:rPr>
              <w:fldChar w:fldCharType="end"/>
            </w:r>
          </w:hyperlink>
        </w:p>
        <w:p w14:paraId="1AC532CC" w14:textId="43C36155" w:rsidR="00A53FA9" w:rsidRDefault="00A53FA9">
          <w:pPr>
            <w:pStyle w:val="TOC2"/>
            <w:tabs>
              <w:tab w:val="right" w:leader="dot" w:pos="9350"/>
            </w:tabs>
            <w:rPr>
              <w:noProof/>
              <w:kern w:val="2"/>
              <w:sz w:val="24"/>
              <w:szCs w:val="24"/>
              <w14:ligatures w14:val="standardContextual"/>
            </w:rPr>
          </w:pPr>
          <w:hyperlink w:anchor="_Toc214970434" w:history="1">
            <w:r w:rsidRPr="005C03FE">
              <w:rPr>
                <w:rStyle w:val="Hyperlink"/>
                <w:noProof/>
              </w:rPr>
              <w:t>C.6  52.240-91  SECURITY PROHIBITIONS AND EXCLUSIONS  (NOV 2025) (DEVIATION)</w:t>
            </w:r>
            <w:r>
              <w:rPr>
                <w:noProof/>
                <w:webHidden/>
              </w:rPr>
              <w:tab/>
            </w:r>
            <w:r>
              <w:rPr>
                <w:noProof/>
                <w:webHidden/>
              </w:rPr>
              <w:fldChar w:fldCharType="begin"/>
            </w:r>
            <w:r>
              <w:rPr>
                <w:noProof/>
                <w:webHidden/>
              </w:rPr>
              <w:instrText xml:space="preserve"> PAGEREF _Toc214970434 \h </w:instrText>
            </w:r>
            <w:r>
              <w:rPr>
                <w:noProof/>
                <w:webHidden/>
              </w:rPr>
            </w:r>
            <w:r>
              <w:rPr>
                <w:noProof/>
                <w:webHidden/>
              </w:rPr>
              <w:fldChar w:fldCharType="separate"/>
            </w:r>
            <w:r>
              <w:rPr>
                <w:noProof/>
                <w:webHidden/>
              </w:rPr>
              <w:t>25</w:t>
            </w:r>
            <w:r>
              <w:rPr>
                <w:noProof/>
                <w:webHidden/>
              </w:rPr>
              <w:fldChar w:fldCharType="end"/>
            </w:r>
          </w:hyperlink>
        </w:p>
        <w:p w14:paraId="1A3A6B51" w14:textId="13799779" w:rsidR="00A53FA9" w:rsidRDefault="00A53FA9">
          <w:pPr>
            <w:pStyle w:val="TOC2"/>
            <w:tabs>
              <w:tab w:val="right" w:leader="dot" w:pos="9350"/>
            </w:tabs>
            <w:rPr>
              <w:noProof/>
              <w:kern w:val="2"/>
              <w:sz w:val="24"/>
              <w:szCs w:val="24"/>
              <w14:ligatures w14:val="standardContextual"/>
            </w:rPr>
          </w:pPr>
          <w:hyperlink w:anchor="_Toc214970435" w:history="1">
            <w:r w:rsidRPr="005C03FE">
              <w:rPr>
                <w:rStyle w:val="Hyperlink"/>
                <w:noProof/>
              </w:rPr>
              <w:t>C.7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_Toc214970435 \h </w:instrText>
            </w:r>
            <w:r>
              <w:rPr>
                <w:noProof/>
                <w:webHidden/>
              </w:rPr>
            </w:r>
            <w:r>
              <w:rPr>
                <w:noProof/>
                <w:webHidden/>
              </w:rPr>
              <w:fldChar w:fldCharType="separate"/>
            </w:r>
            <w:r>
              <w:rPr>
                <w:noProof/>
                <w:webHidden/>
              </w:rPr>
              <w:t>35</w:t>
            </w:r>
            <w:r>
              <w:rPr>
                <w:noProof/>
                <w:webHidden/>
              </w:rPr>
              <w:fldChar w:fldCharType="end"/>
            </w:r>
          </w:hyperlink>
        </w:p>
        <w:p w14:paraId="4E33C689" w14:textId="42D2AD9F" w:rsidR="00A53FA9" w:rsidRDefault="00A53FA9">
          <w:pPr>
            <w:pStyle w:val="TOC2"/>
            <w:tabs>
              <w:tab w:val="right" w:leader="dot" w:pos="9350"/>
            </w:tabs>
            <w:rPr>
              <w:noProof/>
              <w:kern w:val="2"/>
              <w:sz w:val="24"/>
              <w:szCs w:val="24"/>
              <w14:ligatures w14:val="standardContextual"/>
            </w:rPr>
          </w:pPr>
          <w:hyperlink w:anchor="_Toc214970436" w:history="1">
            <w:r w:rsidRPr="005C03FE">
              <w:rPr>
                <w:rStyle w:val="Hyperlink"/>
                <w:noProof/>
              </w:rPr>
              <w:t>C.8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_Toc214970436 \h </w:instrText>
            </w:r>
            <w:r>
              <w:rPr>
                <w:noProof/>
                <w:webHidden/>
              </w:rPr>
            </w:r>
            <w:r>
              <w:rPr>
                <w:noProof/>
                <w:webHidden/>
              </w:rPr>
              <w:fldChar w:fldCharType="separate"/>
            </w:r>
            <w:r>
              <w:rPr>
                <w:noProof/>
                <w:webHidden/>
              </w:rPr>
              <w:t>38</w:t>
            </w:r>
            <w:r>
              <w:rPr>
                <w:noProof/>
                <w:webHidden/>
              </w:rPr>
              <w:fldChar w:fldCharType="end"/>
            </w:r>
          </w:hyperlink>
        </w:p>
        <w:p w14:paraId="335453E1" w14:textId="7F9A98D8" w:rsidR="00A53FA9" w:rsidRDefault="00A53FA9">
          <w:pPr>
            <w:pStyle w:val="TOC2"/>
            <w:tabs>
              <w:tab w:val="right" w:leader="dot" w:pos="9350"/>
            </w:tabs>
            <w:rPr>
              <w:noProof/>
              <w:kern w:val="2"/>
              <w:sz w:val="24"/>
              <w:szCs w:val="24"/>
              <w14:ligatures w14:val="standardContextual"/>
            </w:rPr>
          </w:pPr>
          <w:hyperlink w:anchor="_Toc214970437" w:history="1">
            <w:r w:rsidRPr="005C03FE">
              <w:rPr>
                <w:rStyle w:val="Hyperlink"/>
                <w:noProof/>
              </w:rPr>
              <w:t>C.9  VAAR 852.242-71  ADMINISTRATIVE CONTRACTING OFFICER (OCT 2020)</w:t>
            </w:r>
            <w:r>
              <w:rPr>
                <w:noProof/>
                <w:webHidden/>
              </w:rPr>
              <w:tab/>
            </w:r>
            <w:r>
              <w:rPr>
                <w:noProof/>
                <w:webHidden/>
              </w:rPr>
              <w:fldChar w:fldCharType="begin"/>
            </w:r>
            <w:r>
              <w:rPr>
                <w:noProof/>
                <w:webHidden/>
              </w:rPr>
              <w:instrText xml:space="preserve"> PAGEREF _Toc214970437 \h </w:instrText>
            </w:r>
            <w:r>
              <w:rPr>
                <w:noProof/>
                <w:webHidden/>
              </w:rPr>
            </w:r>
            <w:r>
              <w:rPr>
                <w:noProof/>
                <w:webHidden/>
              </w:rPr>
              <w:fldChar w:fldCharType="separate"/>
            </w:r>
            <w:r>
              <w:rPr>
                <w:noProof/>
                <w:webHidden/>
              </w:rPr>
              <w:t>40</w:t>
            </w:r>
            <w:r>
              <w:rPr>
                <w:noProof/>
                <w:webHidden/>
              </w:rPr>
              <w:fldChar w:fldCharType="end"/>
            </w:r>
          </w:hyperlink>
        </w:p>
        <w:p w14:paraId="4522BDF9" w14:textId="6FC20694" w:rsidR="00A53FA9" w:rsidRDefault="00A53FA9">
          <w:pPr>
            <w:pStyle w:val="TOC2"/>
            <w:tabs>
              <w:tab w:val="right" w:leader="dot" w:pos="9350"/>
            </w:tabs>
            <w:rPr>
              <w:noProof/>
              <w:kern w:val="2"/>
              <w:sz w:val="24"/>
              <w:szCs w:val="24"/>
              <w14:ligatures w14:val="standardContextual"/>
            </w:rPr>
          </w:pPr>
          <w:hyperlink w:anchor="_Toc214970438" w:history="1">
            <w:r w:rsidRPr="005C03FE">
              <w:rPr>
                <w:rStyle w:val="Hyperlink"/>
                <w:noProof/>
              </w:rPr>
              <w:t>C.10  52.252-2  CLAUSES INCORPORATED BY REFERENCE  (FEB 1998)</w:t>
            </w:r>
            <w:r>
              <w:rPr>
                <w:noProof/>
                <w:webHidden/>
              </w:rPr>
              <w:tab/>
            </w:r>
            <w:r>
              <w:rPr>
                <w:noProof/>
                <w:webHidden/>
              </w:rPr>
              <w:fldChar w:fldCharType="begin"/>
            </w:r>
            <w:r>
              <w:rPr>
                <w:noProof/>
                <w:webHidden/>
              </w:rPr>
              <w:instrText xml:space="preserve"> PAGEREF _Toc214970438 \h </w:instrText>
            </w:r>
            <w:r>
              <w:rPr>
                <w:noProof/>
                <w:webHidden/>
              </w:rPr>
            </w:r>
            <w:r>
              <w:rPr>
                <w:noProof/>
                <w:webHidden/>
              </w:rPr>
              <w:fldChar w:fldCharType="separate"/>
            </w:r>
            <w:r>
              <w:rPr>
                <w:noProof/>
                <w:webHidden/>
              </w:rPr>
              <w:t>40</w:t>
            </w:r>
            <w:r>
              <w:rPr>
                <w:noProof/>
                <w:webHidden/>
              </w:rPr>
              <w:fldChar w:fldCharType="end"/>
            </w:r>
          </w:hyperlink>
        </w:p>
        <w:p w14:paraId="60DECE20" w14:textId="254CC35C" w:rsidR="00A53FA9" w:rsidRDefault="00A53FA9">
          <w:pPr>
            <w:pStyle w:val="TOC1"/>
            <w:tabs>
              <w:tab w:val="right" w:leader="dot" w:pos="9350"/>
            </w:tabs>
            <w:rPr>
              <w:b w:val="0"/>
              <w:bCs w:val="0"/>
              <w:noProof/>
              <w:kern w:val="2"/>
              <w:sz w:val="24"/>
              <w:szCs w:val="24"/>
              <w14:ligatures w14:val="standardContextual"/>
            </w:rPr>
          </w:pPr>
          <w:hyperlink w:anchor="_Toc214970439" w:history="1">
            <w:r w:rsidRPr="005C03FE">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_Toc214970439 \h </w:instrText>
            </w:r>
            <w:r>
              <w:rPr>
                <w:noProof/>
                <w:webHidden/>
              </w:rPr>
            </w:r>
            <w:r>
              <w:rPr>
                <w:noProof/>
                <w:webHidden/>
              </w:rPr>
              <w:fldChar w:fldCharType="separate"/>
            </w:r>
            <w:r>
              <w:rPr>
                <w:noProof/>
                <w:webHidden/>
              </w:rPr>
              <w:t>42</w:t>
            </w:r>
            <w:r>
              <w:rPr>
                <w:noProof/>
                <w:webHidden/>
              </w:rPr>
              <w:fldChar w:fldCharType="end"/>
            </w:r>
          </w:hyperlink>
        </w:p>
        <w:p w14:paraId="5E968534" w14:textId="58357067" w:rsidR="00A53FA9" w:rsidRDefault="00A53FA9">
          <w:pPr>
            <w:pStyle w:val="TOC2"/>
            <w:tabs>
              <w:tab w:val="right" w:leader="dot" w:pos="9350"/>
            </w:tabs>
            <w:rPr>
              <w:noProof/>
              <w:kern w:val="2"/>
              <w:sz w:val="24"/>
              <w:szCs w:val="24"/>
              <w14:ligatures w14:val="standardContextual"/>
            </w:rPr>
          </w:pPr>
          <w:hyperlink w:anchor="_Toc214970440" w:history="1">
            <w:r w:rsidRPr="005C03FE">
              <w:rPr>
                <w:rStyle w:val="Hyperlink"/>
                <w:noProof/>
              </w:rPr>
              <w:t>D.1 Wage Determination 2015-5535 King County, Washington</w:t>
            </w:r>
            <w:r>
              <w:rPr>
                <w:noProof/>
                <w:webHidden/>
              </w:rPr>
              <w:tab/>
            </w:r>
            <w:r>
              <w:rPr>
                <w:noProof/>
                <w:webHidden/>
              </w:rPr>
              <w:fldChar w:fldCharType="begin"/>
            </w:r>
            <w:r>
              <w:rPr>
                <w:noProof/>
                <w:webHidden/>
              </w:rPr>
              <w:instrText xml:space="preserve"> PAGEREF _Toc214970440 \h </w:instrText>
            </w:r>
            <w:r>
              <w:rPr>
                <w:noProof/>
                <w:webHidden/>
              </w:rPr>
            </w:r>
            <w:r>
              <w:rPr>
                <w:noProof/>
                <w:webHidden/>
              </w:rPr>
              <w:fldChar w:fldCharType="separate"/>
            </w:r>
            <w:r>
              <w:rPr>
                <w:noProof/>
                <w:webHidden/>
              </w:rPr>
              <w:t>42</w:t>
            </w:r>
            <w:r>
              <w:rPr>
                <w:noProof/>
                <w:webHidden/>
              </w:rPr>
              <w:fldChar w:fldCharType="end"/>
            </w:r>
          </w:hyperlink>
        </w:p>
        <w:p w14:paraId="4F810517" w14:textId="6F0D0132" w:rsidR="00A53FA9" w:rsidRDefault="00A53FA9">
          <w:pPr>
            <w:pStyle w:val="TOC2"/>
            <w:tabs>
              <w:tab w:val="right" w:leader="dot" w:pos="9350"/>
            </w:tabs>
            <w:rPr>
              <w:noProof/>
              <w:kern w:val="2"/>
              <w:sz w:val="24"/>
              <w:szCs w:val="24"/>
              <w14:ligatures w14:val="standardContextual"/>
            </w:rPr>
          </w:pPr>
          <w:hyperlink w:anchor="_Toc214970441" w:history="1">
            <w:r w:rsidRPr="005C03FE">
              <w:rPr>
                <w:rStyle w:val="Hyperlink"/>
                <w:noProof/>
              </w:rPr>
              <w:t>D.2 Pierce County Wage Determination No. 2015-5539 Rvsn No. 29 Last Rvsn 7.8.2025</w:t>
            </w:r>
            <w:r>
              <w:rPr>
                <w:noProof/>
                <w:webHidden/>
              </w:rPr>
              <w:tab/>
            </w:r>
            <w:r>
              <w:rPr>
                <w:noProof/>
                <w:webHidden/>
              </w:rPr>
              <w:fldChar w:fldCharType="begin"/>
            </w:r>
            <w:r>
              <w:rPr>
                <w:noProof/>
                <w:webHidden/>
              </w:rPr>
              <w:instrText xml:space="preserve"> PAGEREF _Toc214970441 \h </w:instrText>
            </w:r>
            <w:r>
              <w:rPr>
                <w:noProof/>
                <w:webHidden/>
              </w:rPr>
            </w:r>
            <w:r>
              <w:rPr>
                <w:noProof/>
                <w:webHidden/>
              </w:rPr>
              <w:fldChar w:fldCharType="separate"/>
            </w:r>
            <w:r>
              <w:rPr>
                <w:noProof/>
                <w:webHidden/>
              </w:rPr>
              <w:t>52</w:t>
            </w:r>
            <w:r>
              <w:rPr>
                <w:noProof/>
                <w:webHidden/>
              </w:rPr>
              <w:fldChar w:fldCharType="end"/>
            </w:r>
          </w:hyperlink>
        </w:p>
        <w:p w14:paraId="23AD1E18" w14:textId="04FD04DE" w:rsidR="00A53FA9" w:rsidRDefault="00A53FA9">
          <w:pPr>
            <w:pStyle w:val="TOC1"/>
            <w:tabs>
              <w:tab w:val="right" w:leader="dot" w:pos="9350"/>
            </w:tabs>
            <w:rPr>
              <w:b w:val="0"/>
              <w:bCs w:val="0"/>
              <w:noProof/>
              <w:kern w:val="2"/>
              <w:sz w:val="24"/>
              <w:szCs w:val="24"/>
              <w14:ligatures w14:val="standardContextual"/>
            </w:rPr>
          </w:pPr>
          <w:hyperlink w:anchor="_Toc214970442" w:history="1">
            <w:r w:rsidRPr="005C03FE">
              <w:rPr>
                <w:rStyle w:val="Hyperlink"/>
                <w:noProof/>
              </w:rPr>
              <w:t>SECTION E - SOLICITATION PROVISIONS</w:t>
            </w:r>
            <w:r>
              <w:rPr>
                <w:noProof/>
                <w:webHidden/>
              </w:rPr>
              <w:tab/>
            </w:r>
            <w:r>
              <w:rPr>
                <w:noProof/>
                <w:webHidden/>
              </w:rPr>
              <w:fldChar w:fldCharType="begin"/>
            </w:r>
            <w:r>
              <w:rPr>
                <w:noProof/>
                <w:webHidden/>
              </w:rPr>
              <w:instrText xml:space="preserve"> PAGEREF _Toc214970442 \h </w:instrText>
            </w:r>
            <w:r>
              <w:rPr>
                <w:noProof/>
                <w:webHidden/>
              </w:rPr>
            </w:r>
            <w:r>
              <w:rPr>
                <w:noProof/>
                <w:webHidden/>
              </w:rPr>
              <w:fldChar w:fldCharType="separate"/>
            </w:r>
            <w:r>
              <w:rPr>
                <w:noProof/>
                <w:webHidden/>
              </w:rPr>
              <w:t>63</w:t>
            </w:r>
            <w:r>
              <w:rPr>
                <w:noProof/>
                <w:webHidden/>
              </w:rPr>
              <w:fldChar w:fldCharType="end"/>
            </w:r>
          </w:hyperlink>
        </w:p>
        <w:p w14:paraId="43685749" w14:textId="7EE0886D" w:rsidR="00A53FA9" w:rsidRDefault="00A53FA9">
          <w:pPr>
            <w:pStyle w:val="TOC2"/>
            <w:tabs>
              <w:tab w:val="right" w:leader="dot" w:pos="9350"/>
            </w:tabs>
            <w:rPr>
              <w:noProof/>
              <w:kern w:val="2"/>
              <w:sz w:val="24"/>
              <w:szCs w:val="24"/>
              <w14:ligatures w14:val="standardContextual"/>
            </w:rPr>
          </w:pPr>
          <w:hyperlink w:anchor="_Toc214970443" w:history="1">
            <w:r w:rsidRPr="005C03FE">
              <w:rPr>
                <w:rStyle w:val="Hyperlink"/>
                <w:noProof/>
              </w:rPr>
              <w:t>E.1 52.212-1 INSTRUCTIONS TO OFFERORS—COMMERCIAL PRODUCTS AND COMMERCIAL SERVICES (DEVIATION OCT 2025)</w:t>
            </w:r>
            <w:r>
              <w:rPr>
                <w:noProof/>
                <w:webHidden/>
              </w:rPr>
              <w:tab/>
            </w:r>
            <w:r>
              <w:rPr>
                <w:noProof/>
                <w:webHidden/>
              </w:rPr>
              <w:fldChar w:fldCharType="begin"/>
            </w:r>
            <w:r>
              <w:rPr>
                <w:noProof/>
                <w:webHidden/>
              </w:rPr>
              <w:instrText xml:space="preserve"> PAGEREF _Toc214970443 \h </w:instrText>
            </w:r>
            <w:r>
              <w:rPr>
                <w:noProof/>
                <w:webHidden/>
              </w:rPr>
            </w:r>
            <w:r>
              <w:rPr>
                <w:noProof/>
                <w:webHidden/>
              </w:rPr>
              <w:fldChar w:fldCharType="separate"/>
            </w:r>
            <w:r>
              <w:rPr>
                <w:noProof/>
                <w:webHidden/>
              </w:rPr>
              <w:t>63</w:t>
            </w:r>
            <w:r>
              <w:rPr>
                <w:noProof/>
                <w:webHidden/>
              </w:rPr>
              <w:fldChar w:fldCharType="end"/>
            </w:r>
          </w:hyperlink>
        </w:p>
        <w:p w14:paraId="14E959D3" w14:textId="279A9073" w:rsidR="00A53FA9" w:rsidRDefault="00A53FA9">
          <w:pPr>
            <w:pStyle w:val="TOC2"/>
            <w:tabs>
              <w:tab w:val="right" w:leader="dot" w:pos="9350"/>
            </w:tabs>
            <w:rPr>
              <w:noProof/>
              <w:kern w:val="2"/>
              <w:sz w:val="24"/>
              <w:szCs w:val="24"/>
              <w14:ligatures w14:val="standardContextual"/>
            </w:rPr>
          </w:pPr>
          <w:hyperlink w:anchor="_Toc214970444" w:history="1">
            <w:r w:rsidRPr="005C03FE">
              <w:rPr>
                <w:rStyle w:val="Hyperlink"/>
                <w:noProof/>
              </w:rPr>
              <w:t>E.2  52.233-2  SERVICE OF PROTEST  (DEVIATION NOV 2025)</w:t>
            </w:r>
            <w:r>
              <w:rPr>
                <w:noProof/>
                <w:webHidden/>
              </w:rPr>
              <w:tab/>
            </w:r>
            <w:r>
              <w:rPr>
                <w:noProof/>
                <w:webHidden/>
              </w:rPr>
              <w:fldChar w:fldCharType="begin"/>
            </w:r>
            <w:r>
              <w:rPr>
                <w:noProof/>
                <w:webHidden/>
              </w:rPr>
              <w:instrText xml:space="preserve"> PAGEREF _Toc214970444 \h </w:instrText>
            </w:r>
            <w:r>
              <w:rPr>
                <w:noProof/>
                <w:webHidden/>
              </w:rPr>
            </w:r>
            <w:r>
              <w:rPr>
                <w:noProof/>
                <w:webHidden/>
              </w:rPr>
              <w:fldChar w:fldCharType="separate"/>
            </w:r>
            <w:r>
              <w:rPr>
                <w:noProof/>
                <w:webHidden/>
              </w:rPr>
              <w:t>64</w:t>
            </w:r>
            <w:r>
              <w:rPr>
                <w:noProof/>
                <w:webHidden/>
              </w:rPr>
              <w:fldChar w:fldCharType="end"/>
            </w:r>
          </w:hyperlink>
        </w:p>
        <w:p w14:paraId="5727A002" w14:textId="0DADB4AC" w:rsidR="00A53FA9" w:rsidRDefault="00A53FA9">
          <w:pPr>
            <w:pStyle w:val="TOC2"/>
            <w:tabs>
              <w:tab w:val="right" w:leader="dot" w:pos="9350"/>
            </w:tabs>
            <w:rPr>
              <w:noProof/>
              <w:kern w:val="2"/>
              <w:sz w:val="24"/>
              <w:szCs w:val="24"/>
              <w14:ligatures w14:val="standardContextual"/>
            </w:rPr>
          </w:pPr>
          <w:hyperlink w:anchor="_Toc214970445" w:history="1">
            <w:r w:rsidRPr="005C03FE">
              <w:rPr>
                <w:rStyle w:val="Hyperlink"/>
                <w:noProof/>
              </w:rPr>
              <w:t>E.3  52.252-5  AUTHORIZED DEVIATIONS IN PROVISIONS  (NOV 2020)</w:t>
            </w:r>
            <w:r>
              <w:rPr>
                <w:noProof/>
                <w:webHidden/>
              </w:rPr>
              <w:tab/>
            </w:r>
            <w:r>
              <w:rPr>
                <w:noProof/>
                <w:webHidden/>
              </w:rPr>
              <w:fldChar w:fldCharType="begin"/>
            </w:r>
            <w:r>
              <w:rPr>
                <w:noProof/>
                <w:webHidden/>
              </w:rPr>
              <w:instrText xml:space="preserve"> PAGEREF _Toc214970445 \h </w:instrText>
            </w:r>
            <w:r>
              <w:rPr>
                <w:noProof/>
                <w:webHidden/>
              </w:rPr>
            </w:r>
            <w:r>
              <w:rPr>
                <w:noProof/>
                <w:webHidden/>
              </w:rPr>
              <w:fldChar w:fldCharType="separate"/>
            </w:r>
            <w:r>
              <w:rPr>
                <w:noProof/>
                <w:webHidden/>
              </w:rPr>
              <w:t>65</w:t>
            </w:r>
            <w:r>
              <w:rPr>
                <w:noProof/>
                <w:webHidden/>
              </w:rPr>
              <w:fldChar w:fldCharType="end"/>
            </w:r>
          </w:hyperlink>
        </w:p>
        <w:p w14:paraId="26325AF3" w14:textId="77A6DE2C" w:rsidR="00A53FA9" w:rsidRDefault="00A53FA9">
          <w:pPr>
            <w:pStyle w:val="TOC2"/>
            <w:tabs>
              <w:tab w:val="right" w:leader="dot" w:pos="9350"/>
            </w:tabs>
            <w:rPr>
              <w:noProof/>
              <w:kern w:val="2"/>
              <w:sz w:val="24"/>
              <w:szCs w:val="24"/>
              <w14:ligatures w14:val="standardContextual"/>
            </w:rPr>
          </w:pPr>
          <w:hyperlink w:anchor="_Toc214970446" w:history="1">
            <w:r w:rsidRPr="005C03FE">
              <w:rPr>
                <w:rStyle w:val="Hyperlink"/>
                <w:noProof/>
              </w:rPr>
              <w:t>E.4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_Toc214970446 \h </w:instrText>
            </w:r>
            <w:r>
              <w:rPr>
                <w:noProof/>
                <w:webHidden/>
              </w:rPr>
            </w:r>
            <w:r>
              <w:rPr>
                <w:noProof/>
                <w:webHidden/>
              </w:rPr>
              <w:fldChar w:fldCharType="separate"/>
            </w:r>
            <w:r>
              <w:rPr>
                <w:noProof/>
                <w:webHidden/>
              </w:rPr>
              <w:t>65</w:t>
            </w:r>
            <w:r>
              <w:rPr>
                <w:noProof/>
                <w:webHidden/>
              </w:rPr>
              <w:fldChar w:fldCharType="end"/>
            </w:r>
          </w:hyperlink>
        </w:p>
        <w:p w14:paraId="74D7D72B" w14:textId="1CD26A09" w:rsidR="00A53FA9" w:rsidRDefault="00A53FA9">
          <w:pPr>
            <w:pStyle w:val="TOC2"/>
            <w:tabs>
              <w:tab w:val="right" w:leader="dot" w:pos="9350"/>
            </w:tabs>
            <w:rPr>
              <w:noProof/>
              <w:kern w:val="2"/>
              <w:sz w:val="24"/>
              <w:szCs w:val="24"/>
              <w14:ligatures w14:val="standardContextual"/>
            </w:rPr>
          </w:pPr>
          <w:hyperlink w:anchor="_Toc214970447" w:history="1">
            <w:r w:rsidRPr="005C03FE">
              <w:rPr>
                <w:rStyle w:val="Hyperlink"/>
                <w:noProof/>
              </w:rPr>
              <w:t>E.5  52.252-1  SOLICITATION PROVISIONS INCORPORATED BY REFERENCE  (FEB 1998)</w:t>
            </w:r>
            <w:r>
              <w:rPr>
                <w:noProof/>
                <w:webHidden/>
              </w:rPr>
              <w:tab/>
            </w:r>
            <w:r>
              <w:rPr>
                <w:noProof/>
                <w:webHidden/>
              </w:rPr>
              <w:fldChar w:fldCharType="begin"/>
            </w:r>
            <w:r>
              <w:rPr>
                <w:noProof/>
                <w:webHidden/>
              </w:rPr>
              <w:instrText xml:space="preserve"> PAGEREF _Toc214970447 \h </w:instrText>
            </w:r>
            <w:r>
              <w:rPr>
                <w:noProof/>
                <w:webHidden/>
              </w:rPr>
            </w:r>
            <w:r>
              <w:rPr>
                <w:noProof/>
                <w:webHidden/>
              </w:rPr>
              <w:fldChar w:fldCharType="separate"/>
            </w:r>
            <w:r>
              <w:rPr>
                <w:noProof/>
                <w:webHidden/>
              </w:rPr>
              <w:t>69</w:t>
            </w:r>
            <w:r>
              <w:rPr>
                <w:noProof/>
                <w:webHidden/>
              </w:rPr>
              <w:fldChar w:fldCharType="end"/>
            </w:r>
          </w:hyperlink>
        </w:p>
        <w:p w14:paraId="176683FC" w14:textId="1720C8EE" w:rsidR="00A53FA9" w:rsidRDefault="00A53FA9">
          <w:pPr>
            <w:pStyle w:val="TOC2"/>
            <w:tabs>
              <w:tab w:val="right" w:leader="dot" w:pos="9350"/>
            </w:tabs>
            <w:rPr>
              <w:noProof/>
              <w:kern w:val="2"/>
              <w:sz w:val="24"/>
              <w:szCs w:val="24"/>
              <w14:ligatures w14:val="standardContextual"/>
            </w:rPr>
          </w:pPr>
          <w:hyperlink w:anchor="_Toc214970448" w:history="1">
            <w:r w:rsidRPr="005C03FE">
              <w:rPr>
                <w:rStyle w:val="Hyperlink"/>
                <w:noProof/>
              </w:rPr>
              <w:t>E.6  52.212-2  EVALUATION—COMMERCIAL PRODUCTS AND COMMERCIAL SERVICES (DEVIATION OCT 2025)</w:t>
            </w:r>
            <w:r>
              <w:rPr>
                <w:noProof/>
                <w:webHidden/>
              </w:rPr>
              <w:tab/>
            </w:r>
            <w:r>
              <w:rPr>
                <w:noProof/>
                <w:webHidden/>
              </w:rPr>
              <w:fldChar w:fldCharType="begin"/>
            </w:r>
            <w:r>
              <w:rPr>
                <w:noProof/>
                <w:webHidden/>
              </w:rPr>
              <w:instrText xml:space="preserve"> PAGEREF _Toc214970448 \h </w:instrText>
            </w:r>
            <w:r>
              <w:rPr>
                <w:noProof/>
                <w:webHidden/>
              </w:rPr>
            </w:r>
            <w:r>
              <w:rPr>
                <w:noProof/>
                <w:webHidden/>
              </w:rPr>
              <w:fldChar w:fldCharType="separate"/>
            </w:r>
            <w:r>
              <w:rPr>
                <w:noProof/>
                <w:webHidden/>
              </w:rPr>
              <w:t>69</w:t>
            </w:r>
            <w:r>
              <w:rPr>
                <w:noProof/>
                <w:webHidden/>
              </w:rPr>
              <w:fldChar w:fldCharType="end"/>
            </w:r>
          </w:hyperlink>
        </w:p>
        <w:p w14:paraId="52E21BA9" w14:textId="3DB93C93" w:rsidR="00A53FA9" w:rsidRDefault="00A53FA9">
          <w:pPr>
            <w:pStyle w:val="TOC2"/>
            <w:tabs>
              <w:tab w:val="right" w:leader="dot" w:pos="9350"/>
            </w:tabs>
            <w:rPr>
              <w:noProof/>
              <w:kern w:val="2"/>
              <w:sz w:val="24"/>
              <w:szCs w:val="24"/>
              <w14:ligatures w14:val="standardContextual"/>
            </w:rPr>
          </w:pPr>
          <w:hyperlink w:anchor="_Toc214970449" w:history="1">
            <w:r w:rsidRPr="005C03FE">
              <w:rPr>
                <w:rStyle w:val="Hyperlink"/>
                <w:noProof/>
              </w:rPr>
              <w:t>E.7 ADDENDUM TO 52.212-1: QUOTE SUBMISSION, SITE VISIT AND QUESTIONS</w:t>
            </w:r>
            <w:r>
              <w:rPr>
                <w:noProof/>
                <w:webHidden/>
              </w:rPr>
              <w:tab/>
            </w:r>
            <w:r>
              <w:rPr>
                <w:noProof/>
                <w:webHidden/>
              </w:rPr>
              <w:fldChar w:fldCharType="begin"/>
            </w:r>
            <w:r>
              <w:rPr>
                <w:noProof/>
                <w:webHidden/>
              </w:rPr>
              <w:instrText xml:space="preserve"> PAGEREF _Toc214970449 \h </w:instrText>
            </w:r>
            <w:r>
              <w:rPr>
                <w:noProof/>
                <w:webHidden/>
              </w:rPr>
            </w:r>
            <w:r>
              <w:rPr>
                <w:noProof/>
                <w:webHidden/>
              </w:rPr>
              <w:fldChar w:fldCharType="separate"/>
            </w:r>
            <w:r>
              <w:rPr>
                <w:noProof/>
                <w:webHidden/>
              </w:rPr>
              <w:t>70</w:t>
            </w:r>
            <w:r>
              <w:rPr>
                <w:noProof/>
                <w:webHidden/>
              </w:rPr>
              <w:fldChar w:fldCharType="end"/>
            </w:r>
          </w:hyperlink>
        </w:p>
        <w:p w14:paraId="44E83E5D" w14:textId="474BF650" w:rsidR="00F173EF" w:rsidRDefault="00DA290D">
          <w:pPr>
            <w:rPr>
              <w:b/>
              <w:bCs/>
              <w:noProof/>
            </w:rPr>
            <w:sectPr w:rsidR="00F173EF">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4E83E5E" w14:textId="77777777" w:rsidR="00DA290D" w:rsidRDefault="00DA290D" w:rsidP="0082269C">
      <w:pPr>
        <w:pStyle w:val="Heading1"/>
        <w:pageBreakBefore/>
      </w:pPr>
      <w:bookmarkStart w:id="0" w:name="_Toc214970423"/>
      <w:r>
        <w:lastRenderedPageBreak/>
        <w:t>SECTION B - CONTINUATION OF SF 1449 BLOCKS</w:t>
      </w:r>
      <w:bookmarkEnd w:id="0"/>
    </w:p>
    <w:p w14:paraId="44E83E5F" w14:textId="77777777" w:rsidR="00DA290D" w:rsidRPr="00F5343B" w:rsidRDefault="00DA290D" w:rsidP="0051776E">
      <w:pPr>
        <w:tabs>
          <w:tab w:val="left" w:pos="1620"/>
        </w:tabs>
        <w:rPr>
          <w:rFonts w:ascii="Calibri" w:hAnsi="Calibri"/>
          <w:szCs w:val="20"/>
        </w:rPr>
      </w:pPr>
      <w:r>
        <w:rPr>
          <w:rFonts w:ascii="Calibri" w:hAnsi="Calibri"/>
          <w:szCs w:val="20"/>
        </w:rPr>
        <w:tab/>
      </w:r>
    </w:p>
    <w:p w14:paraId="44E83E60" w14:textId="77777777" w:rsidR="00DA290D" w:rsidRDefault="00DA290D" w:rsidP="008A63C0">
      <w:pPr>
        <w:pStyle w:val="Heading2"/>
      </w:pPr>
      <w:bookmarkStart w:id="1" w:name="_Toc214970424"/>
      <w:r>
        <w:t>B.1  CONTRACT ADMINISTRATION DATA</w:t>
      </w:r>
      <w:bookmarkEnd w:id="1"/>
    </w:p>
    <w:p w14:paraId="44E83E61" w14:textId="77777777" w:rsidR="00DA290D" w:rsidRDefault="00DA290D" w:rsidP="00873873">
      <w:r>
        <w:t xml:space="preserve">  1.  Contract Administration:  All contract administration matters will be handled by the following individuals:</w:t>
      </w:r>
    </w:p>
    <w:p w14:paraId="44E83E62" w14:textId="77777777" w:rsidR="00DA290D" w:rsidRPr="00707463" w:rsidRDefault="00DA290D" w:rsidP="00C5132E">
      <w:pPr>
        <w:rPr>
          <w:rStyle w:val="AAMSKBFill-InHighlight"/>
          <w:color w:val="auto"/>
        </w:rPr>
      </w:pPr>
      <w:r>
        <w:t xml:space="preserve">    a.  CONTRACTOR:  </w:t>
      </w:r>
      <w:r>
        <w:rPr>
          <w:rStyle w:val="AAMSKBFill-InHighlight"/>
          <w:color w:val="auto"/>
        </w:rPr>
        <w:t>TBD</w:t>
      </w:r>
    </w:p>
    <w:p w14:paraId="44E83E66" w14:textId="77777777" w:rsidR="00DA290D" w:rsidRPr="008F3EA1" w:rsidRDefault="00DA290D" w:rsidP="008F3EA1">
      <w:pPr>
        <w:rPr>
          <w:rStyle w:val="AAMSKBFill-InHighlight"/>
          <w:color w:val="auto"/>
        </w:rPr>
      </w:pPr>
      <w:r>
        <w:t xml:space="preserve">    b.  GOVERNMENT:  Contracting Officer </w:t>
      </w:r>
      <w:r>
        <w:rPr>
          <w:rStyle w:val="AAMSKBFill-InHighlight"/>
          <w:color w:val="auto"/>
        </w:rPr>
        <w:t>36C260</w:t>
      </w:r>
      <w:r>
        <w:t xml:space="preserve"> </w:t>
      </w:r>
    </w:p>
    <w:p w14:paraId="44E83E67" w14:textId="77777777" w:rsidR="00DA290D" w:rsidRDefault="00DA290D" w:rsidP="00DA290D">
      <w:pPr>
        <w:tabs>
          <w:tab w:val="left" w:pos="2700"/>
        </w:tabs>
        <w:spacing w:after="0" w:line="240" w:lineRule="auto"/>
        <w:ind w:left="2707" w:hanging="907"/>
      </w:pPr>
      <w:r>
        <w:t>NCO 20 Network Contracting Office</w:t>
      </w:r>
    </w:p>
    <w:p w14:paraId="44E83E68" w14:textId="77777777" w:rsidR="00DA290D" w:rsidRDefault="00DA290D" w:rsidP="00DA290D">
      <w:pPr>
        <w:tabs>
          <w:tab w:val="left" w:pos="2700"/>
        </w:tabs>
        <w:spacing w:after="0" w:line="240" w:lineRule="auto"/>
        <w:ind w:left="2707" w:hanging="907"/>
      </w:pPr>
      <w:r>
        <w:t>ATTN: V4CONT</w:t>
      </w:r>
    </w:p>
    <w:p w14:paraId="44E83E69" w14:textId="77777777" w:rsidR="00DA290D" w:rsidRDefault="00DA290D" w:rsidP="00DA290D">
      <w:pPr>
        <w:tabs>
          <w:tab w:val="left" w:pos="2700"/>
        </w:tabs>
        <w:spacing w:after="0" w:line="240" w:lineRule="auto"/>
        <w:ind w:left="2707" w:hanging="907"/>
      </w:pPr>
      <w:r>
        <w:t>1601 E. Fourth Plain Blvd</w:t>
      </w:r>
    </w:p>
    <w:p w14:paraId="44E83E6A" w14:textId="77777777" w:rsidR="00DA290D" w:rsidRDefault="00DA290D" w:rsidP="00DA290D">
      <w:pPr>
        <w:tabs>
          <w:tab w:val="left" w:pos="2700"/>
        </w:tabs>
        <w:spacing w:after="0" w:line="240" w:lineRule="auto"/>
        <w:ind w:left="2707" w:hanging="907"/>
      </w:pPr>
      <w:r>
        <w:t>Bldg.17, Suite B428</w:t>
      </w:r>
    </w:p>
    <w:p w14:paraId="44E83E6B" w14:textId="77777777" w:rsidR="00DA290D" w:rsidRPr="00E5483D" w:rsidRDefault="00DA290D" w:rsidP="00DA290D">
      <w:pPr>
        <w:tabs>
          <w:tab w:val="left" w:pos="2700"/>
        </w:tabs>
        <w:spacing w:after="0" w:line="240" w:lineRule="auto"/>
        <w:ind w:left="2707" w:hanging="907"/>
      </w:pPr>
      <w:r>
        <w:t>Vancouver</w:t>
      </w:r>
      <w:r w:rsidRPr="00E5483D">
        <w:t xml:space="preserve"> </w:t>
      </w:r>
      <w:r>
        <w:t>WA</w:t>
      </w:r>
      <w:r w:rsidRPr="00E5483D">
        <w:t xml:space="preserve"> </w:t>
      </w:r>
      <w:r>
        <w:t>98661</w:t>
      </w:r>
    </w:p>
    <w:p w14:paraId="44E83E6C" w14:textId="77777777" w:rsidR="00DA290D" w:rsidRPr="00FD54A7" w:rsidRDefault="00DA290D"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F173EF" w14:paraId="44E83E6F" w14:textId="77777777" w:rsidTr="00554F57">
        <w:tc>
          <w:tcPr>
            <w:tcW w:w="1548" w:type="dxa"/>
          </w:tcPr>
          <w:p w14:paraId="44E83E6D" w14:textId="77777777" w:rsidR="00DA290D" w:rsidRPr="00FD54A7" w:rsidRDefault="00DA290D" w:rsidP="006742BD">
            <w:r w:rsidRPr="00FD54A7">
              <w:t>[</w:t>
            </w:r>
            <w:r>
              <w:t>X</w:t>
            </w:r>
            <w:r w:rsidRPr="00FD54A7">
              <w:t>]</w:t>
            </w:r>
          </w:p>
        </w:tc>
        <w:tc>
          <w:tcPr>
            <w:tcW w:w="8028" w:type="dxa"/>
          </w:tcPr>
          <w:p w14:paraId="44E83E6E" w14:textId="77777777" w:rsidR="00DA290D" w:rsidRPr="00FD54A7" w:rsidRDefault="00DA290D" w:rsidP="0017495D">
            <w:r w:rsidRPr="00FD54A7">
              <w:t xml:space="preserve">52.232-33, Payment by Electronic Funds Transfer—System </w:t>
            </w:r>
            <w:proofErr w:type="gramStart"/>
            <w:r w:rsidRPr="00FD54A7">
              <w:t>For</w:t>
            </w:r>
            <w:proofErr w:type="gramEnd"/>
            <w:r w:rsidRPr="00FD54A7">
              <w:t xml:space="preserve"> Award Management, or</w:t>
            </w:r>
          </w:p>
        </w:tc>
      </w:tr>
      <w:tr w:rsidR="00F173EF" w14:paraId="44E83E72" w14:textId="77777777" w:rsidTr="00554F57">
        <w:tc>
          <w:tcPr>
            <w:tcW w:w="1548" w:type="dxa"/>
          </w:tcPr>
          <w:p w14:paraId="44E83E70" w14:textId="77777777" w:rsidR="00DA290D" w:rsidRPr="00FD54A7" w:rsidRDefault="00DA290D" w:rsidP="006742BD">
            <w:r w:rsidRPr="00FD54A7">
              <w:t>[</w:t>
            </w:r>
            <w:r>
              <w:t>X</w:t>
            </w:r>
            <w:r w:rsidRPr="00FD54A7">
              <w:t>]</w:t>
            </w:r>
          </w:p>
        </w:tc>
        <w:tc>
          <w:tcPr>
            <w:tcW w:w="8028" w:type="dxa"/>
          </w:tcPr>
          <w:p w14:paraId="44E83E71" w14:textId="77777777" w:rsidR="00DA290D" w:rsidRPr="00FD54A7" w:rsidRDefault="00DA290D" w:rsidP="006742BD">
            <w:r w:rsidRPr="00FD54A7">
              <w:t>52.232-36, Payment by Third Party</w:t>
            </w:r>
          </w:p>
        </w:tc>
      </w:tr>
    </w:tbl>
    <w:p w14:paraId="44E83E73" w14:textId="77777777" w:rsidR="00DA290D" w:rsidRPr="00FD54A7" w:rsidRDefault="00DA290D" w:rsidP="006742BD">
      <w:r w:rsidRPr="00FD54A7">
        <w:t xml:space="preserve">  3.  INVOICES:  Invoices shall be submitted in arrears:</w:t>
      </w:r>
    </w:p>
    <w:p w14:paraId="44E83E74" w14:textId="77777777" w:rsidR="00DA290D" w:rsidRPr="00FD54A7" w:rsidRDefault="00DA290D" w:rsidP="00FD7FD9">
      <w:pPr>
        <w:tabs>
          <w:tab w:val="left" w:pos="3240"/>
        </w:tabs>
      </w:pPr>
      <w:r w:rsidRPr="00FD54A7">
        <w:t xml:space="preserve">    </w:t>
      </w:r>
      <w:r>
        <w:t>a</w:t>
      </w:r>
      <w:r w:rsidRPr="00FD54A7">
        <w:t xml:space="preserve">.  </w:t>
      </w:r>
      <w:r>
        <w:t>Quarterly</w:t>
      </w:r>
      <w:r w:rsidRPr="00FD54A7">
        <w:tab/>
      </w:r>
      <w:r>
        <w:t>[</w:t>
      </w:r>
      <w:r w:rsidRPr="00FD54A7">
        <w:t>]</w:t>
      </w:r>
    </w:p>
    <w:p w14:paraId="44E83E75" w14:textId="77777777" w:rsidR="00DA290D" w:rsidRPr="00FD54A7" w:rsidRDefault="00DA290D">
      <w:pPr>
        <w:tabs>
          <w:tab w:val="left" w:pos="3240"/>
        </w:tabs>
      </w:pPr>
      <w:r w:rsidRPr="00FD54A7">
        <w:t xml:space="preserve">    b.  Semi-Annually</w:t>
      </w:r>
      <w:r w:rsidRPr="00FD54A7">
        <w:tab/>
        <w:t>[]</w:t>
      </w:r>
    </w:p>
    <w:p w14:paraId="44E83E76" w14:textId="77777777" w:rsidR="00DA290D" w:rsidRDefault="00DA290D">
      <w:pPr>
        <w:tabs>
          <w:tab w:val="left" w:pos="3240"/>
        </w:tabs>
      </w:pPr>
      <w:r>
        <w:t xml:space="preserve">    c.  Other</w:t>
      </w:r>
      <w:r>
        <w:tab/>
        <w:t>[X]  Monthly. See B.3 for additional invoicing procedures.</w:t>
      </w:r>
    </w:p>
    <w:p w14:paraId="44E83E77" w14:textId="77777777" w:rsidR="00DA290D" w:rsidRDefault="00DA290D" w:rsidP="00BF1736">
      <w:r>
        <w:t xml:space="preserve">  4.  GOVERNMENT INVOICE ADDRESS:  All Invoices from the contractor shall be submitted electronically in accordance with VAAR Clause 852.232-72 Electronic Submission of Payment Requests.</w:t>
      </w:r>
    </w:p>
    <w:p w14:paraId="44E83E78" w14:textId="77777777" w:rsidR="00DA290D" w:rsidRDefault="00DA290D" w:rsidP="003E0C9E">
      <w:r>
        <w:t>https://www.tungstenautomation.com/products/einvoice-network</w:t>
      </w:r>
    </w:p>
    <w:p w14:paraId="44E83E79" w14:textId="77777777" w:rsidR="00DA290D" w:rsidRDefault="00DA290D" w:rsidP="003E0C9E">
      <w:pPr>
        <w:spacing w:line="240" w:lineRule="auto"/>
      </w:pPr>
    </w:p>
    <w:p w14:paraId="44E83E7A" w14:textId="77777777" w:rsidR="00DA290D" w:rsidRDefault="00DA290D">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F173EF" w14:paraId="44E83E7D" w14:textId="77777777" w:rsidTr="00990E2C">
        <w:tc>
          <w:tcPr>
            <w:tcW w:w="4788" w:type="dxa"/>
          </w:tcPr>
          <w:p w14:paraId="44E83E7B" w14:textId="77777777" w:rsidR="00DA290D" w:rsidRDefault="00DA290D" w:rsidP="00990E2C">
            <w:pPr>
              <w:jc w:val="center"/>
            </w:pPr>
            <w:bookmarkStart w:id="2" w:name="ColumnTitle"/>
            <w:bookmarkEnd w:id="2"/>
            <w:r>
              <w:t>AMENDMENT NO</w:t>
            </w:r>
          </w:p>
        </w:tc>
        <w:tc>
          <w:tcPr>
            <w:tcW w:w="4788" w:type="dxa"/>
          </w:tcPr>
          <w:p w14:paraId="44E83E7C" w14:textId="77777777" w:rsidR="00DA290D" w:rsidRDefault="00DA290D" w:rsidP="00990E2C">
            <w:pPr>
              <w:jc w:val="center"/>
            </w:pPr>
            <w:r>
              <w:t>DATE</w:t>
            </w:r>
          </w:p>
        </w:tc>
      </w:tr>
      <w:tr w:rsidR="00F173EF" w14:paraId="44E83E80" w14:textId="77777777" w:rsidTr="00990E2C">
        <w:tc>
          <w:tcPr>
            <w:tcW w:w="4788" w:type="dxa"/>
          </w:tcPr>
          <w:p w14:paraId="44E83E7E" w14:textId="77777777" w:rsidR="00DA290D" w:rsidRDefault="00DA290D"/>
        </w:tc>
        <w:tc>
          <w:tcPr>
            <w:tcW w:w="4788" w:type="dxa"/>
          </w:tcPr>
          <w:p w14:paraId="44E83E7F" w14:textId="77777777" w:rsidR="00DA290D" w:rsidRDefault="00DA290D"/>
        </w:tc>
      </w:tr>
      <w:tr w:rsidR="00F173EF" w14:paraId="44E83E83" w14:textId="77777777" w:rsidTr="00990E2C">
        <w:tc>
          <w:tcPr>
            <w:tcW w:w="4788" w:type="dxa"/>
          </w:tcPr>
          <w:p w14:paraId="44E83E81" w14:textId="77777777" w:rsidR="00DA290D" w:rsidRDefault="00DA290D"/>
        </w:tc>
        <w:tc>
          <w:tcPr>
            <w:tcW w:w="4788" w:type="dxa"/>
          </w:tcPr>
          <w:p w14:paraId="44E83E82" w14:textId="77777777" w:rsidR="00DA290D" w:rsidRDefault="00DA290D"/>
        </w:tc>
      </w:tr>
      <w:tr w:rsidR="00F173EF" w14:paraId="44E83E86" w14:textId="77777777" w:rsidTr="00990E2C">
        <w:tc>
          <w:tcPr>
            <w:tcW w:w="4788" w:type="dxa"/>
          </w:tcPr>
          <w:p w14:paraId="44E83E84" w14:textId="77777777" w:rsidR="00DA290D" w:rsidRDefault="00DA290D"/>
        </w:tc>
        <w:tc>
          <w:tcPr>
            <w:tcW w:w="4788" w:type="dxa"/>
          </w:tcPr>
          <w:p w14:paraId="44E83E85" w14:textId="77777777" w:rsidR="00DA290D" w:rsidRDefault="00DA290D"/>
        </w:tc>
      </w:tr>
    </w:tbl>
    <w:p w14:paraId="44E83E87" w14:textId="77777777" w:rsidR="00DA290D" w:rsidRDefault="00DA290D">
      <w:pPr>
        <w:pStyle w:val="NoSpacing"/>
      </w:pPr>
    </w:p>
    <w:p w14:paraId="3E0977D1" w14:textId="77777777" w:rsidR="00DA290D" w:rsidRDefault="00DA290D" w:rsidP="00207384"/>
    <w:p w14:paraId="66A12867" w14:textId="77777777" w:rsidR="00F44F9F" w:rsidRDefault="00F44F9F" w:rsidP="00207384"/>
    <w:p w14:paraId="10884887" w14:textId="77777777" w:rsidR="00F44F9F" w:rsidRDefault="00F44F9F" w:rsidP="00207384"/>
    <w:p w14:paraId="44E83E88" w14:textId="6576D071" w:rsidR="00DA290D" w:rsidRPr="00207384" w:rsidRDefault="008D1299" w:rsidP="008D1299">
      <w:pPr>
        <w:pStyle w:val="Heading2"/>
      </w:pPr>
      <w:bookmarkStart w:id="3" w:name="_Toc214970425"/>
      <w:r>
        <w:lastRenderedPageBreak/>
        <w:t xml:space="preserve">B.2 </w:t>
      </w:r>
      <w:r w:rsidR="00DA290D" w:rsidRPr="00207384">
        <w:t>Statement of Work: Portable Fire Extinguisher Maintenance Services</w:t>
      </w:r>
      <w:bookmarkEnd w:id="3"/>
    </w:p>
    <w:p w14:paraId="44E83E89" w14:textId="77777777" w:rsidR="00DA290D" w:rsidRPr="00207384" w:rsidRDefault="00DA290D" w:rsidP="00207384">
      <w:r w:rsidRPr="00207384">
        <w:rPr>
          <w:b/>
          <w:bCs/>
        </w:rPr>
        <w:t>1.0 Objective</w:t>
      </w:r>
      <w:r w:rsidRPr="00207384">
        <w:br/>
        <w:t xml:space="preserve">The purpose of this Statement of Work (SOW) is to procure comprehensive </w:t>
      </w:r>
      <w:r>
        <w:t xml:space="preserve">inspection, testing, </w:t>
      </w:r>
      <w:r w:rsidRPr="00207384">
        <w:t>maintenance services for approximately 1500 portable fire extinguishers at  VA  Puget</w:t>
      </w:r>
      <w:r>
        <w:t xml:space="preserve"> Sound Health Care System, Seattle, American Lake and Magnolia facilities</w:t>
      </w:r>
      <w:r w:rsidRPr="00207384">
        <w:t xml:space="preserve">. </w:t>
      </w:r>
      <w:r>
        <w:t xml:space="preserve">Extinguishers located throughout our campuses vary in size and include but are not limited to ABC Dry Chemical, Class K, CO2, H2O, MRI Safe, etc.  </w:t>
      </w:r>
      <w:r w:rsidRPr="00207384">
        <w:t xml:space="preserve">The maintenance services shall be conducted in full compliance with the </w:t>
      </w:r>
      <w:r w:rsidRPr="0086314B">
        <w:rPr>
          <w:b/>
          <w:bCs/>
        </w:rPr>
        <w:t>National</w:t>
      </w:r>
      <w:r w:rsidRPr="00207384">
        <w:rPr>
          <w:b/>
          <w:bCs/>
        </w:rPr>
        <w:t xml:space="preserve"> Fire Protection Association (NFPA) 10 standards</w:t>
      </w:r>
      <w:r w:rsidRPr="00207384">
        <w:t>, The Joint Commission (TJC) accreditation requirements, Occupational Safety and Health Administration (OSHA) regulations, and all applicable Department of Veterans Affairs (VA) directives.</w:t>
      </w:r>
    </w:p>
    <w:p w14:paraId="44E83E8A" w14:textId="77777777" w:rsidR="00DA290D" w:rsidRPr="00207384" w:rsidRDefault="00DA290D" w:rsidP="00207384">
      <w:r w:rsidRPr="00207384">
        <w:rPr>
          <w:b/>
          <w:bCs/>
        </w:rPr>
        <w:t>2.0 Scope of Work</w:t>
      </w:r>
      <w:r w:rsidRPr="00207384">
        <w:br/>
        <w:t xml:space="preserve">The contractor shall provide all management, tools, equipment, labor, materials, and transportation necessary to perform fire extinguisher </w:t>
      </w:r>
      <w:r>
        <w:t xml:space="preserve">inspection, testing and </w:t>
      </w:r>
      <w:r w:rsidRPr="00207384">
        <w:t>maintenance services. This includes:</w:t>
      </w:r>
    </w:p>
    <w:p w14:paraId="44E83E8B" w14:textId="77777777" w:rsidR="00DA290D" w:rsidRDefault="00DA290D" w:rsidP="00207384">
      <w:pPr>
        <w:numPr>
          <w:ilvl w:val="0"/>
          <w:numId w:val="1"/>
        </w:numPr>
      </w:pPr>
      <w:r>
        <w:t>Monthly Inspections</w:t>
      </w:r>
    </w:p>
    <w:p w14:paraId="44E83E8C" w14:textId="77777777" w:rsidR="00DA290D" w:rsidRPr="00207384" w:rsidRDefault="00DA290D" w:rsidP="00207384">
      <w:pPr>
        <w:numPr>
          <w:ilvl w:val="0"/>
          <w:numId w:val="1"/>
        </w:numPr>
      </w:pPr>
      <w:r w:rsidRPr="00207384">
        <w:t>Annual maintenance and inspection for all fire extinguishers.</w:t>
      </w:r>
    </w:p>
    <w:p w14:paraId="44E83E8D" w14:textId="77777777" w:rsidR="00DA290D" w:rsidRPr="00207384" w:rsidRDefault="00DA290D" w:rsidP="00207384">
      <w:pPr>
        <w:numPr>
          <w:ilvl w:val="0"/>
          <w:numId w:val="1"/>
        </w:numPr>
      </w:pPr>
      <w:r w:rsidRPr="00207384">
        <w:t>6-year maintenance for applicable fire extinguishers.</w:t>
      </w:r>
    </w:p>
    <w:p w14:paraId="44E83E8E" w14:textId="77777777" w:rsidR="00DA290D" w:rsidRPr="00207384" w:rsidRDefault="00DA290D" w:rsidP="00207384">
      <w:pPr>
        <w:numPr>
          <w:ilvl w:val="0"/>
          <w:numId w:val="1"/>
        </w:numPr>
      </w:pPr>
      <w:r w:rsidRPr="00207384">
        <w:t>12-year hydrostatic test management via a swap-out program.</w:t>
      </w:r>
    </w:p>
    <w:p w14:paraId="44E83E8F" w14:textId="77777777" w:rsidR="00DA290D" w:rsidRPr="00207384" w:rsidRDefault="00DA290D" w:rsidP="00207384">
      <w:pPr>
        <w:numPr>
          <w:ilvl w:val="0"/>
          <w:numId w:val="1"/>
        </w:numPr>
      </w:pPr>
      <w:r w:rsidRPr="00207384">
        <w:t>Correction of identified deficiencies and provision of equal protection during servicing.</w:t>
      </w:r>
    </w:p>
    <w:p w14:paraId="44E83E90" w14:textId="77777777" w:rsidR="00DA290D" w:rsidRDefault="00DA290D" w:rsidP="00207384">
      <w:pPr>
        <w:numPr>
          <w:ilvl w:val="0"/>
          <w:numId w:val="1"/>
        </w:numPr>
      </w:pPr>
      <w:r w:rsidRPr="00207384">
        <w:t>Accurate recordkeeping and documentation for all services rendered.</w:t>
      </w:r>
    </w:p>
    <w:p w14:paraId="44E83E91" w14:textId="77777777" w:rsidR="00DA290D" w:rsidRDefault="00DA290D" w:rsidP="00207384">
      <w:pPr>
        <w:numPr>
          <w:ilvl w:val="0"/>
          <w:numId w:val="1"/>
        </w:numPr>
      </w:pPr>
      <w:r>
        <w:t>Shall inspect all fire extinguishers to be 100% compliant</w:t>
      </w:r>
    </w:p>
    <w:p w14:paraId="44E83E92" w14:textId="77777777" w:rsidR="00DA290D" w:rsidRPr="00207384" w:rsidRDefault="00DA290D" w:rsidP="00207384">
      <w:pPr>
        <w:numPr>
          <w:ilvl w:val="0"/>
          <w:numId w:val="1"/>
        </w:numPr>
      </w:pPr>
      <w:r>
        <w:t xml:space="preserve">Contractor </w:t>
      </w:r>
      <w:proofErr w:type="gramStart"/>
      <w:r>
        <w:t>shall</w:t>
      </w:r>
      <w:proofErr w:type="gramEnd"/>
      <w:r>
        <w:t xml:space="preserve"> contact the Safety Dept immediately if </w:t>
      </w:r>
      <w:proofErr w:type="gramStart"/>
      <w:r>
        <w:t>not</w:t>
      </w:r>
      <w:proofErr w:type="gramEnd"/>
      <w:r>
        <w:t xml:space="preserve"> unable to access </w:t>
      </w:r>
      <w:proofErr w:type="gramStart"/>
      <w:r>
        <w:t>a space</w:t>
      </w:r>
      <w:proofErr w:type="gramEnd"/>
      <w:r>
        <w:t>.</w:t>
      </w:r>
    </w:p>
    <w:p w14:paraId="44E83E93" w14:textId="77777777" w:rsidR="00DA290D" w:rsidRPr="00207384" w:rsidRDefault="00DA290D" w:rsidP="00207384">
      <w:r w:rsidRPr="00207384">
        <w:rPr>
          <w:b/>
          <w:bCs/>
        </w:rPr>
        <w:t>3.0 Contractor Responsibilities</w:t>
      </w:r>
    </w:p>
    <w:p w14:paraId="44E83E94" w14:textId="77777777" w:rsidR="00DA290D" w:rsidRPr="001E66FB" w:rsidRDefault="00DA290D" w:rsidP="0086314B">
      <w:r w:rsidRPr="00207384">
        <w:rPr>
          <w:b/>
          <w:bCs/>
        </w:rPr>
        <w:t xml:space="preserve">3.1 </w:t>
      </w:r>
      <w:r w:rsidRPr="001E66FB">
        <w:rPr>
          <w:b/>
          <w:bCs/>
        </w:rPr>
        <w:t>Monthly inspections</w:t>
      </w:r>
    </w:p>
    <w:p w14:paraId="44E83E95" w14:textId="77777777" w:rsidR="00DA290D" w:rsidRPr="001E66FB" w:rsidRDefault="00DA290D" w:rsidP="0086314B">
      <w:r w:rsidRPr="001E66FB">
        <w:t>The contractor shall perform a monthly visual inspection of all portable fire extinguishers and document the results. The inspection shall verify the following:</w:t>
      </w:r>
    </w:p>
    <w:p w14:paraId="44E83E96" w14:textId="77777777" w:rsidR="00DA290D" w:rsidRPr="001E66FB" w:rsidRDefault="00DA290D" w:rsidP="0086314B">
      <w:pPr>
        <w:numPr>
          <w:ilvl w:val="0"/>
          <w:numId w:val="2"/>
        </w:numPr>
      </w:pPr>
      <w:r w:rsidRPr="001E66FB">
        <w:t>Extinguishers are in their designated locations and are unobstructed.</w:t>
      </w:r>
    </w:p>
    <w:p w14:paraId="44E83E97" w14:textId="77777777" w:rsidR="00DA290D" w:rsidRPr="001E66FB" w:rsidRDefault="00DA290D" w:rsidP="0086314B">
      <w:pPr>
        <w:numPr>
          <w:ilvl w:val="0"/>
          <w:numId w:val="2"/>
        </w:numPr>
      </w:pPr>
      <w:r w:rsidRPr="001E66FB">
        <w:t>Operating instructions are legible and face outward.</w:t>
      </w:r>
    </w:p>
    <w:p w14:paraId="44E83E98" w14:textId="77777777" w:rsidR="00DA290D" w:rsidRPr="001E66FB" w:rsidRDefault="00DA290D" w:rsidP="0086314B">
      <w:pPr>
        <w:numPr>
          <w:ilvl w:val="0"/>
          <w:numId w:val="2"/>
        </w:numPr>
      </w:pPr>
      <w:r w:rsidRPr="001E66FB">
        <w:t>Pressure gauges are within the proper range.</w:t>
      </w:r>
    </w:p>
    <w:p w14:paraId="44E83E99" w14:textId="77777777" w:rsidR="00DA290D" w:rsidRPr="001E66FB" w:rsidRDefault="00DA290D" w:rsidP="0086314B">
      <w:pPr>
        <w:numPr>
          <w:ilvl w:val="0"/>
          <w:numId w:val="2"/>
        </w:numPr>
      </w:pPr>
      <w:r w:rsidRPr="001E66FB">
        <w:t>Tamper seals and locking pins are intact.</w:t>
      </w:r>
    </w:p>
    <w:p w14:paraId="44E83E9A" w14:textId="77777777" w:rsidR="00DA290D" w:rsidRPr="001E66FB" w:rsidRDefault="00DA290D" w:rsidP="0086314B">
      <w:pPr>
        <w:numPr>
          <w:ilvl w:val="0"/>
          <w:numId w:val="2"/>
        </w:numPr>
      </w:pPr>
      <w:r w:rsidRPr="001E66FB">
        <w:t>There is no evidence of physical damage, corrosion, or leakage.</w:t>
      </w:r>
    </w:p>
    <w:p w14:paraId="44E83E9B" w14:textId="77777777" w:rsidR="00DA290D" w:rsidRPr="001E66FB" w:rsidRDefault="00DA290D" w:rsidP="0086314B">
      <w:pPr>
        <w:numPr>
          <w:ilvl w:val="0"/>
          <w:numId w:val="2"/>
        </w:numPr>
      </w:pPr>
      <w:r w:rsidRPr="001E66FB">
        <w:t>The extinguisher is full, which can be checked by weighing or hefting.</w:t>
      </w:r>
    </w:p>
    <w:p w14:paraId="44E83E9C" w14:textId="77777777" w:rsidR="00DA290D" w:rsidRPr="001E66FB" w:rsidRDefault="00DA290D" w:rsidP="0086314B">
      <w:pPr>
        <w:numPr>
          <w:ilvl w:val="0"/>
          <w:numId w:val="2"/>
        </w:numPr>
      </w:pPr>
      <w:r w:rsidRPr="001E66FB">
        <w:t>The inspection tag is initial and dated with the current month and year.</w:t>
      </w:r>
    </w:p>
    <w:p w14:paraId="44E83E9D" w14:textId="77777777" w:rsidR="00DA290D" w:rsidRPr="00207384" w:rsidRDefault="00DA290D" w:rsidP="00207384">
      <w:r>
        <w:rPr>
          <w:b/>
          <w:bCs/>
        </w:rPr>
        <w:lastRenderedPageBreak/>
        <w:t xml:space="preserve">3.2 </w:t>
      </w:r>
      <w:r w:rsidRPr="00207384">
        <w:rPr>
          <w:b/>
          <w:bCs/>
        </w:rPr>
        <w:t>Annual Maintenance</w:t>
      </w:r>
      <w:r w:rsidRPr="00207384">
        <w:br/>
        <w:t>The contractor shall perform annual maintenance and inspection on all extinguishers within the inventory. This service shall be performed by a certified technician and shall include, at a minimum, the following:</w:t>
      </w:r>
    </w:p>
    <w:p w14:paraId="44E83E9E" w14:textId="77777777" w:rsidR="00DA290D" w:rsidRPr="00207384" w:rsidRDefault="00DA290D" w:rsidP="00207384">
      <w:pPr>
        <w:numPr>
          <w:ilvl w:val="0"/>
          <w:numId w:val="3"/>
        </w:numPr>
      </w:pPr>
      <w:r w:rsidRPr="00207384">
        <w:rPr>
          <w:b/>
          <w:bCs/>
        </w:rPr>
        <w:t>Visual Examination:</w:t>
      </w:r>
      <w:r w:rsidRPr="00207384">
        <w:t> Inspect the entire unit for physical damage, corrosion, leakage, or other shell damage.</w:t>
      </w:r>
    </w:p>
    <w:p w14:paraId="44E83E9F" w14:textId="77777777" w:rsidR="00DA290D" w:rsidRPr="00207384" w:rsidRDefault="00DA290D" w:rsidP="00207384">
      <w:pPr>
        <w:numPr>
          <w:ilvl w:val="0"/>
          <w:numId w:val="3"/>
        </w:numPr>
      </w:pPr>
      <w:r w:rsidRPr="00207384">
        <w:rPr>
          <w:b/>
          <w:bCs/>
        </w:rPr>
        <w:t>Pressure Gauge Check:</w:t>
      </w:r>
      <w:r w:rsidRPr="00207384">
        <w:t> Confirm the pressure gauge is in the operable range.</w:t>
      </w:r>
    </w:p>
    <w:p w14:paraId="44E83EA0" w14:textId="77777777" w:rsidR="00DA290D" w:rsidRPr="00207384" w:rsidRDefault="00DA290D" w:rsidP="00207384">
      <w:pPr>
        <w:numPr>
          <w:ilvl w:val="0"/>
          <w:numId w:val="3"/>
        </w:numPr>
      </w:pPr>
      <w:r w:rsidRPr="00207384">
        <w:rPr>
          <w:b/>
          <w:bCs/>
        </w:rPr>
        <w:t>Weight Verification:</w:t>
      </w:r>
      <w:r w:rsidRPr="00207384">
        <w:t> Lift and weigh extinguishers to ensure they contain the correct amount of extinguishing agent.</w:t>
      </w:r>
    </w:p>
    <w:p w14:paraId="44E83EA1" w14:textId="77777777" w:rsidR="00DA290D" w:rsidRPr="00207384" w:rsidRDefault="00DA290D" w:rsidP="00207384">
      <w:pPr>
        <w:numPr>
          <w:ilvl w:val="0"/>
          <w:numId w:val="3"/>
        </w:numPr>
      </w:pPr>
      <w:r w:rsidRPr="00207384">
        <w:rPr>
          <w:b/>
          <w:bCs/>
        </w:rPr>
        <w:t>Service Tag:</w:t>
      </w:r>
      <w:r w:rsidRPr="00207384">
        <w:t> Attach a new service tag to each extinguisher documenting the date of inspection, the company name, and the technician’s initials.</w:t>
      </w:r>
    </w:p>
    <w:p w14:paraId="44E83EA2" w14:textId="77777777" w:rsidR="00DA290D" w:rsidRPr="00207384" w:rsidRDefault="00DA290D" w:rsidP="00207384">
      <w:pPr>
        <w:numPr>
          <w:ilvl w:val="0"/>
          <w:numId w:val="3"/>
        </w:numPr>
      </w:pPr>
      <w:r w:rsidRPr="00207384">
        <w:rPr>
          <w:b/>
          <w:bCs/>
        </w:rPr>
        <w:t>Placement Verification:</w:t>
      </w:r>
      <w:r w:rsidRPr="00207384">
        <w:t> Confirm that each extinguisher is mounted securely in its designated location, is visible, and is unobstructed.</w:t>
      </w:r>
    </w:p>
    <w:p w14:paraId="44E83EA3" w14:textId="77777777" w:rsidR="00DA290D" w:rsidRPr="00207384" w:rsidRDefault="00DA290D" w:rsidP="00207384">
      <w:r w:rsidRPr="00207384">
        <w:rPr>
          <w:b/>
          <w:bCs/>
        </w:rPr>
        <w:t>3.</w:t>
      </w:r>
      <w:r>
        <w:rPr>
          <w:b/>
          <w:bCs/>
        </w:rPr>
        <w:t>3</w:t>
      </w:r>
      <w:r w:rsidRPr="00207384">
        <w:rPr>
          <w:b/>
          <w:bCs/>
        </w:rPr>
        <w:t xml:space="preserve"> 6-Year Maintenance</w:t>
      </w:r>
      <w:r w:rsidRPr="00207384">
        <w:br/>
        <w:t>The contractor shall perform 6-year maintenance on all stored-pressure dry chemical extinguishers (5 lb, 10 lb, 20 lb) that are due for this service. This is a teardown and internal examination performed by a certified technician and shall include:</w:t>
      </w:r>
    </w:p>
    <w:p w14:paraId="44E83EA4" w14:textId="77777777" w:rsidR="00DA290D" w:rsidRPr="00207384" w:rsidRDefault="00DA290D" w:rsidP="00207384">
      <w:pPr>
        <w:numPr>
          <w:ilvl w:val="0"/>
          <w:numId w:val="4"/>
        </w:numPr>
      </w:pPr>
      <w:r w:rsidRPr="00207384">
        <w:t>Completely emptying the extinguisher and performing an internal and external examination of the cylinder and valve assembly.</w:t>
      </w:r>
    </w:p>
    <w:p w14:paraId="44E83EA5" w14:textId="77777777" w:rsidR="00DA290D" w:rsidRPr="00207384" w:rsidRDefault="00DA290D" w:rsidP="00207384">
      <w:pPr>
        <w:numPr>
          <w:ilvl w:val="0"/>
          <w:numId w:val="4"/>
        </w:numPr>
      </w:pPr>
      <w:r w:rsidRPr="00207384">
        <w:t>Replacing all seals, O-rings, valve stems, and other parts as required by NFPA 10 and the manufacturer.</w:t>
      </w:r>
    </w:p>
    <w:p w14:paraId="44E83EA6" w14:textId="77777777" w:rsidR="00DA290D" w:rsidRPr="00207384" w:rsidRDefault="00DA290D" w:rsidP="00207384">
      <w:pPr>
        <w:numPr>
          <w:ilvl w:val="0"/>
          <w:numId w:val="4"/>
        </w:numPr>
      </w:pPr>
      <w:r w:rsidRPr="00207384">
        <w:t>Refilling and recharging the extinguisher.</w:t>
      </w:r>
    </w:p>
    <w:p w14:paraId="44E83EA7" w14:textId="77777777" w:rsidR="00DA290D" w:rsidRPr="00207384" w:rsidRDefault="00DA290D" w:rsidP="00207384">
      <w:pPr>
        <w:numPr>
          <w:ilvl w:val="0"/>
          <w:numId w:val="4"/>
        </w:numPr>
      </w:pPr>
      <w:r w:rsidRPr="00207384">
        <w:t>Attaching a new verification-of-service collar and documenting the service on the inspection tag.</w:t>
      </w:r>
    </w:p>
    <w:p w14:paraId="44E83EA8" w14:textId="77777777" w:rsidR="00DA290D" w:rsidRPr="00207384" w:rsidRDefault="00DA290D" w:rsidP="00207384">
      <w:r w:rsidRPr="00207384">
        <w:rPr>
          <w:b/>
          <w:bCs/>
        </w:rPr>
        <w:t>3.</w:t>
      </w:r>
      <w:r>
        <w:rPr>
          <w:b/>
          <w:bCs/>
        </w:rPr>
        <w:t>4</w:t>
      </w:r>
      <w:r w:rsidRPr="00207384">
        <w:rPr>
          <w:b/>
          <w:bCs/>
        </w:rPr>
        <w:t xml:space="preserve"> 12-Year Maintenance (Hydrostatic Test) via Swap-Out</w:t>
      </w:r>
      <w:r w:rsidRPr="00207384">
        <w:br/>
        <w:t>The contractor is explicitly </w:t>
      </w:r>
      <w:r w:rsidRPr="00207384">
        <w:rPr>
          <w:b/>
          <w:bCs/>
        </w:rPr>
        <w:t>not</w:t>
      </w:r>
      <w:r w:rsidRPr="00207384">
        <w:t> authorized to perform hydrostatic testing on-site. The contractor shall be responsible for a swap-out program to address the 12-year hydrostatic testing requirement:</w:t>
      </w:r>
    </w:p>
    <w:p w14:paraId="44E83EA9" w14:textId="77777777" w:rsidR="00DA290D" w:rsidRPr="00207384" w:rsidRDefault="00DA290D" w:rsidP="00207384">
      <w:pPr>
        <w:numPr>
          <w:ilvl w:val="0"/>
          <w:numId w:val="5"/>
        </w:numPr>
      </w:pPr>
      <w:r w:rsidRPr="00207384">
        <w:rPr>
          <w:b/>
          <w:bCs/>
        </w:rPr>
        <w:t>Identification:</w:t>
      </w:r>
      <w:r w:rsidRPr="00207384">
        <w:t> Identify all extinguishers (all types) due for 12-year hydrostatic testing, which occurs every 12 years for dry chemical units and every 5 years for water mist extinguishers.</w:t>
      </w:r>
    </w:p>
    <w:p w14:paraId="44E83EAA" w14:textId="77777777" w:rsidR="00DA290D" w:rsidRPr="00207384" w:rsidRDefault="00DA290D" w:rsidP="00207384">
      <w:pPr>
        <w:numPr>
          <w:ilvl w:val="0"/>
          <w:numId w:val="5"/>
        </w:numPr>
      </w:pPr>
      <w:r w:rsidRPr="00207384">
        <w:rPr>
          <w:b/>
          <w:bCs/>
        </w:rPr>
        <w:t>Swap-Out:</w:t>
      </w:r>
      <w:r w:rsidRPr="00207384">
        <w:t> Swap out any extinguisher due for hydrostatic testing with an equivalent, properly tested, and compliant unit.</w:t>
      </w:r>
    </w:p>
    <w:p w14:paraId="44E83EAB" w14:textId="77777777" w:rsidR="00DA290D" w:rsidRPr="00207384" w:rsidRDefault="00DA290D" w:rsidP="00207384">
      <w:pPr>
        <w:numPr>
          <w:ilvl w:val="0"/>
          <w:numId w:val="5"/>
        </w:numPr>
      </w:pPr>
      <w:r w:rsidRPr="00207384">
        <w:rPr>
          <w:b/>
          <w:bCs/>
        </w:rPr>
        <w:t>Replacement:</w:t>
      </w:r>
      <w:r w:rsidRPr="00207384">
        <w:t xml:space="preserve"> The replacement unit shall be </w:t>
      </w:r>
      <w:r>
        <w:t xml:space="preserve">an </w:t>
      </w:r>
      <w:r w:rsidRPr="009C1EBE">
        <w:rPr>
          <w:b/>
          <w:bCs/>
        </w:rPr>
        <w:t>AMEREX model</w:t>
      </w:r>
      <w:r>
        <w:t xml:space="preserve">, </w:t>
      </w:r>
      <w:r w:rsidRPr="00207384">
        <w:t>in good working condition, properly tagged, and ready for service.</w:t>
      </w:r>
    </w:p>
    <w:p w14:paraId="44E83EAC" w14:textId="77777777" w:rsidR="00DA290D" w:rsidRPr="00207384" w:rsidRDefault="00DA290D" w:rsidP="00207384">
      <w:pPr>
        <w:numPr>
          <w:ilvl w:val="0"/>
          <w:numId w:val="5"/>
        </w:numPr>
      </w:pPr>
      <w:r w:rsidRPr="00207384">
        <w:rPr>
          <w:b/>
          <w:bCs/>
        </w:rPr>
        <w:lastRenderedPageBreak/>
        <w:t>Removal and Disposal:</w:t>
      </w:r>
      <w:r w:rsidRPr="00207384">
        <w:t> The contractor is responsible for the removal, transportation, and proper disposal or re-certification of the old extinguisher shell off-site.</w:t>
      </w:r>
    </w:p>
    <w:p w14:paraId="44E83EAD" w14:textId="77777777" w:rsidR="00DA290D" w:rsidRDefault="00DA290D" w:rsidP="00207384">
      <w:pPr>
        <w:rPr>
          <w:b/>
          <w:bCs/>
        </w:rPr>
      </w:pPr>
      <w:r w:rsidRPr="00207384">
        <w:rPr>
          <w:b/>
          <w:bCs/>
        </w:rPr>
        <w:t>3.</w:t>
      </w:r>
      <w:r>
        <w:rPr>
          <w:b/>
          <w:bCs/>
        </w:rPr>
        <w:t>5</w:t>
      </w:r>
      <w:r w:rsidRPr="00207384">
        <w:rPr>
          <w:b/>
          <w:bCs/>
        </w:rPr>
        <w:t xml:space="preserve"> </w:t>
      </w:r>
      <w:r>
        <w:rPr>
          <w:b/>
          <w:bCs/>
        </w:rPr>
        <w:t>Removal and replacement</w:t>
      </w:r>
    </w:p>
    <w:p w14:paraId="44E83EAE" w14:textId="77777777" w:rsidR="00DA290D" w:rsidRPr="00315EED" w:rsidRDefault="00DA290D" w:rsidP="00207384">
      <w:r w:rsidRPr="00315EED">
        <w:t>The contract</w:t>
      </w:r>
      <w:r>
        <w:t>or</w:t>
      </w:r>
      <w:r w:rsidRPr="00315EED">
        <w:t xml:space="preserve"> shall identify and remove all old, obsolete, or non-compliant fire extinguishers.  This includes all extinguishers that:</w:t>
      </w:r>
    </w:p>
    <w:p w14:paraId="44E83EAF" w14:textId="77777777" w:rsidR="00DA290D" w:rsidRPr="00315EED" w:rsidRDefault="00DA290D" w:rsidP="00315EED">
      <w:pPr>
        <w:pStyle w:val="ListParagraph"/>
        <w:numPr>
          <w:ilvl w:val="0"/>
          <w:numId w:val="6"/>
        </w:numPr>
      </w:pPr>
      <w:r w:rsidRPr="00315EED">
        <w:t>Are no longer serviceable due to age, damage, or failure of inspection and testing.</w:t>
      </w:r>
    </w:p>
    <w:p w14:paraId="44E83EB0" w14:textId="77777777" w:rsidR="00DA290D" w:rsidRPr="00315EED" w:rsidRDefault="00DA290D" w:rsidP="00315EED">
      <w:pPr>
        <w:pStyle w:val="ListParagraph"/>
        <w:numPr>
          <w:ilvl w:val="0"/>
          <w:numId w:val="6"/>
        </w:numPr>
      </w:pPr>
      <w:r w:rsidRPr="00315EED">
        <w:t>Use carbon tetrachloride or chlorobromomethane extinguisher agents.</w:t>
      </w:r>
    </w:p>
    <w:p w14:paraId="44E83EB1" w14:textId="77777777" w:rsidR="00DA290D" w:rsidRPr="00315EED" w:rsidRDefault="00DA290D" w:rsidP="00315EED">
      <w:pPr>
        <w:pStyle w:val="ListParagraph"/>
        <w:numPr>
          <w:ilvl w:val="0"/>
          <w:numId w:val="6"/>
        </w:numPr>
      </w:pPr>
      <w:r w:rsidRPr="00315EED">
        <w:t>Use soldered or riveted shells</w:t>
      </w:r>
    </w:p>
    <w:p w14:paraId="44E83EB2" w14:textId="77777777" w:rsidR="00DA290D" w:rsidRPr="00315EED" w:rsidRDefault="00DA290D" w:rsidP="00315EED">
      <w:pPr>
        <w:pStyle w:val="ListParagraph"/>
        <w:numPr>
          <w:ilvl w:val="0"/>
          <w:numId w:val="6"/>
        </w:numPr>
      </w:pPr>
      <w:r w:rsidRPr="00315EED">
        <w:t>The contractor shall supply and install new, VA-approved, AMEREX model Only fire extinguishers to all removed units.</w:t>
      </w:r>
    </w:p>
    <w:p w14:paraId="44E83EB3" w14:textId="77777777" w:rsidR="00DA290D" w:rsidRPr="00207384" w:rsidRDefault="00DA290D" w:rsidP="00207384">
      <w:r>
        <w:rPr>
          <w:b/>
          <w:bCs/>
        </w:rPr>
        <w:t xml:space="preserve">3.6 </w:t>
      </w:r>
      <w:r w:rsidRPr="00207384">
        <w:rPr>
          <w:b/>
          <w:bCs/>
        </w:rPr>
        <w:t>Deficiencies and Repairs</w:t>
      </w:r>
      <w:r w:rsidRPr="00207384">
        <w:br/>
        <w:t>The contractor shall report, and repair all discovered deficiencies.</w:t>
      </w:r>
    </w:p>
    <w:p w14:paraId="44E83EB4" w14:textId="77777777" w:rsidR="00DA290D" w:rsidRPr="00207384" w:rsidRDefault="00DA290D" w:rsidP="00207384">
      <w:pPr>
        <w:numPr>
          <w:ilvl w:val="0"/>
          <w:numId w:val="7"/>
        </w:numPr>
      </w:pPr>
      <w:r w:rsidRPr="00207384">
        <w:rPr>
          <w:b/>
          <w:bCs/>
        </w:rPr>
        <w:t>Documentation:</w:t>
      </w:r>
      <w:r w:rsidRPr="00207384">
        <w:t> All deficiencies found during any inspection or maintenance procedure shall be documented and reported to the Contracting Officer's Representative (COR)</w:t>
      </w:r>
      <w:ins w:id="4" w:author="Langley, Michael T." w:date="2025-09-15T16:01:00Z">
        <w:r>
          <w:t xml:space="preserve"> </w:t>
        </w:r>
      </w:ins>
      <w:r w:rsidRPr="00207384">
        <w:t>.</w:t>
      </w:r>
    </w:p>
    <w:p w14:paraId="44E83EB5" w14:textId="77777777" w:rsidR="00DA290D" w:rsidRPr="00207384" w:rsidRDefault="00DA290D" w:rsidP="00207384">
      <w:pPr>
        <w:numPr>
          <w:ilvl w:val="0"/>
          <w:numId w:val="7"/>
        </w:numPr>
      </w:pPr>
      <w:r w:rsidRPr="00207384">
        <w:rPr>
          <w:b/>
          <w:bCs/>
        </w:rPr>
        <w:t>Corrections:</w:t>
      </w:r>
      <w:r w:rsidRPr="00207384">
        <w:t> The contractor shall correct any deficiencies identified during services. Any deficiencies in work performed are to be corrected on the spot.</w:t>
      </w:r>
    </w:p>
    <w:p w14:paraId="44E83EB6" w14:textId="77777777" w:rsidR="00DA290D" w:rsidRPr="00207384" w:rsidRDefault="00DA290D" w:rsidP="00207384">
      <w:pPr>
        <w:numPr>
          <w:ilvl w:val="0"/>
          <w:numId w:val="7"/>
        </w:numPr>
      </w:pPr>
      <w:r w:rsidRPr="00207384">
        <w:rPr>
          <w:b/>
          <w:bCs/>
        </w:rPr>
        <w:t>Equal Protection:</w:t>
      </w:r>
      <w:r w:rsidRPr="00207384">
        <w:t> While any fire extinguisher is removed for maintenance or other service, the contractor shall provide an equivalent backup extinguisher to maintain continuous fire protection.</w:t>
      </w:r>
    </w:p>
    <w:p w14:paraId="44E83EB7" w14:textId="77777777" w:rsidR="00DA290D" w:rsidRPr="00207384" w:rsidRDefault="00DA290D" w:rsidP="00207384">
      <w:r w:rsidRPr="00207384">
        <w:rPr>
          <w:b/>
          <w:bCs/>
        </w:rPr>
        <w:t>3.</w:t>
      </w:r>
      <w:r>
        <w:rPr>
          <w:b/>
          <w:bCs/>
        </w:rPr>
        <w:t>7</w:t>
      </w:r>
      <w:r w:rsidRPr="00207384">
        <w:rPr>
          <w:b/>
          <w:bCs/>
        </w:rPr>
        <w:t xml:space="preserve"> Recordkeeping</w:t>
      </w:r>
      <w:r w:rsidRPr="00207384">
        <w:br/>
        <w:t>The contractor shall provide and maintain clear and accurate documentation of all services rendered in accordance with NFPA 10 and VA requirements.</w:t>
      </w:r>
    </w:p>
    <w:p w14:paraId="44E83EB8" w14:textId="77777777" w:rsidR="00DA290D" w:rsidRPr="00207384" w:rsidRDefault="00DA290D" w:rsidP="00207384">
      <w:pPr>
        <w:numPr>
          <w:ilvl w:val="0"/>
          <w:numId w:val="8"/>
        </w:numPr>
      </w:pPr>
      <w:r w:rsidRPr="00207384">
        <w:rPr>
          <w:b/>
          <w:bCs/>
        </w:rPr>
        <w:t>Service Tags:</w:t>
      </w:r>
      <w:r w:rsidRPr="00207384">
        <w:t> Provide and securely attach service tags to each extinguisher after annual and 6-year maintenance, clearly displaying the date, service performed, and contractor information</w:t>
      </w:r>
      <w:r w:rsidRPr="000F2AFA">
        <w:t xml:space="preserve"> </w:t>
      </w:r>
      <w:r>
        <w:t>and appropriate marking/labeling after 12-year maintenance</w:t>
      </w:r>
      <w:r w:rsidRPr="00207384">
        <w:t>.</w:t>
      </w:r>
    </w:p>
    <w:p w14:paraId="44E83EB9" w14:textId="77777777" w:rsidR="00DA290D" w:rsidRPr="00207384" w:rsidRDefault="00DA290D" w:rsidP="00207384">
      <w:pPr>
        <w:numPr>
          <w:ilvl w:val="0"/>
          <w:numId w:val="8"/>
        </w:numPr>
      </w:pPr>
      <w:r w:rsidRPr="00207384">
        <w:rPr>
          <w:b/>
          <w:bCs/>
        </w:rPr>
        <w:t>Service Collar:</w:t>
      </w:r>
      <w:r w:rsidRPr="00207384">
        <w:t> Ensure a verification-of-service collar is installed on extinguishers requiring an internal examination.</w:t>
      </w:r>
    </w:p>
    <w:p w14:paraId="44E83EBA" w14:textId="77777777" w:rsidR="00DA290D" w:rsidRDefault="00DA290D" w:rsidP="00207384">
      <w:pPr>
        <w:numPr>
          <w:ilvl w:val="0"/>
          <w:numId w:val="8"/>
        </w:numPr>
      </w:pPr>
      <w:r w:rsidRPr="00207384">
        <w:rPr>
          <w:b/>
          <w:bCs/>
        </w:rPr>
        <w:t>Reporting:</w:t>
      </w:r>
      <w:r w:rsidRPr="00207384">
        <w:t xml:space="preserve"> Provide a digital report </w:t>
      </w:r>
      <w:r>
        <w:t xml:space="preserve">within 7 working days after inspection, </w:t>
      </w:r>
      <w:r w:rsidRPr="00207384">
        <w:t>detailing the completed work, identified deficiencies, and a complete inventory record. The inventory record shall include the extinguisher type, size, location, serial number, and manufacture/test dates.</w:t>
      </w:r>
    </w:p>
    <w:p w14:paraId="44E83EBB" w14:textId="77777777" w:rsidR="00DA290D" w:rsidRDefault="00DA290D" w:rsidP="005972EC">
      <w:pPr>
        <w:numPr>
          <w:ilvl w:val="0"/>
          <w:numId w:val="8"/>
        </w:numPr>
      </w:pPr>
      <w:r w:rsidRPr="00BC1ACC">
        <w:rPr>
          <w:b/>
          <w:bCs/>
        </w:rPr>
        <w:t>Unable to access areas:</w:t>
      </w:r>
      <w:r>
        <w:t xml:space="preserve"> Contractor shall immediately contact the Safety Department to gain access to space.  Contractor shall not note on reports “unable to access” on Monthly and Annual Reports.</w:t>
      </w:r>
    </w:p>
    <w:p w14:paraId="44E83EBC" w14:textId="77777777" w:rsidR="00DA290D" w:rsidRPr="00207384" w:rsidRDefault="00DA290D" w:rsidP="003A5FF0">
      <w:r w:rsidRPr="00207384">
        <w:rPr>
          <w:b/>
          <w:bCs/>
        </w:rPr>
        <w:t>4.0 Government Responsibilities (VA Hospital)</w:t>
      </w:r>
    </w:p>
    <w:p w14:paraId="44E83EBD" w14:textId="77777777" w:rsidR="00DA290D" w:rsidRPr="00207384" w:rsidRDefault="00DA290D" w:rsidP="00207384">
      <w:pPr>
        <w:numPr>
          <w:ilvl w:val="0"/>
          <w:numId w:val="9"/>
        </w:numPr>
      </w:pPr>
      <w:r w:rsidRPr="00207384">
        <w:t>Provide a current inventory list of all portable fire extinguishers, including locations and serial numbers.</w:t>
      </w:r>
    </w:p>
    <w:p w14:paraId="44E83EBE" w14:textId="77777777" w:rsidR="00DA290D" w:rsidRPr="00207384" w:rsidRDefault="00DA290D" w:rsidP="00207384">
      <w:pPr>
        <w:numPr>
          <w:ilvl w:val="0"/>
          <w:numId w:val="9"/>
        </w:numPr>
      </w:pPr>
      <w:r w:rsidRPr="00207384">
        <w:lastRenderedPageBreak/>
        <w:t>Designate a Contracting Officer's Representative (COR) to serve as the point of contact for coordination and inspection.</w:t>
      </w:r>
    </w:p>
    <w:p w14:paraId="44E83EBF" w14:textId="77777777" w:rsidR="00DA290D" w:rsidRPr="00207384" w:rsidRDefault="00DA290D" w:rsidP="00207384">
      <w:pPr>
        <w:numPr>
          <w:ilvl w:val="0"/>
          <w:numId w:val="9"/>
        </w:numPr>
      </w:pPr>
      <w:r w:rsidRPr="00207384">
        <w:t>Provide timely access to all facility areas where fire extinguishers are located.</w:t>
      </w:r>
    </w:p>
    <w:p w14:paraId="44E83EC0" w14:textId="77777777" w:rsidR="00DA290D" w:rsidRPr="00207384" w:rsidRDefault="00DA290D" w:rsidP="00207384">
      <w:pPr>
        <w:numPr>
          <w:ilvl w:val="0"/>
          <w:numId w:val="9"/>
        </w:numPr>
      </w:pPr>
      <w:r w:rsidRPr="00207384">
        <w:t>Retain the monthly visual inspection records required by The Joint Commission.</w:t>
      </w:r>
    </w:p>
    <w:p w14:paraId="44E83EC1" w14:textId="77777777" w:rsidR="00DA290D" w:rsidRPr="00207384" w:rsidRDefault="00DA290D" w:rsidP="00207384">
      <w:r w:rsidRPr="00207384">
        <w:rPr>
          <w:b/>
          <w:bCs/>
        </w:rPr>
        <w:t>5.0 Applicable Standards and Regulations</w:t>
      </w:r>
      <w:r w:rsidRPr="00207384">
        <w:br/>
        <w:t>All services performed under this SOW shall comply with the most current editions of the following standards:</w:t>
      </w:r>
    </w:p>
    <w:p w14:paraId="44E83EC2" w14:textId="77777777" w:rsidR="00DA290D" w:rsidRPr="00207384" w:rsidRDefault="00DA290D" w:rsidP="00207384">
      <w:pPr>
        <w:numPr>
          <w:ilvl w:val="0"/>
          <w:numId w:val="10"/>
        </w:numPr>
      </w:pPr>
      <w:r w:rsidRPr="00207384">
        <w:rPr>
          <w:b/>
          <w:bCs/>
        </w:rPr>
        <w:t>NFPA 10:</w:t>
      </w:r>
      <w:r w:rsidRPr="00207384">
        <w:t> Standard for Portable Fire Extinguishers.</w:t>
      </w:r>
    </w:p>
    <w:p w14:paraId="44E83EC3" w14:textId="77777777" w:rsidR="00DA290D" w:rsidRPr="00207384" w:rsidRDefault="00DA290D" w:rsidP="00207384">
      <w:pPr>
        <w:numPr>
          <w:ilvl w:val="0"/>
          <w:numId w:val="10"/>
        </w:numPr>
      </w:pPr>
      <w:r w:rsidRPr="00207384">
        <w:rPr>
          <w:b/>
          <w:bCs/>
        </w:rPr>
        <w:t>The Joint Commission (TJC) Environment of Care (EC) Standards:</w:t>
      </w:r>
      <w:r w:rsidRPr="00207384">
        <w:t> Specifically related to monthly inspections and annual maintenance.</w:t>
      </w:r>
    </w:p>
    <w:p w14:paraId="44E83EC4" w14:textId="77777777" w:rsidR="00DA290D" w:rsidRPr="00207384" w:rsidRDefault="00DA290D" w:rsidP="00207384">
      <w:pPr>
        <w:numPr>
          <w:ilvl w:val="0"/>
          <w:numId w:val="10"/>
        </w:numPr>
      </w:pPr>
      <w:r w:rsidRPr="00207384">
        <w:rPr>
          <w:b/>
          <w:bCs/>
        </w:rPr>
        <w:t>OSHA 29 CFR 1910.157:</w:t>
      </w:r>
      <w:r w:rsidRPr="00207384">
        <w:t> General Industry Standard for Portable Fire Extinguishers.</w:t>
      </w:r>
    </w:p>
    <w:p w14:paraId="44E83EC5" w14:textId="77777777" w:rsidR="00DA290D" w:rsidRPr="00207384" w:rsidRDefault="00DA290D" w:rsidP="00207384">
      <w:pPr>
        <w:numPr>
          <w:ilvl w:val="0"/>
          <w:numId w:val="10"/>
        </w:numPr>
      </w:pPr>
      <w:r w:rsidRPr="00207384">
        <w:rPr>
          <w:b/>
          <w:bCs/>
        </w:rPr>
        <w:t>VA National Fire Protection Directives:</w:t>
      </w:r>
      <w:r w:rsidRPr="00207384">
        <w:t> All applicable VA regulations regarding fire protection and life safety.</w:t>
      </w:r>
    </w:p>
    <w:p w14:paraId="44E83EC6" w14:textId="77777777" w:rsidR="00DA290D" w:rsidRPr="00207384" w:rsidRDefault="00DA290D" w:rsidP="00207384">
      <w:r w:rsidRPr="00207384">
        <w:rPr>
          <w:b/>
          <w:bCs/>
        </w:rPr>
        <w:t>6.0 Period of Performance</w:t>
      </w:r>
      <w:r w:rsidRPr="00207384">
        <w:br/>
        <w:t>The contract will be for a [one-year base period with X option years, or other duration]. Specific service dates and scheduling shall be coordinated with the COR.</w:t>
      </w:r>
    </w:p>
    <w:p w14:paraId="44E83EC7" w14:textId="77777777" w:rsidR="00DA290D" w:rsidRDefault="00DA290D" w:rsidP="00207384">
      <w:r w:rsidRPr="00207384">
        <w:rPr>
          <w:b/>
          <w:bCs/>
        </w:rPr>
        <w:t>7.0 Quality Control</w:t>
      </w:r>
      <w:r w:rsidRPr="00207384">
        <w:br/>
        <w:t>The contractor shall establish and maintain a quality control program to ensure work is performed to the highest standards and in full compliance with all applicable codes and regulations. The COR or designee shall have the right to inspect all work performed, and any deficiencies shall be corrected promptly at the contractor's expense.</w:t>
      </w:r>
    </w:p>
    <w:p w14:paraId="44E83EC8" w14:textId="77777777" w:rsidR="00DA290D" w:rsidRDefault="00DA290D" w:rsidP="0086314B">
      <w:pPr>
        <w:rPr>
          <w:b/>
          <w:bCs/>
        </w:rPr>
      </w:pPr>
      <w:r>
        <w:rPr>
          <w:b/>
          <w:bCs/>
        </w:rPr>
        <w:t>8</w:t>
      </w:r>
      <w:r w:rsidRPr="00207384">
        <w:rPr>
          <w:b/>
          <w:bCs/>
        </w:rPr>
        <w:t xml:space="preserve">.0 </w:t>
      </w:r>
      <w:r>
        <w:rPr>
          <w:b/>
          <w:bCs/>
        </w:rPr>
        <w:t>Privacy Officer Language for Statement of Work (SOW)</w:t>
      </w:r>
    </w:p>
    <w:p w14:paraId="44E83EC9" w14:textId="77777777" w:rsidR="00DA290D" w:rsidRPr="0086314B" w:rsidRDefault="00DA290D" w:rsidP="0086314B">
      <w:pPr>
        <w:pStyle w:val="ListParagraph"/>
        <w:numPr>
          <w:ilvl w:val="0"/>
          <w:numId w:val="11"/>
        </w:numPr>
        <w:rPr>
          <w:bCs/>
        </w:rPr>
      </w:pPr>
      <w:r w:rsidRPr="0086314B">
        <w:rPr>
          <w:bCs/>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14:paraId="44E83ECA" w14:textId="77777777" w:rsidR="00DA290D" w:rsidRPr="0086314B" w:rsidRDefault="00DA290D" w:rsidP="0086314B">
      <w:pPr>
        <w:pStyle w:val="ListParagraph"/>
        <w:numPr>
          <w:ilvl w:val="0"/>
          <w:numId w:val="11"/>
        </w:numPr>
        <w:rPr>
          <w:rFonts w:ascii="Arial" w:hAnsi="Arial" w:cs="Arial"/>
          <w:bCs/>
        </w:rPr>
      </w:pPr>
      <w:r w:rsidRPr="0086314B">
        <w:rPr>
          <w:bCs/>
        </w:rPr>
        <w:t>VA information should not be co-mingled, if possible, with any other data on the</w:t>
      </w:r>
      <w:r w:rsidRPr="0086314B">
        <w:rPr>
          <w:rFonts w:ascii="Arial" w:hAnsi="Arial" w:cs="Arial"/>
          <w:bCs/>
        </w:rPr>
        <w:t xml:space="preserve"> contractors/subcontractor’s information systems or media storage systems </w:t>
      </w:r>
      <w:proofErr w:type="gramStart"/>
      <w:r w:rsidRPr="0086314B">
        <w:rPr>
          <w:rFonts w:ascii="Arial" w:hAnsi="Arial" w:cs="Arial"/>
          <w:bCs/>
        </w:rPr>
        <w:t>in order to</w:t>
      </w:r>
      <w:proofErr w:type="gramEnd"/>
      <w:r w:rsidRPr="0086314B">
        <w:rPr>
          <w:rFonts w:ascii="Arial" w:hAnsi="Arial" w:cs="Arial"/>
          <w:bCs/>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proofErr w:type="gramStart"/>
      <w:r w:rsidRPr="0086314B">
        <w:rPr>
          <w:rFonts w:ascii="Arial" w:hAnsi="Arial" w:cs="Arial"/>
          <w:bCs/>
        </w:rPr>
        <w:t>are in compliance with</w:t>
      </w:r>
      <w:proofErr w:type="gramEnd"/>
      <w:r w:rsidRPr="0086314B">
        <w:rPr>
          <w:rFonts w:ascii="Arial" w:hAnsi="Arial" w:cs="Arial"/>
          <w:bCs/>
        </w:rPr>
        <w:t xml:space="preserve"> VA directive requirements.</w:t>
      </w:r>
    </w:p>
    <w:p w14:paraId="44E83ECB" w14:textId="77777777" w:rsidR="00DA290D" w:rsidRPr="0086314B" w:rsidRDefault="00DA290D" w:rsidP="0086314B">
      <w:pPr>
        <w:pStyle w:val="ListParagraph"/>
        <w:numPr>
          <w:ilvl w:val="0"/>
          <w:numId w:val="11"/>
        </w:numPr>
        <w:rPr>
          <w:rFonts w:ascii="Arial" w:hAnsi="Arial" w:cs="Arial"/>
          <w:bCs/>
        </w:rPr>
      </w:pPr>
      <w:r w:rsidRPr="0086314B">
        <w:rPr>
          <w:rFonts w:ascii="Arial" w:hAnsi="Arial" w:cs="Arial"/>
          <w:bCs/>
        </w:rPr>
        <w:t xml:space="preserve">Prior to termination or completion of this contract, contractor/subcontractor must not destroy information received from VA, or gathered/created by the contractor </w:t>
      </w:r>
      <w:proofErr w:type="gramStart"/>
      <w:r w:rsidRPr="0086314B">
        <w:rPr>
          <w:rFonts w:ascii="Arial" w:hAnsi="Arial" w:cs="Arial"/>
          <w:bCs/>
        </w:rPr>
        <w:t xml:space="preserve">in the </w:t>
      </w:r>
      <w:r w:rsidRPr="0086314B">
        <w:rPr>
          <w:rFonts w:ascii="Arial" w:hAnsi="Arial" w:cs="Arial"/>
          <w:bCs/>
        </w:rPr>
        <w:lastRenderedPageBreak/>
        <w:t>course of</w:t>
      </w:r>
      <w:proofErr w:type="gramEnd"/>
      <w:r w:rsidRPr="0086314B">
        <w:rPr>
          <w:rFonts w:ascii="Arial" w:hAnsi="Arial" w:cs="Arial"/>
          <w:bCs/>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44E83ECC" w14:textId="77777777" w:rsidR="00DA290D" w:rsidRPr="0086314B" w:rsidRDefault="00DA290D" w:rsidP="0086314B">
      <w:pPr>
        <w:pStyle w:val="ListParagraph"/>
        <w:numPr>
          <w:ilvl w:val="0"/>
          <w:numId w:val="11"/>
        </w:numPr>
        <w:rPr>
          <w:rFonts w:ascii="Arial" w:hAnsi="Arial" w:cs="Arial"/>
          <w:bCs/>
        </w:rPr>
      </w:pPr>
      <w:r w:rsidRPr="0086314B">
        <w:rPr>
          <w:rFonts w:ascii="Arial" w:hAnsi="Arial" w:cs="Arial"/>
          <w:bCs/>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44E83ECD" w14:textId="77777777" w:rsidR="00DA290D" w:rsidRPr="0086314B" w:rsidRDefault="00DA290D" w:rsidP="0086314B">
      <w:pPr>
        <w:pStyle w:val="ListParagraph"/>
        <w:numPr>
          <w:ilvl w:val="0"/>
          <w:numId w:val="11"/>
        </w:numPr>
        <w:rPr>
          <w:rFonts w:ascii="Arial" w:hAnsi="Arial" w:cs="Arial"/>
          <w:bCs/>
        </w:rPr>
      </w:pPr>
      <w:r w:rsidRPr="0086314B">
        <w:rPr>
          <w:rFonts w:ascii="Arial" w:hAnsi="Arial" w:cs="Arial"/>
          <w:bCs/>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4E83ECE" w14:textId="77777777" w:rsidR="00DA290D" w:rsidRPr="00600478" w:rsidRDefault="00DA290D" w:rsidP="009C1EBE">
      <w:pPr>
        <w:ind w:left="720"/>
        <w:rPr>
          <w:b/>
        </w:rPr>
      </w:pPr>
    </w:p>
    <w:p w14:paraId="44E83ECF" w14:textId="77777777" w:rsidR="00DA290D" w:rsidRPr="009C1EBE" w:rsidRDefault="00DA290D" w:rsidP="009C1EBE">
      <w:pPr>
        <w:spacing w:after="0" w:line="240" w:lineRule="auto"/>
        <w:rPr>
          <w:b/>
          <w:bCs/>
        </w:rPr>
      </w:pPr>
      <w:r w:rsidRPr="009C1EBE">
        <w:rPr>
          <w:b/>
          <w:bCs/>
        </w:rPr>
        <w:t xml:space="preserve">9.0 </w:t>
      </w:r>
      <w:r w:rsidRPr="009C1EBE">
        <w:rPr>
          <w:rFonts w:ascii="Arial" w:hAnsi="Arial" w:cs="Arial"/>
          <w:b/>
          <w:bCs/>
          <w:color w:val="30302E"/>
          <w:kern w:val="36"/>
          <w:lang w:val="en"/>
        </w:rPr>
        <w:t>Records Management Language for Contracts Required</w:t>
      </w:r>
    </w:p>
    <w:p w14:paraId="44E83ED0" w14:textId="77777777" w:rsidR="00DA290D" w:rsidRDefault="00DA290D" w:rsidP="009C1EBE">
      <w:pPr>
        <w:shd w:val="clear" w:color="auto" w:fill="FFFFFF"/>
        <w:spacing w:before="168" w:after="240" w:line="312" w:lineRule="atLeast"/>
        <w:rPr>
          <w:rFonts w:ascii="Arial" w:hAnsi="Arial" w:cs="Arial"/>
          <w:color w:val="30302E"/>
          <w:lang w:val="en"/>
        </w:rPr>
      </w:pPr>
      <w:r>
        <w:rPr>
          <w:rFonts w:ascii="Arial" w:hAnsi="Arial" w:cs="Arial"/>
          <w:color w:val="30302E"/>
          <w:lang w:val="en"/>
        </w:rPr>
        <w:t>The following standard items relate to records generated in executing the contract and should be included in a typical Electronic Information Systems (EIS) procurement contract:</w:t>
      </w:r>
    </w:p>
    <w:p w14:paraId="44E83ED1"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Citations to pertinent laws, codes and regulations such as 44 U.S.C chapters 21, 29, 31 and 33; Freedom of Information Act (5 U.S.C. 552); Privacy Act (5 U.S.C. 552a); 36 CFR Part 1222 and Part 1228.</w:t>
      </w:r>
    </w:p>
    <w:p w14:paraId="44E83ED2"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44E83ED3"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Contractor </w:t>
      </w:r>
      <w:proofErr w:type="gramStart"/>
      <w:r>
        <w:rPr>
          <w:rFonts w:ascii="Arial" w:hAnsi="Arial" w:cs="Arial"/>
          <w:color w:val="30302E"/>
          <w:lang w:val="en"/>
        </w:rPr>
        <w:t>shall</w:t>
      </w:r>
      <w:proofErr w:type="gramEnd"/>
      <w:r>
        <w:rPr>
          <w:rFonts w:ascii="Arial" w:hAnsi="Arial" w:cs="Arial"/>
          <w:color w:val="30302E"/>
          <w:lang w:val="en"/>
        </w:rPr>
        <w:t xml:space="preserve"> not create or maintain any records that are not specifically tied to or authorized by the contract using Government IT equipment and/or Government records. </w:t>
      </w:r>
    </w:p>
    <w:p w14:paraId="44E83ED4"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Contractor shall not retain, use, sell, or disseminate copies of any </w:t>
      </w:r>
      <w:proofErr w:type="gramStart"/>
      <w:r>
        <w:rPr>
          <w:rFonts w:ascii="Arial" w:hAnsi="Arial" w:cs="Arial"/>
          <w:color w:val="30302E"/>
          <w:lang w:val="en"/>
        </w:rPr>
        <w:t>deliverable</w:t>
      </w:r>
      <w:proofErr w:type="gramEnd"/>
      <w:r>
        <w:rPr>
          <w:rFonts w:ascii="Arial" w:hAnsi="Arial" w:cs="Arial"/>
          <w:color w:val="30302E"/>
          <w:lang w:val="en"/>
        </w:rPr>
        <w:t xml:space="preserve"> that contains information covered by the Privacy Act of 1974 or that which is generally protected by the Freedom of Information Act. </w:t>
      </w:r>
    </w:p>
    <w:p w14:paraId="44E83ED5"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Contractor </w:t>
      </w:r>
      <w:proofErr w:type="gramStart"/>
      <w:r>
        <w:rPr>
          <w:rFonts w:ascii="Arial" w:hAnsi="Arial" w:cs="Arial"/>
          <w:color w:val="30302E"/>
          <w:lang w:val="en"/>
        </w:rPr>
        <w:t>shall</w:t>
      </w:r>
      <w:proofErr w:type="gramEnd"/>
      <w:r>
        <w:rPr>
          <w:rFonts w:ascii="Arial" w:hAnsi="Arial" w:cs="Arial"/>
          <w:color w:val="30302E"/>
          <w:lang w:val="en"/>
        </w:rPr>
        <w:t xml:space="preserve"> not create or maintain any records containing any Government Agency records that are not specifically tied to or authorized by the contract. </w:t>
      </w:r>
    </w:p>
    <w:p w14:paraId="44E83ED6"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lastRenderedPageBreak/>
        <w:t xml:space="preserve">The Government Agency owns the rights to all data/records produced as part of this contract. </w:t>
      </w:r>
    </w:p>
    <w:p w14:paraId="44E83ED7"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The Government Agency owns the rights to all electronic information (electronic data, electronic information systems, electronic databases, etc.) and all supporting documentation created as part of this contract. </w:t>
      </w:r>
      <w:proofErr w:type="gramStart"/>
      <w:r>
        <w:rPr>
          <w:rFonts w:ascii="Arial" w:hAnsi="Arial" w:cs="Arial"/>
          <w:color w:val="30302E"/>
          <w:lang w:val="en"/>
        </w:rPr>
        <w:t>Contractor</w:t>
      </w:r>
      <w:proofErr w:type="gramEnd"/>
      <w:r>
        <w:rPr>
          <w:rFonts w:ascii="Arial" w:hAnsi="Arial" w:cs="Arial"/>
          <w:color w:val="30302E"/>
          <w:lang w:val="en"/>
        </w:rPr>
        <w:t xml:space="preserve"> must deliver sufficient technical documentation with all data deliverables to permit the agency to use the data. </w:t>
      </w:r>
    </w:p>
    <w:p w14:paraId="44E83ED8"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44E83ED9" w14:textId="77777777" w:rsidR="00DA290D" w:rsidRDefault="00DA290D" w:rsidP="009C1EBE">
      <w:pPr>
        <w:numPr>
          <w:ilvl w:val="0"/>
          <w:numId w:val="12"/>
        </w:numPr>
        <w:shd w:val="clear" w:color="auto" w:fill="FFFFFF"/>
        <w:spacing w:before="48" w:after="240" w:line="240" w:lineRule="auto"/>
        <w:rPr>
          <w:rFonts w:ascii="Arial" w:hAnsi="Arial" w:cs="Arial"/>
          <w:color w:val="30302E"/>
          <w:lang w:val="en"/>
        </w:rPr>
      </w:pPr>
      <w:r>
        <w:rPr>
          <w:rFonts w:ascii="Arial" w:hAnsi="Arial" w:cs="Arial"/>
          <w:color w:val="30302E"/>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44E83EDA" w14:textId="77777777" w:rsidR="00DA290D" w:rsidRDefault="00DA290D" w:rsidP="009C1EBE">
      <w:pPr>
        <w:numPr>
          <w:ilvl w:val="0"/>
          <w:numId w:val="12"/>
        </w:numPr>
        <w:shd w:val="clear" w:color="auto" w:fill="FFFFFF"/>
        <w:spacing w:before="48" w:after="100" w:line="240" w:lineRule="auto"/>
        <w:rPr>
          <w:rFonts w:ascii="Arial" w:hAnsi="Arial" w:cs="Arial"/>
          <w:color w:val="30302E"/>
          <w:lang w:val="en"/>
        </w:rPr>
      </w:pPr>
      <w:r>
        <w:rPr>
          <w:rFonts w:ascii="Arial" w:hAnsi="Arial" w:cs="Arial"/>
          <w:color w:val="30302E"/>
          <w:lang w:val="en"/>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44E83EDB" w14:textId="77777777" w:rsidR="00DA290D" w:rsidRDefault="00DA290D" w:rsidP="009C1EBE">
      <w:pPr>
        <w:spacing w:before="80"/>
        <w:rPr>
          <w:rFonts w:ascii="Calibri" w:eastAsia="Calibri" w:hAnsi="Calibri"/>
        </w:rPr>
      </w:pPr>
    </w:p>
    <w:p w14:paraId="44E83EDF" w14:textId="77777777" w:rsidR="00DA290D" w:rsidRPr="00207384" w:rsidRDefault="00DA290D" w:rsidP="00207384"/>
    <w:p w14:paraId="44E83EE0" w14:textId="0483E116" w:rsidR="00DA290D" w:rsidRDefault="00DA290D" w:rsidP="00242FEF">
      <w:pPr>
        <w:pStyle w:val="Heading2"/>
      </w:pPr>
      <w:bookmarkStart w:id="5" w:name="_Toc214970426"/>
      <w:r>
        <w:t>B.</w:t>
      </w:r>
      <w:r w:rsidR="008D1299">
        <w:t>3</w:t>
      </w:r>
      <w:r>
        <w:t xml:space="preserve"> PRICE/COST SCHEDULE</w:t>
      </w:r>
      <w:bookmarkEnd w:id="5"/>
    </w:p>
    <w:p w14:paraId="44E83EE1" w14:textId="77777777" w:rsidR="00DA290D" w:rsidRDefault="00DA290D" w:rsidP="00242FEF">
      <w:pPr>
        <w:pStyle w:val="Heading3"/>
      </w:pPr>
      <w:bookmarkStart w:id="6" w:name="_Toc214970427"/>
      <w:r>
        <w:t>ITEM INFORMATION</w:t>
      </w:r>
      <w:bookmarkEnd w:id="6"/>
    </w:p>
    <w:tbl>
      <w:tblPr>
        <w:tblStyle w:val="LightList-Accent1"/>
        <w:tblW w:w="10080" w:type="dxa"/>
        <w:tblInd w:w="-162" w:type="dxa"/>
        <w:tblLook w:val="04A0" w:firstRow="1" w:lastRow="0" w:firstColumn="1" w:lastColumn="0" w:noHBand="0" w:noVBand="1"/>
      </w:tblPr>
      <w:tblGrid>
        <w:gridCol w:w="1182"/>
        <w:gridCol w:w="2478"/>
        <w:gridCol w:w="1341"/>
        <w:gridCol w:w="730"/>
        <w:gridCol w:w="2419"/>
        <w:gridCol w:w="2419"/>
      </w:tblGrid>
      <w:tr w:rsidR="00F173EF" w14:paraId="44E83EE8" w14:textId="77777777" w:rsidTr="00DA2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single" w:sz="8" w:space="0" w:color="4F81BD" w:themeColor="accent1"/>
              <w:left w:val="single" w:sz="8" w:space="0" w:color="4F81BD" w:themeColor="accent1"/>
              <w:bottom w:val="nil"/>
              <w:right w:val="nil"/>
            </w:tcBorders>
            <w:vAlign w:val="bottom"/>
            <w:hideMark/>
          </w:tcPr>
          <w:p w14:paraId="44E83EE2" w14:textId="77777777" w:rsidR="00DA290D" w:rsidRDefault="00DA290D" w:rsidP="00FE7D33">
            <w:pPr>
              <w:spacing w:before="60" w:after="60"/>
            </w:pPr>
            <w:r>
              <w:t>ITEM NUMBER</w:t>
            </w:r>
          </w:p>
        </w:tc>
        <w:tc>
          <w:tcPr>
            <w:tcW w:w="2275" w:type="dxa"/>
            <w:tcBorders>
              <w:top w:val="single" w:sz="8" w:space="0" w:color="4F81BD" w:themeColor="accent1"/>
              <w:left w:val="nil"/>
              <w:bottom w:val="nil"/>
              <w:right w:val="nil"/>
            </w:tcBorders>
            <w:vAlign w:val="bottom"/>
            <w:hideMark/>
          </w:tcPr>
          <w:p w14:paraId="44E83EE3" w14:textId="77777777" w:rsidR="00DA290D" w:rsidRDefault="00DA290D"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40" w:type="dxa"/>
            <w:tcBorders>
              <w:top w:val="single" w:sz="8" w:space="0" w:color="4F81BD" w:themeColor="accent1"/>
              <w:left w:val="nil"/>
              <w:bottom w:val="nil"/>
              <w:right w:val="nil"/>
            </w:tcBorders>
            <w:vAlign w:val="bottom"/>
            <w:hideMark/>
          </w:tcPr>
          <w:p w14:paraId="44E83EE4" w14:textId="77777777" w:rsidR="00DA290D" w:rsidRDefault="00DA290D"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84" w:type="dxa"/>
            <w:tcBorders>
              <w:top w:val="single" w:sz="8" w:space="0" w:color="4F81BD" w:themeColor="accent1"/>
              <w:left w:val="nil"/>
              <w:bottom w:val="nil"/>
              <w:right w:val="nil"/>
            </w:tcBorders>
            <w:vAlign w:val="bottom"/>
            <w:hideMark/>
          </w:tcPr>
          <w:p w14:paraId="44E83EE5" w14:textId="77777777" w:rsidR="00DA290D" w:rsidRDefault="00DA290D"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222" w:type="dxa"/>
            <w:tcBorders>
              <w:top w:val="single" w:sz="8" w:space="0" w:color="4F81BD" w:themeColor="accent1"/>
              <w:left w:val="nil"/>
              <w:bottom w:val="nil"/>
              <w:right w:val="nil"/>
            </w:tcBorders>
            <w:vAlign w:val="bottom"/>
            <w:hideMark/>
          </w:tcPr>
          <w:p w14:paraId="44E83EE6" w14:textId="77777777" w:rsidR="00DA290D" w:rsidRDefault="00DA290D"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564" w:type="dxa"/>
            <w:tcBorders>
              <w:top w:val="single" w:sz="8" w:space="0" w:color="4F81BD" w:themeColor="accent1"/>
              <w:left w:val="nil"/>
              <w:bottom w:val="nil"/>
              <w:right w:val="single" w:sz="8" w:space="0" w:color="4F81BD" w:themeColor="accent1"/>
            </w:tcBorders>
            <w:vAlign w:val="bottom"/>
            <w:hideMark/>
          </w:tcPr>
          <w:p w14:paraId="44E83EE7" w14:textId="77777777" w:rsidR="00DA290D" w:rsidRDefault="00DA290D"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173EF" w14:paraId="44E83EEF" w14:textId="77777777" w:rsidTr="00DA2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44E83EE9" w14:textId="77777777" w:rsidR="00DA290D" w:rsidRDefault="00DA290D" w:rsidP="00242FEF">
            <w:r>
              <w:t>0001</w:t>
            </w:r>
          </w:p>
        </w:tc>
        <w:tc>
          <w:tcPr>
            <w:tcW w:w="2275" w:type="dxa"/>
            <w:tcBorders>
              <w:top w:val="nil"/>
              <w:left w:val="nil"/>
              <w:bottom w:val="nil"/>
              <w:right w:val="nil"/>
            </w:tcBorders>
            <w:hideMark/>
          </w:tcPr>
          <w:p w14:paraId="44E83EEA"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44E83EEB"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84" w:type="dxa"/>
            <w:tcBorders>
              <w:top w:val="nil"/>
              <w:left w:val="nil"/>
              <w:bottom w:val="nil"/>
              <w:right w:val="nil"/>
            </w:tcBorders>
            <w:hideMark/>
          </w:tcPr>
          <w:p w14:paraId="44E83EEC" w14:textId="77777777" w:rsidR="00DA290D" w:rsidRDefault="00DA290D"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222" w:type="dxa"/>
            <w:tcBorders>
              <w:top w:val="nil"/>
              <w:left w:val="nil"/>
              <w:bottom w:val="nil"/>
              <w:right w:val="nil"/>
            </w:tcBorders>
            <w:hideMark/>
          </w:tcPr>
          <w:p w14:paraId="44E83EED" w14:textId="77777777" w:rsidR="00DA290D" w:rsidRDefault="00DA29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64" w:type="dxa"/>
            <w:tcBorders>
              <w:top w:val="nil"/>
              <w:left w:val="nil"/>
              <w:bottom w:val="nil"/>
            </w:tcBorders>
            <w:hideMark/>
          </w:tcPr>
          <w:p w14:paraId="44E83EEE"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173EF" w14:paraId="44E83EF3" w14:textId="77777777" w:rsidTr="00DA290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4E83EF0" w14:textId="77777777" w:rsidR="00F173EF" w:rsidRDefault="00F173EF"/>
        </w:tc>
        <w:tc>
          <w:tcPr>
            <w:tcW w:w="0" w:type="auto"/>
            <w:gridSpan w:val="4"/>
            <w:tcBorders>
              <w:top w:val="nil"/>
              <w:bottom w:val="single" w:sz="2" w:space="0" w:color="4F81BD"/>
            </w:tcBorders>
          </w:tcPr>
          <w:p w14:paraId="44E83EF1" w14:textId="77777777" w:rsidR="00F173EF" w:rsidRDefault="00DA290D">
            <w:pPr>
              <w:cnfStyle w:val="000000000000" w:firstRow="0" w:lastRow="0" w:firstColumn="0" w:lastColumn="0" w:oddVBand="0" w:evenVBand="0" w:oddHBand="0" w:evenHBand="0" w:firstRowFirstColumn="0" w:firstRowLastColumn="0" w:lastRowFirstColumn="0" w:lastRowLastColumn="0"/>
            </w:pPr>
            <w:r>
              <w:t>PORTABLE FIRE EXTINGUISHER MAINTENANCE SERVICE INCLUDES: Annual and Monthly Inspection, Contractor to provide fire extinguishers.  Contractor shall provide all</w:t>
            </w:r>
            <w:r>
              <w:br/>
              <w:t>management, tools, equipment, labor, materials, and transportation of necessary to perform fire extinguisher inspection, testing and maintenance service. This includes * Monthly</w:t>
            </w:r>
            <w:r>
              <w:br/>
              <w:t>Inspections * Annual maintenance and inspection for all fire extinguishers. * 6-year maintenance for applicable fire extinguishers. * 12-year hydrostatic test management via a</w:t>
            </w:r>
            <w:r>
              <w:br/>
              <w:t>swap-out program. * Correction of identified deficiencies and provision of equal protection during servicing. * Accurate recordkeeping and documentation for all services rendered. * Shall</w:t>
            </w:r>
            <w:r>
              <w:br/>
              <w:t xml:space="preserve">inspect all fire extinguishers to be 100% compliant * Contractor shall contact the Safety Dept immediately if not unable to access </w:t>
            </w:r>
            <w:proofErr w:type="gramStart"/>
            <w:r>
              <w:t>a space</w:t>
            </w:r>
            <w:proofErr w:type="gramEnd"/>
            <w:r>
              <w:t xml:space="preserve">. In Accordance With: *NFPA - 10 current Edition *OSHA Regulations </w:t>
            </w:r>
            <w:r>
              <w:lastRenderedPageBreak/>
              <w:t>and Standards *The Joint Commission Standards **VENDOR IS TO CONTACT THE SAFETY OFFICE: Seattle Division and Magnolia - POC: Benjamin Sugui, Safety Specialist (206) 277-5595 American Lake Division - POC: Duke Berry, Safety Tech (253) 583-3512.</w:t>
            </w:r>
            <w:r>
              <w:br/>
              <w:t>Contract Period: Base</w:t>
            </w:r>
            <w:r>
              <w:br/>
              <w:t>POP Begin: 01-15-2026</w:t>
            </w:r>
            <w:r>
              <w:br/>
              <w:t>POP End: 01-14-2027</w:t>
            </w:r>
            <w:r>
              <w:br/>
            </w:r>
          </w:p>
        </w:tc>
        <w:tc>
          <w:tcPr>
            <w:tcW w:w="2564" w:type="dxa"/>
            <w:tcBorders>
              <w:top w:val="nil"/>
              <w:bottom w:val="single" w:sz="2" w:space="0" w:color="4F81BD"/>
            </w:tcBorders>
          </w:tcPr>
          <w:p w14:paraId="44E83EF2" w14:textId="77777777" w:rsidR="00F173EF" w:rsidRDefault="00F173EF">
            <w:pPr>
              <w:cnfStyle w:val="000000000000" w:firstRow="0" w:lastRow="0" w:firstColumn="0" w:lastColumn="0" w:oddVBand="0" w:evenVBand="0" w:oddHBand="0" w:evenHBand="0" w:firstRowFirstColumn="0" w:firstRowLastColumn="0" w:lastRowFirstColumn="0" w:lastRowLastColumn="0"/>
            </w:pPr>
          </w:p>
        </w:tc>
      </w:tr>
      <w:tr w:rsidR="00F173EF" w14:paraId="44E83EFA" w14:textId="77777777" w:rsidTr="00DA2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44E83EF4" w14:textId="77777777" w:rsidR="00DA290D" w:rsidRDefault="00DA290D" w:rsidP="00242FEF">
            <w:r>
              <w:t>1001</w:t>
            </w:r>
          </w:p>
        </w:tc>
        <w:tc>
          <w:tcPr>
            <w:tcW w:w="2275" w:type="dxa"/>
            <w:tcBorders>
              <w:top w:val="nil"/>
              <w:left w:val="nil"/>
              <w:bottom w:val="nil"/>
              <w:right w:val="nil"/>
            </w:tcBorders>
            <w:hideMark/>
          </w:tcPr>
          <w:p w14:paraId="44E83EF5"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44E83EF6"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84" w:type="dxa"/>
            <w:tcBorders>
              <w:top w:val="nil"/>
              <w:left w:val="nil"/>
              <w:bottom w:val="nil"/>
              <w:right w:val="nil"/>
            </w:tcBorders>
            <w:hideMark/>
          </w:tcPr>
          <w:p w14:paraId="44E83EF7" w14:textId="77777777" w:rsidR="00DA290D" w:rsidRDefault="00DA290D"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222" w:type="dxa"/>
            <w:tcBorders>
              <w:top w:val="nil"/>
              <w:left w:val="nil"/>
              <w:bottom w:val="nil"/>
              <w:right w:val="nil"/>
            </w:tcBorders>
            <w:hideMark/>
          </w:tcPr>
          <w:p w14:paraId="44E83EF8" w14:textId="77777777" w:rsidR="00DA290D" w:rsidRDefault="00DA29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64" w:type="dxa"/>
            <w:tcBorders>
              <w:top w:val="nil"/>
              <w:left w:val="nil"/>
              <w:bottom w:val="nil"/>
            </w:tcBorders>
            <w:hideMark/>
          </w:tcPr>
          <w:p w14:paraId="44E83EF9"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173EF" w14:paraId="44E83EFE" w14:textId="77777777" w:rsidTr="00DA290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4E83EFB" w14:textId="77777777" w:rsidR="00F173EF" w:rsidRDefault="00F173EF"/>
        </w:tc>
        <w:tc>
          <w:tcPr>
            <w:tcW w:w="0" w:type="auto"/>
            <w:gridSpan w:val="4"/>
            <w:tcBorders>
              <w:top w:val="nil"/>
              <w:bottom w:val="single" w:sz="2" w:space="0" w:color="4F81BD"/>
            </w:tcBorders>
          </w:tcPr>
          <w:p w14:paraId="44E83EFC" w14:textId="77777777" w:rsidR="00F173EF" w:rsidRDefault="00DA290D">
            <w:pPr>
              <w:cnfStyle w:val="000000000000" w:firstRow="0" w:lastRow="0" w:firstColumn="0" w:lastColumn="0" w:oddVBand="0" w:evenVBand="0" w:oddHBand="0" w:evenHBand="0" w:firstRowFirstColumn="0" w:firstRowLastColumn="0" w:lastRowFirstColumn="0" w:lastRowLastColumn="0"/>
            </w:pPr>
            <w:r>
              <w:t>PORTABLE FIRE EXTINGUISHER MAINTENANCE SERVICE INCLUDES: Annual and Monthly Inspection, Contractor to provide fire extinguishers.  Contractor shall provide all</w:t>
            </w:r>
            <w:r>
              <w:br/>
              <w:t>management, tools, equipment, labor, materials, and transportation of necessary to perform fire extinguisher inspection, testing and maintenance service. This includes * Monthly</w:t>
            </w:r>
            <w:r>
              <w:br/>
              <w:t>Inspections * Annual maintenance and inspection for all fire extinguishers. * 6-year maintenance for applicable fire extinguishers. * 12-year hydrostatic test management via a</w:t>
            </w:r>
            <w:r>
              <w:br/>
              <w:t>swap-out program. * Correction of identified deficiencies and provision of equal protection during servicing. * Accurate recordkeeping and documentation for all services rendered. * Shall</w:t>
            </w:r>
            <w:r>
              <w:br/>
              <w:t xml:space="preserve">inspect all fire extinguishers to be 100% compliant * Contractor shall contact the Safety Dept immediately if not unable to access </w:t>
            </w:r>
            <w:proofErr w:type="gramStart"/>
            <w:r>
              <w:t>a space</w:t>
            </w:r>
            <w:proofErr w:type="gramEnd"/>
            <w:r>
              <w:t>. In Accordance With: *NFPA - 10 current Edition *OSHA Regulations and Standards *The Joint Commission Standards **VENDOR IS TO CONTACT THE SAFETY OFFICE: Seattle Division and Magnolia - POC: Benjamin Sugui, Safety Specialist (206) 277-5595 American Lake Division - POC: Duke Berry, Safety Tech (253) 583-3512.</w:t>
            </w:r>
            <w:r>
              <w:br/>
              <w:t>Contract Period: Option 1</w:t>
            </w:r>
            <w:r>
              <w:br/>
              <w:t>POP Begin: 01-15-2027</w:t>
            </w:r>
            <w:r>
              <w:br/>
              <w:t>POP End: 01-14-2028</w:t>
            </w:r>
            <w:r>
              <w:br/>
            </w:r>
          </w:p>
        </w:tc>
        <w:tc>
          <w:tcPr>
            <w:tcW w:w="2564" w:type="dxa"/>
            <w:tcBorders>
              <w:top w:val="nil"/>
              <w:bottom w:val="single" w:sz="2" w:space="0" w:color="4F81BD"/>
            </w:tcBorders>
          </w:tcPr>
          <w:p w14:paraId="44E83EFD" w14:textId="77777777" w:rsidR="00F173EF" w:rsidRDefault="00F173EF">
            <w:pPr>
              <w:cnfStyle w:val="000000000000" w:firstRow="0" w:lastRow="0" w:firstColumn="0" w:lastColumn="0" w:oddVBand="0" w:evenVBand="0" w:oddHBand="0" w:evenHBand="0" w:firstRowFirstColumn="0" w:firstRowLastColumn="0" w:lastRowFirstColumn="0" w:lastRowLastColumn="0"/>
            </w:pPr>
          </w:p>
        </w:tc>
      </w:tr>
      <w:tr w:rsidR="00F173EF" w14:paraId="44E83F05" w14:textId="77777777" w:rsidTr="00DA2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44E83EFF" w14:textId="77777777" w:rsidR="00DA290D" w:rsidRDefault="00DA290D" w:rsidP="00242FEF">
            <w:r>
              <w:t>2001</w:t>
            </w:r>
          </w:p>
        </w:tc>
        <w:tc>
          <w:tcPr>
            <w:tcW w:w="2275" w:type="dxa"/>
            <w:tcBorders>
              <w:top w:val="nil"/>
              <w:left w:val="nil"/>
              <w:bottom w:val="nil"/>
              <w:right w:val="nil"/>
            </w:tcBorders>
            <w:hideMark/>
          </w:tcPr>
          <w:p w14:paraId="44E83F00"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44E83F01"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84" w:type="dxa"/>
            <w:tcBorders>
              <w:top w:val="nil"/>
              <w:left w:val="nil"/>
              <w:bottom w:val="nil"/>
              <w:right w:val="nil"/>
            </w:tcBorders>
            <w:hideMark/>
          </w:tcPr>
          <w:p w14:paraId="44E83F02" w14:textId="77777777" w:rsidR="00DA290D" w:rsidRDefault="00DA290D"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222" w:type="dxa"/>
            <w:tcBorders>
              <w:top w:val="nil"/>
              <w:left w:val="nil"/>
              <w:bottom w:val="nil"/>
              <w:right w:val="nil"/>
            </w:tcBorders>
            <w:hideMark/>
          </w:tcPr>
          <w:p w14:paraId="44E83F03" w14:textId="77777777" w:rsidR="00DA290D" w:rsidRDefault="00DA29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64" w:type="dxa"/>
            <w:tcBorders>
              <w:top w:val="nil"/>
              <w:left w:val="nil"/>
              <w:bottom w:val="nil"/>
            </w:tcBorders>
            <w:hideMark/>
          </w:tcPr>
          <w:p w14:paraId="44E83F04"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173EF" w14:paraId="44E83F09" w14:textId="77777777" w:rsidTr="00DA290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4E83F06" w14:textId="77777777" w:rsidR="00F173EF" w:rsidRDefault="00F173EF"/>
        </w:tc>
        <w:tc>
          <w:tcPr>
            <w:tcW w:w="0" w:type="auto"/>
            <w:gridSpan w:val="4"/>
            <w:tcBorders>
              <w:top w:val="nil"/>
              <w:bottom w:val="single" w:sz="2" w:space="0" w:color="4F81BD"/>
            </w:tcBorders>
          </w:tcPr>
          <w:p w14:paraId="44E83F07" w14:textId="598F59AE" w:rsidR="00F173EF" w:rsidRDefault="00DA290D">
            <w:pPr>
              <w:cnfStyle w:val="000000000000" w:firstRow="0" w:lastRow="0" w:firstColumn="0" w:lastColumn="0" w:oddVBand="0" w:evenVBand="0" w:oddHBand="0" w:evenHBand="0" w:firstRowFirstColumn="0" w:firstRowLastColumn="0" w:lastRowFirstColumn="0" w:lastRowLastColumn="0"/>
            </w:pPr>
            <w:r>
              <w:t xml:space="preserve">PORTABLE FIRE EXTINGUISHER MAINTENANCE SERVICE INCLUDES: Annual and Monthly Inspection, Contractor to provide fire extinguishers.  Contractor shall provide all management, tools, equipment, labor, materials, and </w:t>
            </w:r>
            <w:proofErr w:type="gramStart"/>
            <w:r>
              <w:t>transportation of</w:t>
            </w:r>
            <w:proofErr w:type="gramEnd"/>
            <w:r>
              <w:t xml:space="preserve"> necessary to perform fire extinguisher inspection, testing and maintenance service. This includes * Monthly Inspections * Annual maintenance and inspection for all fire extinguishers. * 6-year maintenance for applicable fire extinguishers. * 12-year hydrostatic test management via a</w:t>
            </w:r>
            <w:r>
              <w:br/>
              <w:t>swap-out program. * Correction of identified deficiencies and provision of equal protection during servicing. * Accurate recordkeeping and documentation for all services rendered. * Shall inspect all fire extinguishers to be 100% compliant * Contractor shall contact the Safety Dept immediately if not unable to access a space. In Accordance With: *NFPA - 10 current Edition *OSHA Regulations and Standards *The Joint Commission Standards **VENDOR IS TO CONTACT THE SAFETY OFFICE: Seattle Division and Magnolia - POC: Benjamin Sugui, Safety Specialist (206) 277-5595 American Lake Division - POC: Duke Berry, Safety Tech (253) 583-3512.</w:t>
            </w:r>
            <w:r>
              <w:br/>
              <w:t>Contract Period: Option 2</w:t>
            </w:r>
            <w:r>
              <w:br/>
              <w:t>POP Begin: 01-15-2028</w:t>
            </w:r>
            <w:r>
              <w:br/>
            </w:r>
            <w:r>
              <w:lastRenderedPageBreak/>
              <w:t>POP End: 01-14-2029</w:t>
            </w:r>
            <w:r>
              <w:br/>
            </w:r>
          </w:p>
        </w:tc>
        <w:tc>
          <w:tcPr>
            <w:tcW w:w="2564" w:type="dxa"/>
            <w:tcBorders>
              <w:top w:val="nil"/>
              <w:bottom w:val="single" w:sz="2" w:space="0" w:color="4F81BD"/>
            </w:tcBorders>
          </w:tcPr>
          <w:p w14:paraId="44E83F08" w14:textId="77777777" w:rsidR="00F173EF" w:rsidRDefault="00F173EF">
            <w:pPr>
              <w:cnfStyle w:val="000000000000" w:firstRow="0" w:lastRow="0" w:firstColumn="0" w:lastColumn="0" w:oddVBand="0" w:evenVBand="0" w:oddHBand="0" w:evenHBand="0" w:firstRowFirstColumn="0" w:firstRowLastColumn="0" w:lastRowFirstColumn="0" w:lastRowLastColumn="0"/>
            </w:pPr>
          </w:p>
        </w:tc>
      </w:tr>
      <w:tr w:rsidR="00F173EF" w14:paraId="44E83F10" w14:textId="77777777" w:rsidTr="00DA2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44E83F0A" w14:textId="77777777" w:rsidR="00DA290D" w:rsidRDefault="00DA290D" w:rsidP="00242FEF">
            <w:r>
              <w:t>3001</w:t>
            </w:r>
          </w:p>
        </w:tc>
        <w:tc>
          <w:tcPr>
            <w:tcW w:w="2275" w:type="dxa"/>
            <w:tcBorders>
              <w:top w:val="nil"/>
              <w:left w:val="nil"/>
              <w:bottom w:val="nil"/>
              <w:right w:val="nil"/>
            </w:tcBorders>
            <w:hideMark/>
          </w:tcPr>
          <w:p w14:paraId="44E83F0B"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44E83F0C"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84" w:type="dxa"/>
            <w:tcBorders>
              <w:top w:val="nil"/>
              <w:left w:val="nil"/>
              <w:bottom w:val="nil"/>
              <w:right w:val="nil"/>
            </w:tcBorders>
            <w:hideMark/>
          </w:tcPr>
          <w:p w14:paraId="44E83F0D" w14:textId="77777777" w:rsidR="00DA290D" w:rsidRDefault="00DA290D"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222" w:type="dxa"/>
            <w:tcBorders>
              <w:top w:val="nil"/>
              <w:left w:val="nil"/>
              <w:bottom w:val="nil"/>
              <w:right w:val="nil"/>
            </w:tcBorders>
            <w:hideMark/>
          </w:tcPr>
          <w:p w14:paraId="44E83F0E" w14:textId="77777777" w:rsidR="00DA290D" w:rsidRDefault="00DA29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64" w:type="dxa"/>
            <w:tcBorders>
              <w:top w:val="nil"/>
              <w:left w:val="nil"/>
              <w:bottom w:val="nil"/>
            </w:tcBorders>
            <w:hideMark/>
          </w:tcPr>
          <w:p w14:paraId="44E83F0F"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173EF" w14:paraId="44E83F14" w14:textId="77777777" w:rsidTr="00DA290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4E83F11" w14:textId="77777777" w:rsidR="00F173EF" w:rsidRDefault="00F173EF"/>
        </w:tc>
        <w:tc>
          <w:tcPr>
            <w:tcW w:w="0" w:type="auto"/>
            <w:gridSpan w:val="4"/>
            <w:tcBorders>
              <w:top w:val="nil"/>
              <w:bottom w:val="single" w:sz="2" w:space="0" w:color="4F81BD"/>
            </w:tcBorders>
          </w:tcPr>
          <w:p w14:paraId="44E83F12" w14:textId="77777777" w:rsidR="00F173EF" w:rsidRDefault="00DA290D">
            <w:pPr>
              <w:cnfStyle w:val="000000000000" w:firstRow="0" w:lastRow="0" w:firstColumn="0" w:lastColumn="0" w:oddVBand="0" w:evenVBand="0" w:oddHBand="0" w:evenHBand="0" w:firstRowFirstColumn="0" w:firstRowLastColumn="0" w:lastRowFirstColumn="0" w:lastRowLastColumn="0"/>
            </w:pPr>
            <w:r>
              <w:t>PORTABLE FIRE EXTINGUISHER MAINTENANCE SERVICE INCLUDES: Annual and Monthly Inspection, Contractor to provide fire extinguishers.  Contractor shall provide all</w:t>
            </w:r>
            <w:r>
              <w:br/>
              <w:t>management, tools, equipment, labor, materials, and transportation of necessary to perform fire extinguisher inspection, testing and maintenance service. This includes * Monthly</w:t>
            </w:r>
            <w:r>
              <w:br/>
              <w:t>Inspections * Annual maintenance and inspection for all fire extinguishers. * 6-year maintenance for applicable fire extinguishers. * 12-year hydrostatic test management via a</w:t>
            </w:r>
            <w:r>
              <w:br/>
              <w:t>swap-out program. * Correction of identified deficiencies and provision of equal protection during servicing. * Accurate recordkeeping and documentation for all services rendered. * Shall</w:t>
            </w:r>
            <w:r>
              <w:br/>
              <w:t xml:space="preserve">inspect all fire extinguishers to be 100% compliant * Contractor shall contact the Safety Dept immediately if not unable to access </w:t>
            </w:r>
            <w:proofErr w:type="gramStart"/>
            <w:r>
              <w:t>a space</w:t>
            </w:r>
            <w:proofErr w:type="gramEnd"/>
            <w:r>
              <w:t>. In Accordance With: *NFPA - 10 current Edition *OSHA Regulations and Standards *The Joint Commission Standards **VENDOR IS TO CONTACT THE SAFETY OFFICE: Seattle Division and Magnolia - POC: Benjamin Sugui, Safety Specialist (206) 277-5595 American Lake Division - POC: Duke Berry, Safety Tech (253) 583-3512.</w:t>
            </w:r>
            <w:r>
              <w:br/>
              <w:t>Contract Period: Option 3</w:t>
            </w:r>
            <w:r>
              <w:br/>
              <w:t>POP Begin: 01-15-2029</w:t>
            </w:r>
            <w:r>
              <w:br/>
              <w:t>POP End: 01-14-2030</w:t>
            </w:r>
            <w:r>
              <w:br/>
            </w:r>
          </w:p>
        </w:tc>
        <w:tc>
          <w:tcPr>
            <w:tcW w:w="2564" w:type="dxa"/>
            <w:tcBorders>
              <w:top w:val="nil"/>
              <w:bottom w:val="single" w:sz="2" w:space="0" w:color="4F81BD"/>
            </w:tcBorders>
          </w:tcPr>
          <w:p w14:paraId="44E83F13" w14:textId="77777777" w:rsidR="00F173EF" w:rsidRDefault="00F173EF">
            <w:pPr>
              <w:cnfStyle w:val="000000000000" w:firstRow="0" w:lastRow="0" w:firstColumn="0" w:lastColumn="0" w:oddVBand="0" w:evenVBand="0" w:oddHBand="0" w:evenHBand="0" w:firstRowFirstColumn="0" w:firstRowLastColumn="0" w:lastRowFirstColumn="0" w:lastRowLastColumn="0"/>
            </w:pPr>
          </w:p>
        </w:tc>
      </w:tr>
      <w:tr w:rsidR="00F173EF" w14:paraId="44E83F1B" w14:textId="77777777" w:rsidTr="00DA2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44E83F15" w14:textId="77777777" w:rsidR="00DA290D" w:rsidRDefault="00DA290D" w:rsidP="00242FEF">
            <w:r>
              <w:t>4001</w:t>
            </w:r>
          </w:p>
        </w:tc>
        <w:tc>
          <w:tcPr>
            <w:tcW w:w="2275" w:type="dxa"/>
            <w:tcBorders>
              <w:top w:val="nil"/>
              <w:left w:val="nil"/>
              <w:bottom w:val="nil"/>
              <w:right w:val="nil"/>
            </w:tcBorders>
            <w:hideMark/>
          </w:tcPr>
          <w:p w14:paraId="44E83F16"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44E83F17"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84" w:type="dxa"/>
            <w:tcBorders>
              <w:top w:val="nil"/>
              <w:left w:val="nil"/>
              <w:bottom w:val="nil"/>
              <w:right w:val="nil"/>
            </w:tcBorders>
            <w:hideMark/>
          </w:tcPr>
          <w:p w14:paraId="44E83F18" w14:textId="77777777" w:rsidR="00DA290D" w:rsidRDefault="00DA290D"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222" w:type="dxa"/>
            <w:tcBorders>
              <w:top w:val="nil"/>
              <w:left w:val="nil"/>
              <w:bottom w:val="nil"/>
              <w:right w:val="nil"/>
            </w:tcBorders>
            <w:hideMark/>
          </w:tcPr>
          <w:p w14:paraId="44E83F19" w14:textId="77777777" w:rsidR="00DA290D" w:rsidRDefault="00DA290D"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564" w:type="dxa"/>
            <w:tcBorders>
              <w:top w:val="nil"/>
              <w:left w:val="nil"/>
              <w:bottom w:val="nil"/>
            </w:tcBorders>
            <w:hideMark/>
          </w:tcPr>
          <w:p w14:paraId="44E83F1A"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173EF" w14:paraId="44E83F1F" w14:textId="77777777" w:rsidTr="00DA290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4E83F1C" w14:textId="77777777" w:rsidR="00F173EF" w:rsidRDefault="00F173EF"/>
        </w:tc>
        <w:tc>
          <w:tcPr>
            <w:tcW w:w="0" w:type="auto"/>
            <w:gridSpan w:val="4"/>
            <w:tcBorders>
              <w:top w:val="nil"/>
              <w:bottom w:val="single" w:sz="2" w:space="0" w:color="4F81BD"/>
            </w:tcBorders>
          </w:tcPr>
          <w:p w14:paraId="44E83F1D" w14:textId="77777777" w:rsidR="00F173EF" w:rsidRDefault="00DA290D">
            <w:pPr>
              <w:cnfStyle w:val="000000000000" w:firstRow="0" w:lastRow="0" w:firstColumn="0" w:lastColumn="0" w:oddVBand="0" w:evenVBand="0" w:oddHBand="0" w:evenHBand="0" w:firstRowFirstColumn="0" w:firstRowLastColumn="0" w:lastRowFirstColumn="0" w:lastRowLastColumn="0"/>
            </w:pPr>
            <w:r>
              <w:t>PORTABLE FIRE EXTINGUISHER MAINTENANCE SERVICE INCLUDES: Annual and Monthly Inspection, Contractor to provide fire extinguishers.  Contractor shall provide all</w:t>
            </w:r>
            <w:r>
              <w:br/>
              <w:t>management, tools, equipment, labor, materials, and transportation of necessary to perform fire extinguisher inspection, testing and maintenance service. This includes * Monthly</w:t>
            </w:r>
            <w:r>
              <w:br/>
              <w:t>Inspections * Annual maintenance and inspection for all fire extinguishers. * 6-year maintenance for applicable fire extinguishers. * 12-year hydrostatic test management via a</w:t>
            </w:r>
            <w:r>
              <w:br/>
              <w:t>swap-out program. * Correction of identified deficiencies and provision of equal protection during servicing. * Accurate recordkeeping and documentation for all services rendered. * Shall</w:t>
            </w:r>
            <w:r>
              <w:br/>
              <w:t xml:space="preserve">inspect all fire extinguishers to be 100% compliant * Contractor shall contact the Safety Dept immediately if not unable to access </w:t>
            </w:r>
            <w:proofErr w:type="gramStart"/>
            <w:r>
              <w:t>a space</w:t>
            </w:r>
            <w:proofErr w:type="gramEnd"/>
            <w:r>
              <w:t>. In Accordance With: *NFPA - 10 current Edition *OSHA Regulations and Standards *The Joint Commission Standards **VENDOR IS TO CONTACT THE SAFETY OFFICE: Seattle Division and Magnolia - POC: Benjamin Sugui, Safety Specialist (206) 277-5595 American Lake Division - POC: Duke Berry, Safety Tech (253) 583-3512.</w:t>
            </w:r>
            <w:r>
              <w:br/>
              <w:t>Contract Period: Option 4</w:t>
            </w:r>
            <w:r>
              <w:br/>
              <w:t>POP Begin: 01-15-2030</w:t>
            </w:r>
            <w:r>
              <w:br/>
              <w:t>POP End: 01-14-2031</w:t>
            </w:r>
            <w:r>
              <w:br/>
            </w:r>
          </w:p>
        </w:tc>
        <w:tc>
          <w:tcPr>
            <w:tcW w:w="2564" w:type="dxa"/>
            <w:tcBorders>
              <w:top w:val="nil"/>
              <w:bottom w:val="single" w:sz="2" w:space="0" w:color="4F81BD"/>
            </w:tcBorders>
          </w:tcPr>
          <w:p w14:paraId="44E83F1E" w14:textId="77777777" w:rsidR="00F173EF" w:rsidRDefault="00F173EF">
            <w:pPr>
              <w:cnfStyle w:val="000000000000" w:firstRow="0" w:lastRow="0" w:firstColumn="0" w:lastColumn="0" w:oddVBand="0" w:evenVBand="0" w:oddHBand="0" w:evenHBand="0" w:firstRowFirstColumn="0" w:firstRowLastColumn="0" w:lastRowFirstColumn="0" w:lastRowLastColumn="0"/>
            </w:pPr>
          </w:p>
        </w:tc>
      </w:tr>
      <w:tr w:rsidR="00F173EF" w14:paraId="44E83F26" w14:textId="77777777" w:rsidTr="00DA2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left w:val="nil"/>
              <w:bottom w:val="nil"/>
              <w:right w:val="nil"/>
            </w:tcBorders>
            <w:hideMark/>
          </w:tcPr>
          <w:p w14:paraId="44E83F20" w14:textId="77777777" w:rsidR="00DA290D" w:rsidRDefault="00DA290D" w:rsidP="00242FEF"/>
        </w:tc>
        <w:tc>
          <w:tcPr>
            <w:tcW w:w="2275" w:type="dxa"/>
            <w:tcBorders>
              <w:left w:val="nil"/>
              <w:bottom w:val="nil"/>
              <w:right w:val="nil"/>
            </w:tcBorders>
            <w:hideMark/>
          </w:tcPr>
          <w:p w14:paraId="44E83F21"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1240" w:type="dxa"/>
            <w:tcBorders>
              <w:left w:val="nil"/>
              <w:bottom w:val="nil"/>
              <w:right w:val="nil"/>
            </w:tcBorders>
            <w:hideMark/>
          </w:tcPr>
          <w:p w14:paraId="44E83F22" w14:textId="77777777" w:rsidR="00DA290D" w:rsidRDefault="00DA290D" w:rsidP="00242FEF">
            <w:pPr>
              <w:jc w:val="right"/>
              <w:cnfStyle w:val="000000100000" w:firstRow="0" w:lastRow="0" w:firstColumn="0" w:lastColumn="0" w:oddVBand="0" w:evenVBand="0" w:oddHBand="1" w:evenHBand="0" w:firstRowFirstColumn="0" w:firstRowLastColumn="0" w:lastRowFirstColumn="0" w:lastRowLastColumn="0"/>
            </w:pPr>
          </w:p>
        </w:tc>
        <w:tc>
          <w:tcPr>
            <w:tcW w:w="684" w:type="dxa"/>
            <w:tcBorders>
              <w:left w:val="nil"/>
              <w:bottom w:val="nil"/>
              <w:right w:val="single" w:sz="8" w:space="0" w:color="4F81BD" w:themeColor="accent1"/>
            </w:tcBorders>
            <w:hideMark/>
          </w:tcPr>
          <w:p w14:paraId="44E83F23" w14:textId="77777777" w:rsidR="00DA290D" w:rsidRDefault="00DA290D" w:rsidP="00242FEF">
            <w:pPr>
              <w:cnfStyle w:val="000000100000" w:firstRow="0" w:lastRow="0" w:firstColumn="0" w:lastColumn="0" w:oddVBand="0" w:evenVBand="0" w:oddHBand="1" w:evenHBand="0" w:firstRowFirstColumn="0" w:firstRowLastColumn="0" w:lastRowFirstColumn="0" w:lastRowLastColumn="0"/>
            </w:pPr>
          </w:p>
        </w:tc>
        <w:tc>
          <w:tcPr>
            <w:tcW w:w="2222" w:type="dxa"/>
            <w:tcBorders>
              <w:left w:val="single" w:sz="8" w:space="0" w:color="4F81BD" w:themeColor="accent1"/>
              <w:right w:val="nil"/>
            </w:tcBorders>
            <w:hideMark/>
          </w:tcPr>
          <w:p w14:paraId="44E83F24" w14:textId="77777777" w:rsidR="00DA290D" w:rsidRPr="00FF3F04" w:rsidRDefault="00DA290D"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564" w:type="dxa"/>
            <w:tcBorders>
              <w:left w:val="nil"/>
            </w:tcBorders>
            <w:hideMark/>
          </w:tcPr>
          <w:p w14:paraId="44E83F25" w14:textId="77777777" w:rsidR="00DA290D" w:rsidRPr="00FF3F04" w:rsidRDefault="00DA290D"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4E83F27" w14:textId="77777777" w:rsidR="00DA290D" w:rsidRDefault="00DA290D">
      <w:pPr>
        <w:sectPr w:rsidR="00DA290D">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44E83F28" w14:textId="77777777" w:rsidR="00DA290D" w:rsidRDefault="00DA290D">
      <w:pPr>
        <w:pStyle w:val="Heading1"/>
        <w:pageBreakBefore/>
      </w:pPr>
      <w:bookmarkStart w:id="7" w:name="_Toc214970428"/>
      <w:r>
        <w:lastRenderedPageBreak/>
        <w:t>SECTION C - CONTRACT CLAUSES</w:t>
      </w:r>
      <w:bookmarkEnd w:id="7"/>
    </w:p>
    <w:p w14:paraId="44E83F29" w14:textId="77777777" w:rsidR="00DA290D" w:rsidRDefault="00DA290D"/>
    <w:p w14:paraId="4A72A558" w14:textId="06C98617" w:rsidR="00AF4798" w:rsidRPr="00E40C67" w:rsidRDefault="00DA290D" w:rsidP="00AF4798">
      <w:pPr>
        <w:pStyle w:val="Heading2"/>
      </w:pPr>
      <w:bookmarkStart w:id="8" w:name="_Toc214970429"/>
      <w:r>
        <w:t xml:space="preserve">C.1  </w:t>
      </w:r>
      <w:r w:rsidR="00AF4798" w:rsidRPr="00E40C67">
        <w:t>52.212-4 Terms and Conditions—Commercial Products and Commercial Services.</w:t>
      </w:r>
      <w:r w:rsidR="00AF4798">
        <w:t xml:space="preserve"> </w:t>
      </w:r>
      <w:r w:rsidR="00AF4798" w:rsidRPr="00E40C67">
        <w:t>(D</w:t>
      </w:r>
      <w:r w:rsidR="00EA53E4">
        <w:t>EVIATION</w:t>
      </w:r>
      <w:r w:rsidR="00AF4798">
        <w:t xml:space="preserve"> O</w:t>
      </w:r>
      <w:r w:rsidR="00945C00">
        <w:t>CT</w:t>
      </w:r>
      <w:r w:rsidR="00AF4798">
        <w:t xml:space="preserve"> 2025</w:t>
      </w:r>
      <w:r w:rsidR="00AF4798" w:rsidRPr="00E40C67">
        <w:t>)</w:t>
      </w:r>
      <w:bookmarkEnd w:id="8"/>
    </w:p>
    <w:p w14:paraId="247572CF" w14:textId="77777777" w:rsidR="00AF4798" w:rsidRPr="00E40C67" w:rsidRDefault="00AF4798" w:rsidP="00AF4798">
      <w:pPr>
        <w:spacing w:after="160" w:line="278" w:lineRule="auto"/>
        <w:rPr>
          <w:rFonts w:ascii="Arial" w:hAnsi="Arial" w:cs="Arial"/>
        </w:rPr>
      </w:pPr>
      <w:r w:rsidRPr="00E40C67">
        <w:rPr>
          <w:rFonts w:ascii="Arial" w:hAnsi="Arial" w:cs="Arial"/>
        </w:rPr>
        <w:t>(a) </w:t>
      </w:r>
      <w:r w:rsidRPr="00E40C67">
        <w:rPr>
          <w:rFonts w:ascii="Arial" w:hAnsi="Arial" w:cs="Arial"/>
          <w:i/>
          <w:iCs/>
        </w:rPr>
        <w:t>Definitions</w:t>
      </w:r>
      <w:r w:rsidRPr="00E40C67">
        <w:rPr>
          <w:rFonts w:ascii="Arial" w:hAnsi="Arial" w:cs="Arial"/>
        </w:rPr>
        <w:t>. The clause at Federal Acquisition Regulation (FAR) 52.202-1, Definitions, is incorporated by reference.</w:t>
      </w:r>
    </w:p>
    <w:p w14:paraId="48C2229A" w14:textId="77777777" w:rsidR="00AF4798" w:rsidRPr="00E40C67" w:rsidRDefault="00AF4798" w:rsidP="00AF4798">
      <w:pPr>
        <w:spacing w:after="160" w:line="278" w:lineRule="auto"/>
        <w:rPr>
          <w:rFonts w:ascii="Arial" w:hAnsi="Arial" w:cs="Arial"/>
        </w:rPr>
      </w:pPr>
      <w:r w:rsidRPr="00E40C67">
        <w:rPr>
          <w:rFonts w:ascii="Arial" w:hAnsi="Arial" w:cs="Arial"/>
        </w:rPr>
        <w:t>(b) </w:t>
      </w:r>
      <w:r w:rsidRPr="00E40C67">
        <w:rPr>
          <w:rFonts w:ascii="Arial" w:hAnsi="Arial" w:cs="Arial"/>
          <w:i/>
          <w:iCs/>
        </w:rPr>
        <w:t>Inspection/Acceptance</w:t>
      </w:r>
      <w:r w:rsidRPr="00E40C67">
        <w:rPr>
          <w:rFonts w:ascii="Arial" w:hAnsi="Arial" w:cs="Arial"/>
        </w:rPr>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E40C67">
        <w:rPr>
          <w:rFonts w:ascii="Arial" w:hAnsi="Arial" w:cs="Arial"/>
        </w:rPr>
        <w:t>at</w:t>
      </w:r>
      <w:proofErr w:type="gramEnd"/>
      <w:r w:rsidRPr="00E40C67">
        <w:rPr>
          <w:rFonts w:ascii="Arial" w:hAnsi="Arial" w:cs="Arial"/>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AB638A6" w14:textId="77777777" w:rsidR="00AF4798" w:rsidRPr="00E40C67" w:rsidRDefault="00AF4798" w:rsidP="00AF4798">
      <w:pPr>
        <w:spacing w:after="160" w:line="278" w:lineRule="auto"/>
        <w:rPr>
          <w:rFonts w:ascii="Arial" w:hAnsi="Arial" w:cs="Arial"/>
        </w:rPr>
      </w:pPr>
      <w:r w:rsidRPr="00E40C67">
        <w:rPr>
          <w:rFonts w:ascii="Arial" w:hAnsi="Arial" w:cs="Arial"/>
        </w:rPr>
        <w:t>(1) Within a reasonable time after the defect was discovered or should have been discovered; and</w:t>
      </w:r>
    </w:p>
    <w:p w14:paraId="1BA815D1" w14:textId="77777777" w:rsidR="00AF4798" w:rsidRPr="00E40C67" w:rsidRDefault="00AF4798" w:rsidP="00AF4798">
      <w:pPr>
        <w:spacing w:after="160" w:line="278" w:lineRule="auto"/>
        <w:rPr>
          <w:rFonts w:ascii="Arial" w:hAnsi="Arial" w:cs="Arial"/>
        </w:rPr>
      </w:pPr>
      <w:r w:rsidRPr="00E40C67">
        <w:rPr>
          <w:rFonts w:ascii="Arial" w:hAnsi="Arial" w:cs="Arial"/>
        </w:rPr>
        <w:t>(2) Before any substantial change occurs in the condition of the item, unless the change is due to the defect in the item.</w:t>
      </w:r>
    </w:p>
    <w:p w14:paraId="1A59C0C7" w14:textId="77777777" w:rsidR="00AF4798" w:rsidRPr="00E40C67" w:rsidRDefault="00AF4798" w:rsidP="00AF4798">
      <w:pPr>
        <w:spacing w:after="160" w:line="278" w:lineRule="auto"/>
        <w:rPr>
          <w:rFonts w:ascii="Arial" w:hAnsi="Arial" w:cs="Arial"/>
        </w:rPr>
      </w:pPr>
      <w:r w:rsidRPr="00E40C67">
        <w:rPr>
          <w:rFonts w:ascii="Arial" w:hAnsi="Arial" w:cs="Arial"/>
        </w:rPr>
        <w:t>(c) </w:t>
      </w:r>
      <w:r w:rsidRPr="00E40C67">
        <w:rPr>
          <w:rFonts w:ascii="Arial" w:hAnsi="Arial" w:cs="Arial"/>
          <w:i/>
          <w:iCs/>
        </w:rPr>
        <w:t>Assignment</w:t>
      </w:r>
      <w:r w:rsidRPr="00E40C67">
        <w:rPr>
          <w:rFonts w:ascii="Arial" w:hAnsi="Arial" w:cs="Arial"/>
        </w:rPr>
        <w:t xml:space="preserve">. The Contractor or its assignee may assign its rights to receive payment due </w:t>
      </w:r>
      <w:proofErr w:type="gramStart"/>
      <w:r w:rsidRPr="00E40C67">
        <w:rPr>
          <w:rFonts w:ascii="Arial" w:hAnsi="Arial" w:cs="Arial"/>
        </w:rPr>
        <w:t>as a result of</w:t>
      </w:r>
      <w:proofErr w:type="gramEnd"/>
      <w:r w:rsidRPr="00E40C67">
        <w:rPr>
          <w:rFonts w:ascii="Arial" w:hAnsi="Arial" w:cs="Arial"/>
        </w:rPr>
        <w:t xml:space="preserve"> performance of this contract to a bank, trust company, or other financing institution, including any Federal lending agency in accordance with the Assignment of Claims Act (31 U.S.C. 3727). However, when a third party makes payment (</w:t>
      </w:r>
      <w:r w:rsidRPr="00E40C67">
        <w:rPr>
          <w:rFonts w:ascii="Arial" w:hAnsi="Arial" w:cs="Arial"/>
          <w:i/>
          <w:iCs/>
        </w:rPr>
        <w:t>e.g.,</w:t>
      </w:r>
      <w:r w:rsidRPr="00E40C67">
        <w:rPr>
          <w:rFonts w:ascii="Arial" w:hAnsi="Arial" w:cs="Arial"/>
        </w:rPr>
        <w:t> use of the Governmentwide commercial purchase card), the Contractor may not assign its rights to receive payment under this contract.</w:t>
      </w:r>
    </w:p>
    <w:p w14:paraId="00456192" w14:textId="77777777" w:rsidR="00AF4798" w:rsidRPr="00E40C67" w:rsidRDefault="00AF4798" w:rsidP="00AF4798">
      <w:pPr>
        <w:spacing w:after="160" w:line="278" w:lineRule="auto"/>
        <w:rPr>
          <w:rFonts w:ascii="Arial" w:hAnsi="Arial" w:cs="Arial"/>
        </w:rPr>
      </w:pPr>
      <w:r w:rsidRPr="00E40C67">
        <w:rPr>
          <w:rFonts w:ascii="Arial" w:hAnsi="Arial" w:cs="Arial"/>
        </w:rPr>
        <w:t>(d) </w:t>
      </w:r>
      <w:r w:rsidRPr="00E40C67">
        <w:rPr>
          <w:rFonts w:ascii="Arial" w:hAnsi="Arial" w:cs="Arial"/>
          <w:i/>
          <w:iCs/>
        </w:rPr>
        <w:t>Changes</w:t>
      </w:r>
      <w:r w:rsidRPr="00E40C67">
        <w:rPr>
          <w:rFonts w:ascii="Arial" w:hAnsi="Arial" w:cs="Arial"/>
        </w:rPr>
        <w:t>. Changes in the terms and conditions of this contract may be made only by written agreement of the parties.</w:t>
      </w:r>
    </w:p>
    <w:p w14:paraId="00BCD843" w14:textId="77777777" w:rsidR="00AF4798" w:rsidRPr="00E40C67" w:rsidRDefault="00AF4798" w:rsidP="00AF4798">
      <w:pPr>
        <w:spacing w:after="160" w:line="278" w:lineRule="auto"/>
        <w:rPr>
          <w:rFonts w:ascii="Arial" w:hAnsi="Arial" w:cs="Arial"/>
        </w:rPr>
      </w:pPr>
      <w:r w:rsidRPr="00E40C67">
        <w:rPr>
          <w:rFonts w:ascii="Arial" w:hAnsi="Arial" w:cs="Arial"/>
        </w:rPr>
        <w:t>(e) </w:t>
      </w:r>
      <w:r w:rsidRPr="00E40C67">
        <w:rPr>
          <w:rFonts w:ascii="Arial" w:hAnsi="Arial" w:cs="Arial"/>
          <w:i/>
          <w:iCs/>
        </w:rPr>
        <w:t>Disputes</w:t>
      </w:r>
      <w:r w:rsidRPr="00E40C67">
        <w:rPr>
          <w:rFonts w:ascii="Arial" w:hAnsi="Arial" w:cs="Arial"/>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67C13AFC" w14:textId="77777777" w:rsidR="00AF4798" w:rsidRPr="00E40C67" w:rsidRDefault="00AF4798" w:rsidP="00AF4798">
      <w:pPr>
        <w:spacing w:after="160" w:line="278" w:lineRule="auto"/>
        <w:rPr>
          <w:rFonts w:ascii="Arial" w:hAnsi="Arial" w:cs="Arial"/>
        </w:rPr>
      </w:pPr>
      <w:r w:rsidRPr="00E40C67">
        <w:rPr>
          <w:rFonts w:ascii="Arial" w:hAnsi="Arial" w:cs="Arial"/>
        </w:rPr>
        <w:t>(f) </w:t>
      </w:r>
      <w:r w:rsidRPr="00E40C67">
        <w:rPr>
          <w:rFonts w:ascii="Arial" w:hAnsi="Arial" w:cs="Arial"/>
          <w:i/>
          <w:iCs/>
        </w:rPr>
        <w:t>Excusable delays</w:t>
      </w:r>
      <w:r w:rsidRPr="00E40C67">
        <w:rPr>
          <w:rFonts w:ascii="Arial" w:hAnsi="Arial" w:cs="Arial"/>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7B00CA0B"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(1) Notify the Contracting Officer </w:t>
      </w:r>
      <w:proofErr w:type="gramStart"/>
      <w:r w:rsidRPr="00E40C67">
        <w:rPr>
          <w:rFonts w:ascii="Arial" w:hAnsi="Arial" w:cs="Arial"/>
        </w:rPr>
        <w:t>in</w:t>
      </w:r>
      <w:proofErr w:type="gramEnd"/>
      <w:r w:rsidRPr="00E40C67">
        <w:rPr>
          <w:rFonts w:ascii="Arial" w:hAnsi="Arial" w:cs="Arial"/>
        </w:rPr>
        <w:t xml:space="preserve"> writing </w:t>
      </w:r>
      <w:proofErr w:type="gramStart"/>
      <w:r w:rsidRPr="00E40C67">
        <w:rPr>
          <w:rFonts w:ascii="Arial" w:hAnsi="Arial" w:cs="Arial"/>
        </w:rPr>
        <w:t>as soon as possible;</w:t>
      </w:r>
      <w:proofErr w:type="gramEnd"/>
    </w:p>
    <w:p w14:paraId="68540E1E"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(2) Remedy the delay as quickly as possible; and</w:t>
      </w:r>
    </w:p>
    <w:p w14:paraId="7BAE7421" w14:textId="77777777" w:rsidR="00AF4798" w:rsidRPr="00E40C67" w:rsidRDefault="00AF4798" w:rsidP="00AF4798">
      <w:pPr>
        <w:spacing w:after="160" w:line="278" w:lineRule="auto"/>
        <w:rPr>
          <w:rFonts w:ascii="Arial" w:hAnsi="Arial" w:cs="Arial"/>
        </w:rPr>
      </w:pPr>
      <w:r w:rsidRPr="00E40C67">
        <w:rPr>
          <w:rFonts w:ascii="Arial" w:hAnsi="Arial" w:cs="Arial"/>
        </w:rPr>
        <w:t>(3) Notify the Contracting Officer when the occurrence is over.</w:t>
      </w:r>
    </w:p>
    <w:p w14:paraId="6EAA1105" w14:textId="77777777" w:rsidR="00AF4798" w:rsidRPr="00E40C67" w:rsidRDefault="00AF4798" w:rsidP="00AF4798">
      <w:pPr>
        <w:spacing w:after="160" w:line="278" w:lineRule="auto"/>
        <w:rPr>
          <w:rFonts w:ascii="Arial" w:hAnsi="Arial" w:cs="Arial"/>
        </w:rPr>
      </w:pPr>
      <w:r w:rsidRPr="00E40C67">
        <w:rPr>
          <w:rFonts w:ascii="Arial" w:hAnsi="Arial" w:cs="Arial"/>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0D5BD08D" w14:textId="77777777" w:rsidR="00AF4798" w:rsidRPr="00E40C67" w:rsidRDefault="00AF4798" w:rsidP="00AF4798">
      <w:pPr>
        <w:spacing w:after="160" w:line="278" w:lineRule="auto"/>
        <w:rPr>
          <w:rFonts w:ascii="Arial" w:hAnsi="Arial" w:cs="Arial"/>
        </w:rPr>
      </w:pPr>
      <w:r w:rsidRPr="00E40C67">
        <w:rPr>
          <w:rFonts w:ascii="Arial" w:hAnsi="Arial" w:cs="Arial"/>
        </w:rPr>
        <w:t>(h) </w:t>
      </w:r>
      <w:r w:rsidRPr="00E40C67">
        <w:rPr>
          <w:rFonts w:ascii="Arial" w:hAnsi="Arial" w:cs="Arial"/>
          <w:i/>
          <w:iCs/>
        </w:rPr>
        <w:t>Patent indemnity</w:t>
      </w:r>
      <w:r w:rsidRPr="00E40C67">
        <w:rPr>
          <w:rFonts w:ascii="Arial" w:hAnsi="Arial" w:cs="Arial"/>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165C5BB6" w14:textId="77777777" w:rsidR="00AF4798" w:rsidRPr="00E40C67" w:rsidRDefault="00AF4798" w:rsidP="00AF4798">
      <w:pPr>
        <w:spacing w:after="160" w:line="278" w:lineRule="auto"/>
        <w:rPr>
          <w:rFonts w:ascii="Arial" w:hAnsi="Arial" w:cs="Arial"/>
        </w:rPr>
      </w:pPr>
      <w:r w:rsidRPr="00E40C67">
        <w:rPr>
          <w:rFonts w:ascii="Arial" w:hAnsi="Arial" w:cs="Arial"/>
        </w:rPr>
        <w:t>(i) </w:t>
      </w:r>
      <w:r w:rsidRPr="00E40C67">
        <w:rPr>
          <w:rFonts w:ascii="Arial" w:hAnsi="Arial" w:cs="Arial"/>
          <w:i/>
          <w:iCs/>
        </w:rPr>
        <w:t>Payment</w:t>
      </w:r>
      <w:r w:rsidRPr="00E40C67">
        <w:rPr>
          <w:rFonts w:ascii="Arial" w:hAnsi="Arial" w:cs="Arial"/>
        </w:rPr>
        <w:t>—</w:t>
      </w:r>
    </w:p>
    <w:p w14:paraId="70370837" w14:textId="77777777" w:rsidR="00AF4798" w:rsidRPr="00E40C67" w:rsidRDefault="00AF4798" w:rsidP="00AF4798">
      <w:pPr>
        <w:spacing w:after="160" w:line="278" w:lineRule="auto"/>
        <w:rPr>
          <w:rFonts w:ascii="Arial" w:hAnsi="Arial" w:cs="Arial"/>
        </w:rPr>
      </w:pPr>
      <w:r w:rsidRPr="00E40C67">
        <w:rPr>
          <w:rFonts w:ascii="Arial" w:hAnsi="Arial" w:cs="Arial"/>
        </w:rPr>
        <w:t>(1) </w:t>
      </w:r>
      <w:r w:rsidRPr="00E40C67">
        <w:rPr>
          <w:rFonts w:ascii="Arial" w:hAnsi="Arial" w:cs="Arial"/>
          <w:i/>
          <w:iCs/>
        </w:rPr>
        <w:t>Items accepted</w:t>
      </w:r>
      <w:r w:rsidRPr="00E40C67">
        <w:rPr>
          <w:rFonts w:ascii="Arial" w:hAnsi="Arial" w:cs="Arial"/>
        </w:rPr>
        <w:t>. Payment shall be made for items accepted by the Government that have been delivered to the delivery destinations set forth in this contract.</w:t>
      </w:r>
    </w:p>
    <w:p w14:paraId="0A43218A" w14:textId="77777777" w:rsidR="00AF4798" w:rsidRPr="00E40C67" w:rsidRDefault="00AF4798" w:rsidP="00AF4798">
      <w:pPr>
        <w:spacing w:after="160" w:line="278" w:lineRule="auto"/>
        <w:rPr>
          <w:rFonts w:ascii="Arial" w:hAnsi="Arial" w:cs="Arial"/>
        </w:rPr>
      </w:pPr>
      <w:r w:rsidRPr="00E40C67">
        <w:rPr>
          <w:rFonts w:ascii="Arial" w:hAnsi="Arial" w:cs="Arial"/>
        </w:rPr>
        <w:t>(2) </w:t>
      </w:r>
      <w:r w:rsidRPr="00E40C67">
        <w:rPr>
          <w:rFonts w:ascii="Arial" w:hAnsi="Arial" w:cs="Arial"/>
          <w:i/>
          <w:iCs/>
        </w:rPr>
        <w:t>Prompt payment</w:t>
      </w:r>
      <w:r w:rsidRPr="00E40C67">
        <w:rPr>
          <w:rFonts w:ascii="Arial" w:hAnsi="Arial" w:cs="Arial"/>
        </w:rPr>
        <w:t>. The Government will make payment in accordance with the Prompt Payment Act ( </w:t>
      </w:r>
      <w:hyperlink r:id="rId17" w:tgtFrame="_blank" w:tooltip="31 U.S.C. 3903 (opens in a new window)" w:history="1">
        <w:r w:rsidRPr="00E40C67">
          <w:rPr>
            <w:rStyle w:val="Hyperlink"/>
            <w:rFonts w:ascii="Arial" w:hAnsi="Arial" w:cs="Arial"/>
          </w:rPr>
          <w:t>31 U.S.C. 3903</w:t>
        </w:r>
      </w:hyperlink>
      <w:r w:rsidRPr="00E40C67">
        <w:rPr>
          <w:rFonts w:ascii="Arial" w:hAnsi="Arial" w:cs="Arial"/>
        </w:rPr>
        <w:t>) and prompt payment regulations at 5 CFR part 1315.</w:t>
      </w:r>
    </w:p>
    <w:p w14:paraId="4C6A72D7" w14:textId="77777777" w:rsidR="00AF4798" w:rsidRPr="00E40C67" w:rsidRDefault="00AF4798" w:rsidP="00AF4798">
      <w:pPr>
        <w:spacing w:after="160" w:line="278" w:lineRule="auto"/>
        <w:rPr>
          <w:rFonts w:ascii="Arial" w:hAnsi="Arial" w:cs="Arial"/>
        </w:rPr>
      </w:pPr>
      <w:r w:rsidRPr="00E40C67">
        <w:rPr>
          <w:rFonts w:ascii="Arial" w:hAnsi="Arial" w:cs="Arial"/>
        </w:rPr>
        <w:t>(3) </w:t>
      </w:r>
      <w:r w:rsidRPr="00E40C67">
        <w:rPr>
          <w:rFonts w:ascii="Arial" w:hAnsi="Arial" w:cs="Arial"/>
          <w:i/>
          <w:iCs/>
        </w:rPr>
        <w:t>Discount</w:t>
      </w:r>
      <w:r w:rsidRPr="00E40C67">
        <w:rPr>
          <w:rFonts w:ascii="Arial" w:hAnsi="Arial" w:cs="Arial"/>
        </w:rPr>
        <w:t xml:space="preserve">. In connection with any discount offered for early payment, time shall be computed from the date of the invoice. </w:t>
      </w:r>
      <w:proofErr w:type="gramStart"/>
      <w:r w:rsidRPr="00E40C67">
        <w:rPr>
          <w:rFonts w:ascii="Arial" w:hAnsi="Arial" w:cs="Arial"/>
        </w:rPr>
        <w:t>For the purpose of</w:t>
      </w:r>
      <w:proofErr w:type="gramEnd"/>
      <w:r w:rsidRPr="00E40C67">
        <w:rPr>
          <w:rFonts w:ascii="Arial" w:hAnsi="Arial" w:cs="Arial"/>
        </w:rPr>
        <w:t xml:space="preserve"> computing the discount earned, payment shall be considered to have been made on the date that appears on the payment check or the specified payment date if an electronic funds transfer payment is made.</w:t>
      </w:r>
    </w:p>
    <w:p w14:paraId="2AC4756D" w14:textId="77777777" w:rsidR="00AF4798" w:rsidRPr="00E40C67" w:rsidRDefault="00AF4798" w:rsidP="00AF4798">
      <w:pPr>
        <w:spacing w:after="160" w:line="278" w:lineRule="auto"/>
        <w:rPr>
          <w:rFonts w:ascii="Arial" w:hAnsi="Arial" w:cs="Arial"/>
        </w:rPr>
      </w:pPr>
      <w:r w:rsidRPr="00E40C67">
        <w:rPr>
          <w:rFonts w:ascii="Arial" w:hAnsi="Arial" w:cs="Arial"/>
        </w:rPr>
        <w:t>(4) </w:t>
      </w:r>
      <w:r w:rsidRPr="00E40C67">
        <w:rPr>
          <w:rFonts w:ascii="Arial" w:hAnsi="Arial" w:cs="Arial"/>
          <w:i/>
          <w:iCs/>
        </w:rPr>
        <w:t>Overpayments</w:t>
      </w:r>
      <w:r w:rsidRPr="00E40C67">
        <w:rPr>
          <w:rFonts w:ascii="Arial" w:hAnsi="Arial" w:cs="Arial"/>
        </w:rPr>
        <w:t>. If the Contractor becomes aware of a duplicate contract financing or invoice payment or that the Government has otherwise overpaid on a contract financing or invoice payment, the Contractor shall—</w:t>
      </w:r>
    </w:p>
    <w:p w14:paraId="4DD9AFD6" w14:textId="77777777" w:rsidR="00AF4798" w:rsidRPr="00E40C67" w:rsidRDefault="00AF4798" w:rsidP="00AF4798">
      <w:pPr>
        <w:spacing w:after="160" w:line="278" w:lineRule="auto"/>
        <w:rPr>
          <w:rFonts w:ascii="Arial" w:hAnsi="Arial" w:cs="Arial"/>
        </w:rPr>
      </w:pPr>
      <w:r w:rsidRPr="00E40C67">
        <w:rPr>
          <w:rFonts w:ascii="Arial" w:hAnsi="Arial" w:cs="Arial"/>
        </w:rPr>
        <w:t>(i) Remit the overpayment amount to the payment office cited in the contract along with a description of the overpayment including the—</w:t>
      </w:r>
    </w:p>
    <w:p w14:paraId="333B8B65" w14:textId="77777777" w:rsidR="00AF4798" w:rsidRPr="00E40C67" w:rsidRDefault="00AF4798" w:rsidP="00AF4798">
      <w:pPr>
        <w:spacing w:after="160" w:line="278" w:lineRule="auto"/>
        <w:rPr>
          <w:rFonts w:ascii="Arial" w:hAnsi="Arial" w:cs="Arial"/>
        </w:rPr>
      </w:pPr>
      <w:r w:rsidRPr="00E40C67">
        <w:rPr>
          <w:rFonts w:ascii="Arial" w:hAnsi="Arial" w:cs="Arial"/>
        </w:rPr>
        <w:t>(A) Circumstances of the overpayment (</w:t>
      </w:r>
      <w:r w:rsidRPr="00E40C67">
        <w:rPr>
          <w:rFonts w:ascii="Arial" w:hAnsi="Arial" w:cs="Arial"/>
          <w:i/>
          <w:iCs/>
        </w:rPr>
        <w:t>e.g.</w:t>
      </w:r>
      <w:r w:rsidRPr="00E40C67">
        <w:rPr>
          <w:rFonts w:ascii="Arial" w:hAnsi="Arial" w:cs="Arial"/>
        </w:rPr>
        <w:t>, duplicate payment, erroneous payment, liquidation errors, date(s) of overpayment</w:t>
      </w:r>
      <w:proofErr w:type="gramStart"/>
      <w:r w:rsidRPr="00E40C67">
        <w:rPr>
          <w:rFonts w:ascii="Arial" w:hAnsi="Arial" w:cs="Arial"/>
        </w:rPr>
        <w:t>);</w:t>
      </w:r>
      <w:proofErr w:type="gramEnd"/>
    </w:p>
    <w:p w14:paraId="0E5F75B0"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(B) Affected contract number and delivery order number, if </w:t>
      </w:r>
      <w:proofErr w:type="gramStart"/>
      <w:r w:rsidRPr="00E40C67">
        <w:rPr>
          <w:rFonts w:ascii="Arial" w:hAnsi="Arial" w:cs="Arial"/>
        </w:rPr>
        <w:t>applicable;</w:t>
      </w:r>
      <w:proofErr w:type="gramEnd"/>
    </w:p>
    <w:p w14:paraId="7F32AC29"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(C) Affected line item or subline item, if </w:t>
      </w:r>
      <w:proofErr w:type="gramStart"/>
      <w:r w:rsidRPr="00E40C67">
        <w:rPr>
          <w:rFonts w:ascii="Arial" w:hAnsi="Arial" w:cs="Arial"/>
        </w:rPr>
        <w:t>applicable;</w:t>
      </w:r>
      <w:proofErr w:type="gramEnd"/>
    </w:p>
    <w:p w14:paraId="5603AF2F" w14:textId="77777777" w:rsidR="00AF4798" w:rsidRPr="00E40C67" w:rsidRDefault="00AF4798" w:rsidP="00AF4798">
      <w:pPr>
        <w:spacing w:after="160" w:line="278" w:lineRule="auto"/>
        <w:rPr>
          <w:rFonts w:ascii="Arial" w:hAnsi="Arial" w:cs="Arial"/>
        </w:rPr>
      </w:pPr>
      <w:r w:rsidRPr="00E40C67">
        <w:rPr>
          <w:rFonts w:ascii="Arial" w:hAnsi="Arial" w:cs="Arial"/>
        </w:rPr>
        <w:t>(D) Contractor point of contact; and</w:t>
      </w:r>
    </w:p>
    <w:p w14:paraId="66647583" w14:textId="77777777" w:rsidR="00AF4798" w:rsidRPr="00E40C67" w:rsidRDefault="00AF4798" w:rsidP="00AF4798">
      <w:pPr>
        <w:spacing w:after="160" w:line="278" w:lineRule="auto"/>
        <w:rPr>
          <w:rFonts w:ascii="Arial" w:hAnsi="Arial" w:cs="Arial"/>
        </w:rPr>
      </w:pPr>
      <w:r w:rsidRPr="00E40C67">
        <w:rPr>
          <w:rFonts w:ascii="Arial" w:hAnsi="Arial" w:cs="Arial"/>
        </w:rPr>
        <w:t>(ii) Provide a copy of the remittance and supporting documentation to the Contracting Officer.</w:t>
      </w:r>
    </w:p>
    <w:p w14:paraId="36FD21D2" w14:textId="77777777" w:rsidR="00AF4798" w:rsidRPr="00E40C67" w:rsidRDefault="00AF4798" w:rsidP="00AF4798">
      <w:pPr>
        <w:spacing w:after="160" w:line="278" w:lineRule="auto"/>
        <w:rPr>
          <w:rFonts w:ascii="Arial" w:hAnsi="Arial" w:cs="Arial"/>
        </w:rPr>
      </w:pPr>
      <w:r w:rsidRPr="00E40C67">
        <w:rPr>
          <w:rFonts w:ascii="Arial" w:hAnsi="Arial" w:cs="Arial"/>
        </w:rPr>
        <w:t>(5) </w:t>
      </w:r>
      <w:r w:rsidRPr="00E40C67">
        <w:rPr>
          <w:rFonts w:ascii="Arial" w:hAnsi="Arial" w:cs="Arial"/>
          <w:i/>
          <w:iCs/>
        </w:rPr>
        <w:t>Interest</w:t>
      </w:r>
      <w:r w:rsidRPr="00E40C67">
        <w:rPr>
          <w:rFonts w:ascii="Arial" w:hAnsi="Arial" w:cs="Arial"/>
        </w:rPr>
        <w:t>.</w:t>
      </w:r>
    </w:p>
    <w:p w14:paraId="2807391A" w14:textId="77777777" w:rsidR="00AF4798" w:rsidRPr="00E40C67" w:rsidRDefault="00AF4798" w:rsidP="00AF4798">
      <w:pPr>
        <w:spacing w:after="160" w:line="278" w:lineRule="auto"/>
        <w:rPr>
          <w:rFonts w:ascii="Arial" w:hAnsi="Arial" w:cs="Arial"/>
        </w:rPr>
      </w:pPr>
      <w:r w:rsidRPr="00E40C67">
        <w:rPr>
          <w:rFonts w:ascii="Arial" w:hAnsi="Arial" w:cs="Arial"/>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38265CAF"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(ii) The Government may issue a demand for payment to the Contractor upon finding a debt is due under the contract.</w:t>
      </w:r>
    </w:p>
    <w:p w14:paraId="32BE6EEE" w14:textId="77777777" w:rsidR="00AF4798" w:rsidRPr="00E40C67" w:rsidRDefault="00AF4798" w:rsidP="00AF4798">
      <w:pPr>
        <w:spacing w:after="160" w:line="278" w:lineRule="auto"/>
        <w:rPr>
          <w:rFonts w:ascii="Arial" w:hAnsi="Arial" w:cs="Arial"/>
        </w:rPr>
      </w:pPr>
      <w:r w:rsidRPr="00E40C67">
        <w:rPr>
          <w:rFonts w:ascii="Arial" w:hAnsi="Arial" w:cs="Arial"/>
        </w:rPr>
        <w:t>(iii) </w:t>
      </w:r>
      <w:r w:rsidRPr="00E40C67">
        <w:rPr>
          <w:rFonts w:ascii="Arial" w:hAnsi="Arial" w:cs="Arial"/>
          <w:i/>
          <w:iCs/>
        </w:rPr>
        <w:t>Final decisions</w:t>
      </w:r>
      <w:r w:rsidRPr="00E40C67">
        <w:rPr>
          <w:rFonts w:ascii="Arial" w:hAnsi="Arial" w:cs="Arial"/>
        </w:rPr>
        <w:t>. The Contracting Officer will issue a final decision as required by FAR part 33 if–</w:t>
      </w:r>
    </w:p>
    <w:p w14:paraId="4EB273A1"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(A) The Contracting Officer and the Contractor are unable to reach agreement on the existence or amount of a debt within 30 </w:t>
      </w:r>
      <w:proofErr w:type="gramStart"/>
      <w:r w:rsidRPr="00E40C67">
        <w:rPr>
          <w:rFonts w:ascii="Arial" w:hAnsi="Arial" w:cs="Arial"/>
        </w:rPr>
        <w:t>days;</w:t>
      </w:r>
      <w:proofErr w:type="gramEnd"/>
    </w:p>
    <w:p w14:paraId="2F0AD928" w14:textId="77777777" w:rsidR="00AF4798" w:rsidRPr="00E40C67" w:rsidRDefault="00AF4798" w:rsidP="00AF4798">
      <w:pPr>
        <w:spacing w:after="160" w:line="278" w:lineRule="auto"/>
        <w:rPr>
          <w:rFonts w:ascii="Arial" w:hAnsi="Arial" w:cs="Arial"/>
        </w:rPr>
      </w:pPr>
      <w:r w:rsidRPr="00E40C67">
        <w:rPr>
          <w:rFonts w:ascii="Arial" w:hAnsi="Arial" w:cs="Arial"/>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4E399C10" w14:textId="77777777" w:rsidR="00AF4798" w:rsidRPr="00E40C67" w:rsidRDefault="00AF4798" w:rsidP="00AF4798">
      <w:pPr>
        <w:spacing w:after="160" w:line="278" w:lineRule="auto"/>
        <w:rPr>
          <w:rFonts w:ascii="Arial" w:hAnsi="Arial" w:cs="Arial"/>
        </w:rPr>
      </w:pPr>
      <w:r w:rsidRPr="00E40C67">
        <w:rPr>
          <w:rFonts w:ascii="Arial" w:hAnsi="Arial" w:cs="Arial"/>
        </w:rPr>
        <w:t>(C) The Contractor requests a deferment of collection on a debt previously demanded by the Contracting Officer (see FAR part 32).</w:t>
      </w:r>
    </w:p>
    <w:p w14:paraId="1324E510" w14:textId="77777777" w:rsidR="00AF4798" w:rsidRPr="00E40C67" w:rsidRDefault="00AF4798" w:rsidP="00AF4798">
      <w:pPr>
        <w:spacing w:after="160" w:line="278" w:lineRule="auto"/>
        <w:rPr>
          <w:rFonts w:ascii="Arial" w:hAnsi="Arial" w:cs="Arial"/>
        </w:rPr>
      </w:pPr>
      <w:r w:rsidRPr="00E40C67">
        <w:rPr>
          <w:rFonts w:ascii="Arial" w:hAnsi="Arial" w:cs="Arial"/>
        </w:rPr>
        <w:t>(iv) If a demand for payment was previously issued for the debt, the demand for payment included in the final decision shall identify the same due date as the original demand for payment.</w:t>
      </w:r>
    </w:p>
    <w:p w14:paraId="097442B9" w14:textId="77777777" w:rsidR="00AF4798" w:rsidRPr="00E40C67" w:rsidRDefault="00AF4798" w:rsidP="00AF4798">
      <w:pPr>
        <w:spacing w:after="160" w:line="278" w:lineRule="auto"/>
        <w:rPr>
          <w:rFonts w:ascii="Arial" w:hAnsi="Arial" w:cs="Arial"/>
        </w:rPr>
      </w:pPr>
      <w:r w:rsidRPr="00E40C67">
        <w:rPr>
          <w:rFonts w:ascii="Arial" w:hAnsi="Arial" w:cs="Arial"/>
        </w:rPr>
        <w:t>(v) Amounts shall be due at the earliest of the following dates:</w:t>
      </w:r>
    </w:p>
    <w:p w14:paraId="4C30779E" w14:textId="77777777" w:rsidR="00AF4798" w:rsidRPr="00E40C67" w:rsidRDefault="00AF4798" w:rsidP="00AF4798">
      <w:pPr>
        <w:spacing w:after="160" w:line="278" w:lineRule="auto"/>
        <w:rPr>
          <w:rFonts w:ascii="Arial" w:hAnsi="Arial" w:cs="Arial"/>
        </w:rPr>
      </w:pPr>
      <w:r w:rsidRPr="00E40C67">
        <w:rPr>
          <w:rFonts w:ascii="Arial" w:hAnsi="Arial" w:cs="Arial"/>
        </w:rPr>
        <w:t>(A) The date fixed under this contract.</w:t>
      </w:r>
    </w:p>
    <w:p w14:paraId="7A69BC04" w14:textId="77777777" w:rsidR="00AF4798" w:rsidRPr="00E40C67" w:rsidRDefault="00AF4798" w:rsidP="00AF4798">
      <w:pPr>
        <w:spacing w:after="160" w:line="278" w:lineRule="auto"/>
        <w:rPr>
          <w:rFonts w:ascii="Arial" w:hAnsi="Arial" w:cs="Arial"/>
        </w:rPr>
      </w:pPr>
      <w:r w:rsidRPr="00E40C67">
        <w:rPr>
          <w:rFonts w:ascii="Arial" w:hAnsi="Arial" w:cs="Arial"/>
        </w:rPr>
        <w:t>(B) The date of the first written demand for payment, including any demand for payment resulting from a termination for cause.</w:t>
      </w:r>
    </w:p>
    <w:p w14:paraId="455EDA91" w14:textId="77777777" w:rsidR="00AF4798" w:rsidRPr="00E40C67" w:rsidRDefault="00AF4798" w:rsidP="00AF4798">
      <w:pPr>
        <w:spacing w:after="160" w:line="278" w:lineRule="auto"/>
        <w:rPr>
          <w:rFonts w:ascii="Arial" w:hAnsi="Arial" w:cs="Arial"/>
        </w:rPr>
      </w:pPr>
      <w:r w:rsidRPr="00E40C67">
        <w:rPr>
          <w:rFonts w:ascii="Arial" w:hAnsi="Arial" w:cs="Arial"/>
        </w:rPr>
        <w:t>(vi) The interest charge shall be computed for the actual number of calendar days involved beginning on the due date and ending on-</w:t>
      </w:r>
    </w:p>
    <w:p w14:paraId="62F3C2EB"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(A) The date on which the designated office receives payment from the </w:t>
      </w:r>
      <w:proofErr w:type="gramStart"/>
      <w:r w:rsidRPr="00E40C67">
        <w:rPr>
          <w:rFonts w:ascii="Arial" w:hAnsi="Arial" w:cs="Arial"/>
        </w:rPr>
        <w:t>Contractor;</w:t>
      </w:r>
      <w:proofErr w:type="gramEnd"/>
    </w:p>
    <w:p w14:paraId="3C898DD5"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(B) The date of issuance of a </w:t>
      </w:r>
      <w:proofErr w:type="gramStart"/>
      <w:r w:rsidRPr="00E40C67">
        <w:rPr>
          <w:rFonts w:ascii="Arial" w:hAnsi="Arial" w:cs="Arial"/>
        </w:rPr>
        <w:t>Government</w:t>
      </w:r>
      <w:proofErr w:type="gramEnd"/>
      <w:r w:rsidRPr="00E40C67">
        <w:rPr>
          <w:rFonts w:ascii="Arial" w:hAnsi="Arial" w:cs="Arial"/>
        </w:rPr>
        <w:t xml:space="preserve"> check to the Contractor from which an amount otherwise payable has been withheld as a credit against the contract debt; or</w:t>
      </w:r>
    </w:p>
    <w:p w14:paraId="041303C4" w14:textId="77777777" w:rsidR="00AF4798" w:rsidRPr="00E40C67" w:rsidRDefault="00AF4798" w:rsidP="00AF4798">
      <w:pPr>
        <w:spacing w:after="160" w:line="278" w:lineRule="auto"/>
        <w:rPr>
          <w:rFonts w:ascii="Arial" w:hAnsi="Arial" w:cs="Arial"/>
        </w:rPr>
      </w:pPr>
      <w:r w:rsidRPr="00E40C67">
        <w:rPr>
          <w:rFonts w:ascii="Arial" w:hAnsi="Arial" w:cs="Arial"/>
        </w:rPr>
        <w:t>(C) The date on which an amount withheld and applied to the contract debt would otherwise have become payable to the Contractor.</w:t>
      </w:r>
    </w:p>
    <w:p w14:paraId="68843271" w14:textId="77777777" w:rsidR="00AF4798" w:rsidRPr="00E40C67" w:rsidRDefault="00AF4798" w:rsidP="00AF4798">
      <w:pPr>
        <w:spacing w:after="160" w:line="278" w:lineRule="auto"/>
        <w:rPr>
          <w:rFonts w:ascii="Arial" w:hAnsi="Arial" w:cs="Arial"/>
        </w:rPr>
      </w:pPr>
      <w:r w:rsidRPr="00E40C67">
        <w:rPr>
          <w:rFonts w:ascii="Arial" w:hAnsi="Arial" w:cs="Arial"/>
        </w:rPr>
        <w:t>(vii) The interest charge made under this clause may be reduced under the procedures for interest credits prescribed in FAR part 32 in effect on the date of this contract.</w:t>
      </w:r>
    </w:p>
    <w:p w14:paraId="32901AC1" w14:textId="77777777" w:rsidR="00AF4798" w:rsidRPr="00E40C67" w:rsidRDefault="00AF4798" w:rsidP="00AF4798">
      <w:pPr>
        <w:spacing w:after="160" w:line="278" w:lineRule="auto"/>
        <w:rPr>
          <w:rFonts w:ascii="Arial" w:hAnsi="Arial" w:cs="Arial"/>
        </w:rPr>
      </w:pPr>
      <w:r w:rsidRPr="00E40C67">
        <w:rPr>
          <w:rFonts w:ascii="Arial" w:hAnsi="Arial" w:cs="Arial"/>
        </w:rPr>
        <w:t>(j) </w:t>
      </w:r>
      <w:r w:rsidRPr="00E40C67">
        <w:rPr>
          <w:rFonts w:ascii="Arial" w:hAnsi="Arial" w:cs="Arial"/>
          <w:i/>
          <w:iCs/>
        </w:rPr>
        <w:t>Risk of loss</w:t>
      </w:r>
      <w:r w:rsidRPr="00E40C67">
        <w:rPr>
          <w:rFonts w:ascii="Arial" w:hAnsi="Arial" w:cs="Arial"/>
        </w:rPr>
        <w:t>. Unless the contract specifically provides otherwise, risk of loss or damage to the supplies provided under this contract shall remain with the Contractor until, and shall pass to the Government upon—</w:t>
      </w:r>
    </w:p>
    <w:p w14:paraId="5D5F21B2" w14:textId="77777777" w:rsidR="00AF4798" w:rsidRPr="00E40C67" w:rsidRDefault="00AF4798" w:rsidP="00AF4798">
      <w:pPr>
        <w:spacing w:after="160" w:line="278" w:lineRule="auto"/>
        <w:rPr>
          <w:rFonts w:ascii="Arial" w:hAnsi="Arial" w:cs="Arial"/>
        </w:rPr>
      </w:pPr>
      <w:r w:rsidRPr="00E40C67">
        <w:rPr>
          <w:rFonts w:ascii="Arial" w:hAnsi="Arial" w:cs="Arial"/>
        </w:rPr>
        <w:t>(1) Delivery of the supplies to a carrier, if transportation is f.o.b. origin; or</w:t>
      </w:r>
    </w:p>
    <w:p w14:paraId="259CA3B9" w14:textId="77777777" w:rsidR="00AF4798" w:rsidRPr="00E40C67" w:rsidRDefault="00AF4798" w:rsidP="00AF4798">
      <w:pPr>
        <w:spacing w:after="160" w:line="278" w:lineRule="auto"/>
        <w:rPr>
          <w:rFonts w:ascii="Arial" w:hAnsi="Arial" w:cs="Arial"/>
        </w:rPr>
      </w:pPr>
      <w:r w:rsidRPr="00E40C67">
        <w:rPr>
          <w:rFonts w:ascii="Arial" w:hAnsi="Arial" w:cs="Arial"/>
        </w:rPr>
        <w:t>(2) Delivery of the supplies to the Government at the destination specified in the contract, if transportation is f.o.b. destination.</w:t>
      </w:r>
    </w:p>
    <w:p w14:paraId="0541C5EE" w14:textId="77777777" w:rsidR="00AF4798" w:rsidRPr="00E40C67" w:rsidRDefault="00AF4798" w:rsidP="00AF4798">
      <w:pPr>
        <w:spacing w:after="160" w:line="278" w:lineRule="auto"/>
        <w:rPr>
          <w:rFonts w:ascii="Arial" w:hAnsi="Arial" w:cs="Arial"/>
        </w:rPr>
      </w:pPr>
      <w:r w:rsidRPr="00E40C67">
        <w:rPr>
          <w:rFonts w:ascii="Arial" w:hAnsi="Arial" w:cs="Arial"/>
        </w:rPr>
        <w:t>(k) </w:t>
      </w:r>
      <w:r w:rsidRPr="00E40C67">
        <w:rPr>
          <w:rFonts w:ascii="Arial" w:hAnsi="Arial" w:cs="Arial"/>
          <w:i/>
          <w:iCs/>
        </w:rPr>
        <w:t>Taxes</w:t>
      </w:r>
      <w:r w:rsidRPr="00E40C67">
        <w:rPr>
          <w:rFonts w:ascii="Arial" w:hAnsi="Arial" w:cs="Arial"/>
        </w:rPr>
        <w:t>. The contract price includes all applicable Federal, State, and local taxes and duties.</w:t>
      </w:r>
    </w:p>
    <w:p w14:paraId="4752E725" w14:textId="77777777" w:rsidR="00AF4798" w:rsidRPr="00E40C67" w:rsidRDefault="00AF4798" w:rsidP="00AF4798">
      <w:pPr>
        <w:spacing w:after="160" w:line="278" w:lineRule="auto"/>
        <w:rPr>
          <w:rFonts w:ascii="Arial" w:hAnsi="Arial" w:cs="Arial"/>
        </w:rPr>
      </w:pPr>
      <w:r w:rsidRPr="00E40C67">
        <w:rPr>
          <w:rFonts w:ascii="Arial" w:hAnsi="Arial" w:cs="Arial"/>
        </w:rPr>
        <w:t>(l) </w:t>
      </w:r>
      <w:r w:rsidRPr="00E40C67">
        <w:rPr>
          <w:rFonts w:ascii="Arial" w:hAnsi="Arial" w:cs="Arial"/>
          <w:i/>
          <w:iCs/>
        </w:rPr>
        <w:t>Termination for the Government’s convenience</w:t>
      </w:r>
      <w:r w:rsidRPr="00E40C67">
        <w:rPr>
          <w:rFonts w:ascii="Arial" w:hAnsi="Arial" w:cs="Arial"/>
        </w:rPr>
        <w:t xml:space="preserve">. The Government reserves the right to terminate this contract, or any part hereof, for its sole convenience. In the event of such </w:t>
      </w:r>
      <w:r w:rsidRPr="00E40C67">
        <w:rPr>
          <w:rFonts w:ascii="Arial" w:hAnsi="Arial" w:cs="Arial"/>
        </w:rPr>
        <w:lastRenderedPageBreak/>
        <w:t xml:space="preserve">termination, the Contractor shall immediately stop all work and shall immediately cause </w:t>
      </w:r>
      <w:proofErr w:type="gramStart"/>
      <w:r w:rsidRPr="00E40C67">
        <w:rPr>
          <w:rFonts w:ascii="Arial" w:hAnsi="Arial" w:cs="Arial"/>
        </w:rPr>
        <w:t>any and all</w:t>
      </w:r>
      <w:proofErr w:type="gramEnd"/>
      <w:r w:rsidRPr="00E40C67">
        <w:rPr>
          <w:rFonts w:ascii="Arial" w:hAnsi="Arial" w:cs="Arial"/>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27A4C4F" w14:textId="77777777" w:rsidR="00AF4798" w:rsidRPr="00E40C67" w:rsidRDefault="00AF4798" w:rsidP="00AF4798">
      <w:pPr>
        <w:spacing w:after="160" w:line="278" w:lineRule="auto"/>
        <w:rPr>
          <w:rFonts w:ascii="Arial" w:hAnsi="Arial" w:cs="Arial"/>
        </w:rPr>
      </w:pPr>
      <w:r w:rsidRPr="00E40C67">
        <w:rPr>
          <w:rFonts w:ascii="Arial" w:hAnsi="Arial" w:cs="Arial"/>
        </w:rPr>
        <w:t>(m) </w:t>
      </w:r>
      <w:r w:rsidRPr="00E40C67">
        <w:rPr>
          <w:rFonts w:ascii="Arial" w:hAnsi="Arial" w:cs="Arial"/>
          <w:i/>
          <w:iCs/>
        </w:rPr>
        <w:t>Termination for cause</w:t>
      </w:r>
      <w:r w:rsidRPr="00E40C67">
        <w:rPr>
          <w:rFonts w:ascii="Arial" w:hAnsi="Arial" w:cs="Arial"/>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w:t>
      </w:r>
      <w:proofErr w:type="gramStart"/>
      <w:r w:rsidRPr="00E40C67">
        <w:rPr>
          <w:rFonts w:ascii="Arial" w:hAnsi="Arial" w:cs="Arial"/>
        </w:rPr>
        <w:t>termination for cause</w:t>
      </w:r>
      <w:proofErr w:type="gramEnd"/>
      <w:r w:rsidRPr="00E40C67">
        <w:rPr>
          <w:rFonts w:ascii="Arial" w:hAnsi="Arial" w:cs="Arial"/>
        </w:rPr>
        <w:t xml:space="preserve">, the Government shall not be liable to the Contractor for any amount for supplies or services not accepted, and the Contractor shall be liable to the Government for </w:t>
      </w:r>
      <w:proofErr w:type="gramStart"/>
      <w:r w:rsidRPr="00E40C67">
        <w:rPr>
          <w:rFonts w:ascii="Arial" w:hAnsi="Arial" w:cs="Arial"/>
        </w:rPr>
        <w:t>any and all</w:t>
      </w:r>
      <w:proofErr w:type="gramEnd"/>
      <w:r w:rsidRPr="00E40C67">
        <w:rPr>
          <w:rFonts w:ascii="Arial" w:hAnsi="Arial" w:cs="Arial"/>
        </w:rPr>
        <w:t xml:space="preserve"> rights and remedies provided by law. If it is determined that the Government improperly terminated this contract for default, such termination shall be deemed a termination for convenience.</w:t>
      </w:r>
    </w:p>
    <w:p w14:paraId="38CE52AF" w14:textId="77777777" w:rsidR="00AF4798" w:rsidRPr="00E40C67" w:rsidRDefault="00AF4798" w:rsidP="00AF4798">
      <w:pPr>
        <w:spacing w:after="160" w:line="278" w:lineRule="auto"/>
        <w:rPr>
          <w:rFonts w:ascii="Arial" w:hAnsi="Arial" w:cs="Arial"/>
        </w:rPr>
      </w:pPr>
      <w:r w:rsidRPr="00E40C67">
        <w:rPr>
          <w:rFonts w:ascii="Arial" w:hAnsi="Arial" w:cs="Arial"/>
        </w:rPr>
        <w:t>(n) </w:t>
      </w:r>
      <w:r w:rsidRPr="00E40C67">
        <w:rPr>
          <w:rFonts w:ascii="Arial" w:hAnsi="Arial" w:cs="Arial"/>
          <w:i/>
          <w:iCs/>
        </w:rPr>
        <w:t>Title</w:t>
      </w:r>
      <w:r w:rsidRPr="00E40C67">
        <w:rPr>
          <w:rFonts w:ascii="Arial" w:hAnsi="Arial" w:cs="Arial"/>
        </w:rPr>
        <w:t>. Unless specified elsewhere in this contract, title to items furnished under this contract shall pass to the Government upon acceptance, regardless of when or where the Government takes physical possession.</w:t>
      </w:r>
    </w:p>
    <w:p w14:paraId="5E46D133" w14:textId="77777777" w:rsidR="00AF4798" w:rsidRPr="00E40C67" w:rsidRDefault="00AF4798" w:rsidP="00AF4798">
      <w:pPr>
        <w:spacing w:after="160" w:line="278" w:lineRule="auto"/>
        <w:rPr>
          <w:rFonts w:ascii="Arial" w:hAnsi="Arial" w:cs="Arial"/>
        </w:rPr>
      </w:pPr>
      <w:r w:rsidRPr="00E40C67">
        <w:rPr>
          <w:rFonts w:ascii="Arial" w:hAnsi="Arial" w:cs="Arial"/>
        </w:rPr>
        <w:t>(o) </w:t>
      </w:r>
      <w:r w:rsidRPr="00E40C67">
        <w:rPr>
          <w:rFonts w:ascii="Arial" w:hAnsi="Arial" w:cs="Arial"/>
          <w:i/>
          <w:iCs/>
        </w:rPr>
        <w:t>Warranty</w:t>
      </w:r>
      <w:r w:rsidRPr="00E40C67">
        <w:rPr>
          <w:rFonts w:ascii="Arial" w:hAnsi="Arial" w:cs="Arial"/>
        </w:rPr>
        <w:t>. The Contractor warrants and implies that the items delivered under this contract are merchantable and fit for use for the particular purpose described in this contract.</w:t>
      </w:r>
    </w:p>
    <w:p w14:paraId="5DD47242" w14:textId="77777777" w:rsidR="00AF4798" w:rsidRPr="00E40C67" w:rsidRDefault="00AF4798" w:rsidP="00AF4798">
      <w:pPr>
        <w:spacing w:after="160" w:line="278" w:lineRule="auto"/>
        <w:rPr>
          <w:rFonts w:ascii="Arial" w:hAnsi="Arial" w:cs="Arial"/>
        </w:rPr>
      </w:pPr>
      <w:r w:rsidRPr="00E40C67">
        <w:rPr>
          <w:rFonts w:ascii="Arial" w:hAnsi="Arial" w:cs="Arial"/>
        </w:rPr>
        <w:t>(p) </w:t>
      </w:r>
      <w:r w:rsidRPr="00E40C67">
        <w:rPr>
          <w:rFonts w:ascii="Arial" w:hAnsi="Arial" w:cs="Arial"/>
          <w:i/>
          <w:iCs/>
        </w:rPr>
        <w:t>Limitation of liability</w:t>
      </w:r>
      <w:r w:rsidRPr="00E40C67">
        <w:rPr>
          <w:rFonts w:ascii="Arial" w:hAnsi="Arial" w:cs="Arial"/>
        </w:rPr>
        <w:t>. Except as otherwise provided by an express warranty, the Contractor will not be liable to the Government for consequential damages resulting from any defect or deficiencies in accepted items.</w:t>
      </w:r>
    </w:p>
    <w:p w14:paraId="3A303AEC" w14:textId="77777777" w:rsidR="00AF4798" w:rsidRPr="00E40C67" w:rsidRDefault="00AF4798" w:rsidP="00AF4798">
      <w:pPr>
        <w:spacing w:after="160" w:line="278" w:lineRule="auto"/>
        <w:rPr>
          <w:rFonts w:ascii="Arial" w:hAnsi="Arial" w:cs="Arial"/>
        </w:rPr>
      </w:pPr>
      <w:r w:rsidRPr="00E40C67">
        <w:rPr>
          <w:rFonts w:ascii="Arial" w:hAnsi="Arial" w:cs="Arial"/>
        </w:rPr>
        <w:t>(q) </w:t>
      </w:r>
      <w:r w:rsidRPr="00E40C67">
        <w:rPr>
          <w:rFonts w:ascii="Arial" w:hAnsi="Arial" w:cs="Arial"/>
          <w:i/>
          <w:iCs/>
        </w:rPr>
        <w:t>Compliance with laws unique to Government contracts</w:t>
      </w:r>
      <w:r w:rsidRPr="00E40C67">
        <w:rPr>
          <w:rFonts w:ascii="Arial" w:hAnsi="Arial" w:cs="Arial"/>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67514D9E" w14:textId="77777777" w:rsidR="00AF4798" w:rsidRPr="00E40C67" w:rsidRDefault="00AF4798" w:rsidP="00AF4798">
      <w:pPr>
        <w:spacing w:after="160" w:line="278" w:lineRule="auto"/>
        <w:rPr>
          <w:rFonts w:ascii="Arial" w:hAnsi="Arial" w:cs="Arial"/>
        </w:rPr>
      </w:pPr>
      <w:r w:rsidRPr="00E40C67">
        <w:rPr>
          <w:rFonts w:ascii="Arial" w:hAnsi="Arial" w:cs="Arial"/>
        </w:rPr>
        <w:t>(r) </w:t>
      </w:r>
      <w:r w:rsidRPr="00E40C67">
        <w:rPr>
          <w:rFonts w:ascii="Arial" w:hAnsi="Arial" w:cs="Arial"/>
          <w:i/>
          <w:iCs/>
        </w:rPr>
        <w:t>Order of precedence</w:t>
      </w:r>
      <w:r w:rsidRPr="00E40C67">
        <w:rPr>
          <w:rFonts w:ascii="Arial" w:hAnsi="Arial" w:cs="Arial"/>
        </w:rPr>
        <w:t>. Any inconsistencies in this solicitation or contract shall be resolved by giving precedence in the following order:</w:t>
      </w:r>
    </w:p>
    <w:p w14:paraId="351B9717" w14:textId="77777777" w:rsidR="00AF4798" w:rsidRPr="00E40C67" w:rsidRDefault="00AF4798" w:rsidP="00AF4798">
      <w:pPr>
        <w:spacing w:after="160" w:line="278" w:lineRule="auto"/>
        <w:rPr>
          <w:rFonts w:ascii="Arial" w:hAnsi="Arial" w:cs="Arial"/>
        </w:rPr>
      </w:pPr>
      <w:r w:rsidRPr="00E40C67">
        <w:rPr>
          <w:rFonts w:ascii="Arial" w:hAnsi="Arial" w:cs="Arial"/>
        </w:rPr>
        <w:t>(1) The schedule of supplies/</w:t>
      </w:r>
      <w:proofErr w:type="gramStart"/>
      <w:r w:rsidRPr="00E40C67">
        <w:rPr>
          <w:rFonts w:ascii="Arial" w:hAnsi="Arial" w:cs="Arial"/>
        </w:rPr>
        <w:t>services;</w:t>
      </w:r>
      <w:proofErr w:type="gramEnd"/>
    </w:p>
    <w:p w14:paraId="7E802E62" w14:textId="77777777" w:rsidR="00AF4798" w:rsidRPr="00E40C67" w:rsidRDefault="00AF4798" w:rsidP="00AF4798">
      <w:pPr>
        <w:spacing w:after="160" w:line="278" w:lineRule="auto"/>
        <w:rPr>
          <w:rFonts w:ascii="Arial" w:hAnsi="Arial" w:cs="Arial"/>
        </w:rPr>
      </w:pPr>
      <w:r w:rsidRPr="00E40C67">
        <w:rPr>
          <w:rFonts w:ascii="Arial" w:hAnsi="Arial" w:cs="Arial"/>
        </w:rPr>
        <w:t>(2) </w:t>
      </w:r>
      <w:proofErr w:type="gramStart"/>
      <w:r w:rsidRPr="00E40C67">
        <w:rPr>
          <w:rFonts w:ascii="Arial" w:hAnsi="Arial" w:cs="Arial"/>
        </w:rPr>
        <w:t>The Disputes</w:t>
      </w:r>
      <w:proofErr w:type="gramEnd"/>
      <w:r w:rsidRPr="00E40C67">
        <w:rPr>
          <w:rFonts w:ascii="Arial" w:hAnsi="Arial" w:cs="Arial"/>
        </w:rPr>
        <w:t xml:space="preserve">, Payments, Invoice, Compliance with Laws Unique to Government Contracts, and Unauthorized Obligations paragraphs of this </w:t>
      </w:r>
      <w:proofErr w:type="gramStart"/>
      <w:r w:rsidRPr="00E40C67">
        <w:rPr>
          <w:rFonts w:ascii="Arial" w:hAnsi="Arial" w:cs="Arial"/>
        </w:rPr>
        <w:t>clause;</w:t>
      </w:r>
      <w:proofErr w:type="gramEnd"/>
    </w:p>
    <w:p w14:paraId="16806E6C"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(3) Other contract clauses incorporated in the solicitation or </w:t>
      </w:r>
      <w:proofErr w:type="gramStart"/>
      <w:r w:rsidRPr="00E40C67">
        <w:rPr>
          <w:rFonts w:ascii="Arial" w:hAnsi="Arial" w:cs="Arial"/>
        </w:rPr>
        <w:t>contract;</w:t>
      </w:r>
      <w:proofErr w:type="gramEnd"/>
    </w:p>
    <w:p w14:paraId="5818F2C9"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(4) Addenda to this solicitation or </w:t>
      </w:r>
      <w:proofErr w:type="gramStart"/>
      <w:r w:rsidRPr="00E40C67">
        <w:rPr>
          <w:rFonts w:ascii="Arial" w:hAnsi="Arial" w:cs="Arial"/>
        </w:rPr>
        <w:t>contract;</w:t>
      </w:r>
      <w:proofErr w:type="gramEnd"/>
    </w:p>
    <w:p w14:paraId="5026E2C8"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(5) Solicitation provisions incorporated in the </w:t>
      </w:r>
      <w:proofErr w:type="gramStart"/>
      <w:r w:rsidRPr="00E40C67">
        <w:rPr>
          <w:rFonts w:ascii="Arial" w:hAnsi="Arial" w:cs="Arial"/>
        </w:rPr>
        <w:t>solicitation;</w:t>
      </w:r>
      <w:proofErr w:type="gramEnd"/>
    </w:p>
    <w:p w14:paraId="7ED703B8"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(6) Other paragraphs of this </w:t>
      </w:r>
      <w:proofErr w:type="gramStart"/>
      <w:r w:rsidRPr="00E40C67">
        <w:rPr>
          <w:rFonts w:ascii="Arial" w:hAnsi="Arial" w:cs="Arial"/>
        </w:rPr>
        <w:t>clause;</w:t>
      </w:r>
      <w:proofErr w:type="gramEnd"/>
    </w:p>
    <w:p w14:paraId="19B6ADB8"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(7) Other documents, exhibits, and attachments; and</w:t>
      </w:r>
    </w:p>
    <w:p w14:paraId="103339B3" w14:textId="77777777" w:rsidR="00AF4798" w:rsidRPr="00E40C67" w:rsidRDefault="00AF4798" w:rsidP="00AF4798">
      <w:pPr>
        <w:spacing w:after="160" w:line="278" w:lineRule="auto"/>
        <w:rPr>
          <w:rFonts w:ascii="Arial" w:hAnsi="Arial" w:cs="Arial"/>
        </w:rPr>
      </w:pPr>
      <w:r w:rsidRPr="00E40C67">
        <w:rPr>
          <w:rFonts w:ascii="Arial" w:hAnsi="Arial" w:cs="Arial"/>
        </w:rPr>
        <w:t>(8) The specification.</w:t>
      </w:r>
    </w:p>
    <w:p w14:paraId="183930F1" w14:textId="77777777" w:rsidR="00AF4798" w:rsidRPr="00E40C67" w:rsidRDefault="00AF4798" w:rsidP="00AF4798">
      <w:pPr>
        <w:spacing w:after="160" w:line="278" w:lineRule="auto"/>
        <w:rPr>
          <w:rFonts w:ascii="Arial" w:hAnsi="Arial" w:cs="Arial"/>
        </w:rPr>
      </w:pPr>
      <w:r w:rsidRPr="00E40C67">
        <w:rPr>
          <w:rFonts w:ascii="Arial" w:hAnsi="Arial" w:cs="Arial"/>
        </w:rPr>
        <w:t>(s) </w:t>
      </w:r>
      <w:r w:rsidRPr="00E40C67">
        <w:rPr>
          <w:rFonts w:ascii="Arial" w:hAnsi="Arial" w:cs="Arial"/>
          <w:i/>
          <w:iCs/>
        </w:rPr>
        <w:t>Unauthorized obligations</w:t>
      </w:r>
      <w:r w:rsidRPr="00E40C67">
        <w:rPr>
          <w:rFonts w:ascii="Arial" w:hAnsi="Arial" w:cs="Arial"/>
        </w:rPr>
        <w:t>.</w:t>
      </w:r>
    </w:p>
    <w:p w14:paraId="651747C5" w14:textId="77777777" w:rsidR="00AF4798" w:rsidRPr="00E40C67" w:rsidRDefault="00AF4798" w:rsidP="00AF4798">
      <w:pPr>
        <w:spacing w:after="160" w:line="278" w:lineRule="auto"/>
        <w:rPr>
          <w:rFonts w:ascii="Arial" w:hAnsi="Arial" w:cs="Arial"/>
        </w:rPr>
      </w:pPr>
      <w:r w:rsidRPr="00E40C67">
        <w:rPr>
          <w:rFonts w:ascii="Arial" w:hAnsi="Arial" w:cs="Arial"/>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49292F93" w14:textId="77777777" w:rsidR="00AF4798" w:rsidRPr="00E40C67" w:rsidRDefault="00AF4798" w:rsidP="00AF4798">
      <w:pPr>
        <w:spacing w:after="160" w:line="278" w:lineRule="auto"/>
        <w:rPr>
          <w:rFonts w:ascii="Arial" w:hAnsi="Arial" w:cs="Arial"/>
        </w:rPr>
      </w:pPr>
      <w:r w:rsidRPr="00E40C67">
        <w:rPr>
          <w:rFonts w:ascii="Arial" w:hAnsi="Arial" w:cs="Arial"/>
        </w:rPr>
        <w:t>(i) Any such clause is unenforceable against the Government.</w:t>
      </w:r>
    </w:p>
    <w:p w14:paraId="4C130087" w14:textId="77777777" w:rsidR="00AF4798" w:rsidRPr="00E40C67" w:rsidRDefault="00AF4798" w:rsidP="00AF4798">
      <w:pPr>
        <w:spacing w:after="160" w:line="278" w:lineRule="auto"/>
        <w:rPr>
          <w:rFonts w:ascii="Arial" w:hAnsi="Arial" w:cs="Arial"/>
        </w:rPr>
      </w:pPr>
      <w:r w:rsidRPr="00E40C67">
        <w:rPr>
          <w:rFonts w:ascii="Arial" w:hAnsi="Arial" w:cs="Arial"/>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10082AFD" w14:textId="77777777" w:rsidR="00AF4798" w:rsidRPr="00E40C67" w:rsidRDefault="00AF4798" w:rsidP="00AF4798">
      <w:pPr>
        <w:spacing w:after="160" w:line="278" w:lineRule="auto"/>
        <w:rPr>
          <w:rFonts w:ascii="Arial" w:hAnsi="Arial" w:cs="Arial"/>
        </w:rPr>
      </w:pPr>
      <w:r w:rsidRPr="00E40C67">
        <w:rPr>
          <w:rFonts w:ascii="Arial" w:hAnsi="Arial" w:cs="Arial"/>
        </w:rPr>
        <w:t>(iii) Any such clause is deemed to be stricken from the EULA, TOS, or similar legal instrument or agreement.</w:t>
      </w:r>
    </w:p>
    <w:p w14:paraId="2465EDA0" w14:textId="77777777" w:rsidR="00AF4798" w:rsidRPr="00E40C67" w:rsidRDefault="00AF4798" w:rsidP="00AF4798">
      <w:pPr>
        <w:spacing w:after="160" w:line="278" w:lineRule="auto"/>
        <w:rPr>
          <w:rFonts w:ascii="Arial" w:hAnsi="Arial" w:cs="Arial"/>
        </w:rPr>
      </w:pPr>
      <w:r w:rsidRPr="00E40C67">
        <w:rPr>
          <w:rFonts w:ascii="Arial" w:hAnsi="Arial" w:cs="Arial"/>
        </w:rPr>
        <w:t>(2) Paragraph (s)(1) of this clause does not apply to indemnification by the Government that is expressly authorized by statute and specifically authorized under applicable agency regulations and procedures.</w:t>
      </w:r>
    </w:p>
    <w:p w14:paraId="7559D210" w14:textId="77777777" w:rsidR="00AF4798" w:rsidRPr="00E40C67" w:rsidRDefault="00AF4798" w:rsidP="00AF4798">
      <w:pPr>
        <w:spacing w:after="160" w:line="278" w:lineRule="auto"/>
        <w:rPr>
          <w:rFonts w:ascii="Arial" w:hAnsi="Arial" w:cs="Arial"/>
        </w:rPr>
      </w:pPr>
      <w:r w:rsidRPr="00E40C67">
        <w:rPr>
          <w:rFonts w:ascii="Arial" w:hAnsi="Arial" w:cs="Arial"/>
        </w:rPr>
        <w:t>(t) </w:t>
      </w:r>
      <w:r w:rsidRPr="00E40C67">
        <w:rPr>
          <w:rFonts w:ascii="Arial" w:hAnsi="Arial" w:cs="Arial"/>
          <w:i/>
          <w:iCs/>
        </w:rPr>
        <w:t>Comptroller General examination of record</w:t>
      </w:r>
      <w:r w:rsidRPr="00E40C67">
        <w:rPr>
          <w:rFonts w:ascii="Arial" w:hAnsi="Arial" w:cs="Arial"/>
        </w:rPr>
        <w:t xml:space="preserve">. This paragraph applies if this contract was awarded using other than sealed bid procedures and is </w:t>
      </w:r>
      <w:proofErr w:type="gramStart"/>
      <w:r w:rsidRPr="00E40C67">
        <w:rPr>
          <w:rFonts w:ascii="Arial" w:hAnsi="Arial" w:cs="Arial"/>
        </w:rPr>
        <w:t>in excess of</w:t>
      </w:r>
      <w:proofErr w:type="gramEnd"/>
      <w:r w:rsidRPr="00E40C67">
        <w:rPr>
          <w:rFonts w:ascii="Arial" w:hAnsi="Arial" w:cs="Arial"/>
        </w:rPr>
        <w:t xml:space="preserve"> the simplified acquisition threshold on the date of award of this contract.</w:t>
      </w:r>
    </w:p>
    <w:p w14:paraId="11DC9FD5" w14:textId="77777777" w:rsidR="00AF4798" w:rsidRPr="00E40C67" w:rsidRDefault="00AF4798" w:rsidP="00AF4798">
      <w:pPr>
        <w:spacing w:after="160" w:line="278" w:lineRule="auto"/>
        <w:rPr>
          <w:rFonts w:ascii="Arial" w:hAnsi="Arial" w:cs="Arial"/>
        </w:rPr>
      </w:pPr>
      <w:r w:rsidRPr="00E40C67">
        <w:rPr>
          <w:rFonts w:ascii="Arial" w:hAnsi="Arial" w:cs="Arial"/>
        </w:rPr>
        <w:t>(1) The Comptroller General of the United States, or an authorized representative of the Comptroller General, shall have access to and right to examine any of the Contractor’s directly pertinent records involving transactions related to this contract.</w:t>
      </w:r>
    </w:p>
    <w:p w14:paraId="57EC7722" w14:textId="77777777" w:rsidR="00AF4798" w:rsidRPr="00E40C67" w:rsidRDefault="00AF4798" w:rsidP="00AF4798">
      <w:pPr>
        <w:spacing w:after="160" w:line="278" w:lineRule="auto"/>
        <w:rPr>
          <w:rFonts w:ascii="Arial" w:hAnsi="Arial" w:cs="Arial"/>
        </w:rPr>
      </w:pPr>
      <w:r w:rsidRPr="00E40C67">
        <w:rPr>
          <w:rFonts w:ascii="Arial" w:hAnsi="Arial" w:cs="Arial"/>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5A33B81" w14:textId="77777777" w:rsidR="00AF4798" w:rsidRPr="00E40C67" w:rsidRDefault="00AF4798" w:rsidP="00AF4798">
      <w:pPr>
        <w:spacing w:after="160" w:line="278" w:lineRule="auto"/>
        <w:rPr>
          <w:rFonts w:ascii="Arial" w:hAnsi="Arial" w:cs="Arial"/>
        </w:rPr>
      </w:pPr>
      <w:r w:rsidRPr="00E40C67">
        <w:rPr>
          <w:rFonts w:ascii="Arial" w:hAnsi="Arial" w:cs="Arial"/>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022E89C7"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(u) </w:t>
      </w:r>
      <w:r w:rsidRPr="00E40C67">
        <w:rPr>
          <w:rFonts w:ascii="Arial" w:hAnsi="Arial" w:cs="Arial"/>
          <w:i/>
          <w:iCs/>
        </w:rPr>
        <w:t>Incorporation by reference</w:t>
      </w:r>
      <w:r w:rsidRPr="00E40C67">
        <w:rPr>
          <w:rFonts w:ascii="Arial" w:hAnsi="Arial" w:cs="Arial"/>
        </w:rPr>
        <w:t>. The Contractor’s representations and certifications, including those completed electronically via the System for Award Management (SAM), are incorporated by reference into the contract.</w:t>
      </w:r>
    </w:p>
    <w:p w14:paraId="4E683676" w14:textId="77777777" w:rsidR="00AF4798" w:rsidRPr="00E40C67" w:rsidRDefault="00AF4798" w:rsidP="00AF4798">
      <w:pPr>
        <w:spacing w:after="160" w:line="278" w:lineRule="auto"/>
        <w:rPr>
          <w:rFonts w:ascii="Arial" w:hAnsi="Arial" w:cs="Arial"/>
        </w:rPr>
      </w:pPr>
      <w:r w:rsidRPr="00E40C67">
        <w:rPr>
          <w:rFonts w:ascii="Arial" w:hAnsi="Arial" w:cs="Arial"/>
        </w:rPr>
        <w:t>(End of clause)</w:t>
      </w:r>
    </w:p>
    <w:p w14:paraId="0EFE3C4B" w14:textId="77777777" w:rsidR="00AF4798" w:rsidRPr="00E40C67" w:rsidRDefault="00AF4798" w:rsidP="00AF4798">
      <w:pPr>
        <w:spacing w:after="160" w:line="278" w:lineRule="auto"/>
        <w:rPr>
          <w:rFonts w:ascii="Arial" w:hAnsi="Arial" w:cs="Arial"/>
        </w:rPr>
      </w:pPr>
      <w:r w:rsidRPr="00E40C67">
        <w:rPr>
          <w:rFonts w:ascii="Arial" w:hAnsi="Arial" w:cs="Arial"/>
          <w:i/>
          <w:iCs/>
        </w:rPr>
        <w:t>Alternate I</w:t>
      </w:r>
      <w:r w:rsidRPr="00E40C67">
        <w:rPr>
          <w:rFonts w:ascii="Arial" w:hAnsi="Arial" w:cs="Arial"/>
        </w:rPr>
        <w:t> (Deviation Date). When contemplating a time-and-materials or labor-hour contract, substitute the following paragraphs (a), (b), (i), (l), and (m) for those in the basic clause.</w:t>
      </w:r>
    </w:p>
    <w:p w14:paraId="4A5BB12F" w14:textId="77777777" w:rsidR="00AF4798" w:rsidRPr="00E40C67" w:rsidRDefault="00AF4798" w:rsidP="00AF4798">
      <w:pPr>
        <w:spacing w:after="160" w:line="278" w:lineRule="auto"/>
        <w:rPr>
          <w:rFonts w:ascii="Arial" w:hAnsi="Arial" w:cs="Arial"/>
        </w:rPr>
      </w:pPr>
      <w:r w:rsidRPr="00E40C67">
        <w:rPr>
          <w:rFonts w:ascii="Arial" w:hAnsi="Arial" w:cs="Arial"/>
        </w:rPr>
        <w:t>(a) The clause at Federal Acquisition Regulation (FAR) 52.202-1, Definitions, is incorporated by reference. As used in this clause—</w:t>
      </w:r>
    </w:p>
    <w:p w14:paraId="3AA92ACC" w14:textId="77777777" w:rsidR="00AF4798" w:rsidRPr="00E40C67" w:rsidRDefault="00AF4798" w:rsidP="00AF4798">
      <w:pPr>
        <w:spacing w:after="160" w:line="278" w:lineRule="auto"/>
        <w:rPr>
          <w:rFonts w:ascii="Arial" w:hAnsi="Arial" w:cs="Arial"/>
        </w:rPr>
      </w:pPr>
      <w:r w:rsidRPr="00E40C67">
        <w:rPr>
          <w:rFonts w:ascii="Arial" w:hAnsi="Arial" w:cs="Arial"/>
          <w:i/>
          <w:iCs/>
        </w:rPr>
        <w:t>Direct materials</w:t>
      </w:r>
      <w:r w:rsidRPr="00E40C67">
        <w:rPr>
          <w:rFonts w:ascii="Arial" w:hAnsi="Arial" w:cs="Arial"/>
        </w:rPr>
        <w:t> </w:t>
      </w:r>
      <w:proofErr w:type="gramStart"/>
      <w:r w:rsidRPr="00E40C67">
        <w:rPr>
          <w:rFonts w:ascii="Arial" w:hAnsi="Arial" w:cs="Arial"/>
        </w:rPr>
        <w:t>means</w:t>
      </w:r>
      <w:proofErr w:type="gramEnd"/>
      <w:r w:rsidRPr="00E40C67">
        <w:rPr>
          <w:rFonts w:ascii="Arial" w:hAnsi="Arial" w:cs="Arial"/>
        </w:rPr>
        <w:t xml:space="preserve"> those materials that enter directly into the </w:t>
      </w:r>
      <w:proofErr w:type="gramStart"/>
      <w:r w:rsidRPr="00E40C67">
        <w:rPr>
          <w:rFonts w:ascii="Arial" w:hAnsi="Arial" w:cs="Arial"/>
        </w:rPr>
        <w:t>end product</w:t>
      </w:r>
      <w:proofErr w:type="gramEnd"/>
      <w:r w:rsidRPr="00E40C67">
        <w:rPr>
          <w:rFonts w:ascii="Arial" w:hAnsi="Arial" w:cs="Arial"/>
        </w:rPr>
        <w:t xml:space="preserve">, or that are used or consumed directly in connection with the furnishing of the </w:t>
      </w:r>
      <w:proofErr w:type="gramStart"/>
      <w:r w:rsidRPr="00E40C67">
        <w:rPr>
          <w:rFonts w:ascii="Arial" w:hAnsi="Arial" w:cs="Arial"/>
        </w:rPr>
        <w:t>end product</w:t>
      </w:r>
      <w:proofErr w:type="gramEnd"/>
      <w:r w:rsidRPr="00E40C67">
        <w:rPr>
          <w:rFonts w:ascii="Arial" w:hAnsi="Arial" w:cs="Arial"/>
        </w:rPr>
        <w:t xml:space="preserve"> or service.</w:t>
      </w:r>
    </w:p>
    <w:p w14:paraId="06DB9BF8" w14:textId="77777777" w:rsidR="00AF4798" w:rsidRPr="00E40C67" w:rsidRDefault="00AF4798" w:rsidP="00AF4798">
      <w:pPr>
        <w:spacing w:after="160" w:line="278" w:lineRule="auto"/>
        <w:rPr>
          <w:rFonts w:ascii="Arial" w:hAnsi="Arial" w:cs="Arial"/>
        </w:rPr>
      </w:pPr>
      <w:r w:rsidRPr="00E40C67">
        <w:rPr>
          <w:rFonts w:ascii="Arial" w:hAnsi="Arial" w:cs="Arial"/>
          <w:i/>
          <w:iCs/>
        </w:rPr>
        <w:t>Hourly rate</w:t>
      </w:r>
      <w:r w:rsidRPr="00E40C67">
        <w:rPr>
          <w:rFonts w:ascii="Arial" w:hAnsi="Arial" w:cs="Arial"/>
        </w:rPr>
        <w:t> means the rate(s) prescribed in the contract for payment for labor that meets the labor category qualifications of a labor category specified in the contract that are—</w:t>
      </w:r>
    </w:p>
    <w:p w14:paraId="31FB33FD"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(1) Performed by the </w:t>
      </w:r>
      <w:proofErr w:type="gramStart"/>
      <w:r w:rsidRPr="00E40C67">
        <w:rPr>
          <w:rFonts w:ascii="Arial" w:hAnsi="Arial" w:cs="Arial"/>
        </w:rPr>
        <w:t>contractor;</w:t>
      </w:r>
      <w:proofErr w:type="gramEnd"/>
    </w:p>
    <w:p w14:paraId="0D0641E9" w14:textId="77777777" w:rsidR="00AF4798" w:rsidRPr="00E40C67" w:rsidRDefault="00AF4798" w:rsidP="00AF4798">
      <w:pPr>
        <w:spacing w:after="160" w:line="278" w:lineRule="auto"/>
        <w:rPr>
          <w:rFonts w:ascii="Arial" w:hAnsi="Arial" w:cs="Arial"/>
        </w:rPr>
      </w:pPr>
      <w:r w:rsidRPr="00E40C67">
        <w:rPr>
          <w:rFonts w:ascii="Arial" w:hAnsi="Arial" w:cs="Arial"/>
        </w:rPr>
        <w:t>(2) Performed by the subcontractors; or</w:t>
      </w:r>
    </w:p>
    <w:p w14:paraId="441B48AF"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(3) Transferred between divisions, subsidiaries, or affiliates of the contractor under </w:t>
      </w:r>
      <w:proofErr w:type="gramStart"/>
      <w:r w:rsidRPr="00E40C67">
        <w:rPr>
          <w:rFonts w:ascii="Arial" w:hAnsi="Arial" w:cs="Arial"/>
        </w:rPr>
        <w:t>a common</w:t>
      </w:r>
      <w:proofErr w:type="gramEnd"/>
      <w:r w:rsidRPr="00E40C67">
        <w:rPr>
          <w:rFonts w:ascii="Arial" w:hAnsi="Arial" w:cs="Arial"/>
        </w:rPr>
        <w:t xml:space="preserve"> control.</w:t>
      </w:r>
    </w:p>
    <w:p w14:paraId="65C02E86" w14:textId="77777777" w:rsidR="00AF4798" w:rsidRPr="00E40C67" w:rsidRDefault="00AF4798" w:rsidP="00AF4798">
      <w:pPr>
        <w:spacing w:after="160" w:line="278" w:lineRule="auto"/>
        <w:rPr>
          <w:rFonts w:ascii="Arial" w:hAnsi="Arial" w:cs="Arial"/>
        </w:rPr>
      </w:pPr>
      <w:r w:rsidRPr="00E40C67">
        <w:rPr>
          <w:rFonts w:ascii="Arial" w:hAnsi="Arial" w:cs="Arial"/>
          <w:i/>
          <w:iCs/>
        </w:rPr>
        <w:t>Materials</w:t>
      </w:r>
      <w:r w:rsidRPr="00E40C67">
        <w:rPr>
          <w:rFonts w:ascii="Arial" w:hAnsi="Arial" w:cs="Arial"/>
        </w:rPr>
        <w:t> means—</w:t>
      </w:r>
    </w:p>
    <w:p w14:paraId="18C5B96D"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(1) Direct materials, including supplies transferred between divisions, subsidiaries, or affiliates of the contractor under </w:t>
      </w:r>
      <w:proofErr w:type="gramStart"/>
      <w:r w:rsidRPr="00E40C67">
        <w:rPr>
          <w:rFonts w:ascii="Arial" w:hAnsi="Arial" w:cs="Arial"/>
        </w:rPr>
        <w:t>a common</w:t>
      </w:r>
      <w:proofErr w:type="gramEnd"/>
      <w:r w:rsidRPr="00E40C67">
        <w:rPr>
          <w:rFonts w:ascii="Arial" w:hAnsi="Arial" w:cs="Arial"/>
        </w:rPr>
        <w:t xml:space="preserve"> </w:t>
      </w:r>
      <w:proofErr w:type="gramStart"/>
      <w:r w:rsidRPr="00E40C67">
        <w:rPr>
          <w:rFonts w:ascii="Arial" w:hAnsi="Arial" w:cs="Arial"/>
        </w:rPr>
        <w:t>control;</w:t>
      </w:r>
      <w:proofErr w:type="gramEnd"/>
    </w:p>
    <w:p w14:paraId="74674FE7"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(2) Subcontracts for supplies and incidental services for which there is not a labor category specified in the </w:t>
      </w:r>
      <w:proofErr w:type="gramStart"/>
      <w:r w:rsidRPr="00E40C67">
        <w:rPr>
          <w:rFonts w:ascii="Arial" w:hAnsi="Arial" w:cs="Arial"/>
        </w:rPr>
        <w:t>contract;</w:t>
      </w:r>
      <w:proofErr w:type="gramEnd"/>
    </w:p>
    <w:p w14:paraId="3A7151CC" w14:textId="77777777" w:rsidR="00AF4798" w:rsidRPr="00E40C67" w:rsidRDefault="00AF4798" w:rsidP="00AF4798">
      <w:pPr>
        <w:spacing w:after="160" w:line="278" w:lineRule="auto"/>
        <w:rPr>
          <w:rFonts w:ascii="Arial" w:hAnsi="Arial" w:cs="Arial"/>
        </w:rPr>
      </w:pPr>
      <w:r w:rsidRPr="00E40C67">
        <w:rPr>
          <w:rFonts w:ascii="Arial" w:hAnsi="Arial" w:cs="Arial"/>
        </w:rPr>
        <w:t>(3) Other direct costs (e.g., incidental services for which there is not a labor category specified in the contract, travel, computer usage charges, etc.</w:t>
      </w:r>
      <w:proofErr w:type="gramStart"/>
      <w:r w:rsidRPr="00E40C67">
        <w:rPr>
          <w:rFonts w:ascii="Arial" w:hAnsi="Arial" w:cs="Arial"/>
        </w:rPr>
        <w:t>);</w:t>
      </w:r>
      <w:proofErr w:type="gramEnd"/>
    </w:p>
    <w:p w14:paraId="285BC2C5" w14:textId="77777777" w:rsidR="00AF4798" w:rsidRPr="00E40C67" w:rsidRDefault="00AF4798" w:rsidP="00AF4798">
      <w:pPr>
        <w:spacing w:after="160" w:line="278" w:lineRule="auto"/>
        <w:rPr>
          <w:rFonts w:ascii="Arial" w:hAnsi="Arial" w:cs="Arial"/>
        </w:rPr>
      </w:pPr>
      <w:r w:rsidRPr="00E40C67">
        <w:rPr>
          <w:rFonts w:ascii="Arial" w:hAnsi="Arial" w:cs="Arial"/>
        </w:rPr>
        <w:t>(4) The following subcontracts for services which are specifically excluded from the hourly rate: </w:t>
      </w:r>
      <w:r w:rsidRPr="00E40C67">
        <w:rPr>
          <w:rFonts w:ascii="Arial" w:hAnsi="Arial" w:cs="Arial"/>
          <w:i/>
          <w:iCs/>
        </w:rPr>
        <w:t>[Insert any subcontracts for services to be excluded from the hourly rates prescribed in the schedule.]</w:t>
      </w:r>
      <w:r w:rsidRPr="00E40C67">
        <w:rPr>
          <w:rFonts w:ascii="Arial" w:hAnsi="Arial" w:cs="Arial"/>
        </w:rPr>
        <w:t>; and</w:t>
      </w:r>
    </w:p>
    <w:p w14:paraId="634BDA3A" w14:textId="77777777" w:rsidR="00AF4798" w:rsidRPr="00E40C67" w:rsidRDefault="00AF4798" w:rsidP="00AF4798">
      <w:pPr>
        <w:spacing w:after="160" w:line="278" w:lineRule="auto"/>
        <w:rPr>
          <w:rFonts w:ascii="Arial" w:hAnsi="Arial" w:cs="Arial"/>
        </w:rPr>
      </w:pPr>
      <w:r w:rsidRPr="00E40C67">
        <w:rPr>
          <w:rFonts w:ascii="Arial" w:hAnsi="Arial" w:cs="Arial"/>
        </w:rPr>
        <w:t>(5) Indirect costs specifically provided for in this clause.</w:t>
      </w:r>
    </w:p>
    <w:p w14:paraId="6FFFDB07" w14:textId="77777777" w:rsidR="00AF4798" w:rsidRPr="00E40C67" w:rsidRDefault="00AF4798" w:rsidP="00AF4798">
      <w:pPr>
        <w:spacing w:after="160" w:line="278" w:lineRule="auto"/>
        <w:rPr>
          <w:rFonts w:ascii="Arial" w:hAnsi="Arial" w:cs="Arial"/>
        </w:rPr>
      </w:pPr>
      <w:r w:rsidRPr="00E40C67">
        <w:rPr>
          <w:rFonts w:ascii="Arial" w:hAnsi="Arial" w:cs="Arial"/>
          <w:i/>
          <w:iCs/>
        </w:rPr>
        <w:t>Subcontract</w:t>
      </w:r>
      <w:r w:rsidRPr="00E40C67">
        <w:rPr>
          <w:rFonts w:ascii="Arial" w:hAnsi="Arial" w:cs="Arial"/>
        </w:rPr>
        <w:t xml:space="preserve"> means any contract, as defined in FAR 2.101, </w:t>
      </w:r>
      <w:proofErr w:type="gramStart"/>
      <w:r w:rsidRPr="00E40C67">
        <w:rPr>
          <w:rFonts w:ascii="Arial" w:hAnsi="Arial" w:cs="Arial"/>
        </w:rPr>
        <w:t>entered into</w:t>
      </w:r>
      <w:proofErr w:type="gramEnd"/>
      <w:r w:rsidRPr="00E40C67">
        <w:rPr>
          <w:rFonts w:ascii="Arial" w:hAnsi="Arial" w:cs="Arial"/>
        </w:rPr>
        <w:t xml:space="preserve"> with a subcontractor to furnish supplies or services for performance of the prime </w:t>
      </w:r>
      <w:proofErr w:type="spellStart"/>
      <w:r w:rsidRPr="00E40C67">
        <w:rPr>
          <w:rFonts w:ascii="Arial" w:hAnsi="Arial" w:cs="Arial"/>
        </w:rPr>
        <w:t>contract or</w:t>
      </w:r>
      <w:proofErr w:type="spellEnd"/>
      <w:r w:rsidRPr="00E40C67">
        <w:rPr>
          <w:rFonts w:ascii="Arial" w:hAnsi="Arial" w:cs="Arial"/>
        </w:rPr>
        <w:t xml:space="preserve"> a subcontract including transfers between divisions, subsidiaries, or affiliates of a contractor or subcontractor. It includes, but is not limited to, purchase orders, and changes and modifications to purchase orders.</w:t>
      </w:r>
    </w:p>
    <w:p w14:paraId="45829454" w14:textId="77777777" w:rsidR="00AF4798" w:rsidRPr="00E40C67" w:rsidRDefault="00AF4798" w:rsidP="00AF4798">
      <w:pPr>
        <w:spacing w:after="160" w:line="278" w:lineRule="auto"/>
        <w:rPr>
          <w:rFonts w:ascii="Arial" w:hAnsi="Arial" w:cs="Arial"/>
        </w:rPr>
      </w:pPr>
      <w:r w:rsidRPr="00E40C67">
        <w:rPr>
          <w:rFonts w:ascii="Arial" w:hAnsi="Arial" w:cs="Arial"/>
        </w:rPr>
        <w:t>(b) </w:t>
      </w:r>
      <w:r w:rsidRPr="00E40C67">
        <w:rPr>
          <w:rFonts w:ascii="Arial" w:hAnsi="Arial" w:cs="Arial"/>
          <w:i/>
          <w:iCs/>
        </w:rPr>
        <w:t>Inspection/Acceptance</w:t>
      </w:r>
      <w:r w:rsidRPr="00E40C67">
        <w:rPr>
          <w:rFonts w:ascii="Arial" w:hAnsi="Arial" w:cs="Arial"/>
        </w:rPr>
        <w:t>.</w:t>
      </w:r>
    </w:p>
    <w:p w14:paraId="3D812CDD"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(1) The Government has the right to inspect and test all materials furnished and services performed under this contract at all places and times before acceptance. The Government will </w:t>
      </w:r>
      <w:proofErr w:type="gramStart"/>
      <w:r w:rsidRPr="00E40C67">
        <w:rPr>
          <w:rFonts w:ascii="Arial" w:hAnsi="Arial" w:cs="Arial"/>
        </w:rPr>
        <w:t>perform</w:t>
      </w:r>
      <w:proofErr w:type="gramEnd"/>
      <w:r w:rsidRPr="00E40C67">
        <w:rPr>
          <w:rFonts w:ascii="Arial" w:hAnsi="Arial" w:cs="Arial"/>
        </w:rPr>
        <w:t xml:space="preserve"> inspections and tests in a manner that will not unduly delay the work.</w:t>
      </w:r>
    </w:p>
    <w:p w14:paraId="1FA2E5AA"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w14:paraId="47517A42" w14:textId="77777777" w:rsidR="00AF4798" w:rsidRPr="00E40C67" w:rsidRDefault="00AF4798" w:rsidP="00AF4798">
      <w:pPr>
        <w:spacing w:after="160" w:line="278" w:lineRule="auto"/>
        <w:rPr>
          <w:rFonts w:ascii="Arial" w:hAnsi="Arial" w:cs="Arial"/>
        </w:rPr>
      </w:pPr>
      <w:r w:rsidRPr="00E40C67">
        <w:rPr>
          <w:rFonts w:ascii="Arial" w:hAnsi="Arial" w:cs="Arial"/>
        </w:rPr>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w14:paraId="1BCC051A"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(4) At any time during contract performance, but not later than 6 months (or such other time as may be specified in the contract) after acceptance of the services or materials last delivered under this contract, the Government may require the Contractor to replace </w:t>
      </w:r>
      <w:proofErr w:type="gramStart"/>
      <w:r w:rsidRPr="00E40C67">
        <w:rPr>
          <w:rFonts w:ascii="Arial" w:hAnsi="Arial" w:cs="Arial"/>
        </w:rPr>
        <w:t>or</w:t>
      </w:r>
      <w:proofErr w:type="gramEnd"/>
      <w:r w:rsidRPr="00E40C67">
        <w:rPr>
          <w:rFonts w:ascii="Arial" w:hAnsi="Arial" w:cs="Arial"/>
        </w:rPr>
        <w:t xml:space="preserve"> correct services or materials that at time of delivery failed to meet contract requirements. Except as otherwise specified in paragraph (b)(6)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The Contractor shall not tender for acceptance materials and services required to be replaced or corrected without disclosing the former requirement for replacement or correction, and, when required, shall disclose the corrective action taken. </w:t>
      </w:r>
      <w:r w:rsidRPr="00E40C67">
        <w:rPr>
          <w:rFonts w:ascii="Arial" w:hAnsi="Arial" w:cs="Arial"/>
          <w:i/>
          <w:iCs/>
        </w:rPr>
        <w:t>[Insert portion of labor rate attributable to profit.]</w:t>
      </w:r>
    </w:p>
    <w:p w14:paraId="7CEC8916" w14:textId="77777777" w:rsidR="00AF4798" w:rsidRPr="00E40C67" w:rsidRDefault="00AF4798" w:rsidP="00AF4798">
      <w:pPr>
        <w:spacing w:after="160" w:line="278" w:lineRule="auto"/>
        <w:rPr>
          <w:rFonts w:ascii="Arial" w:hAnsi="Arial" w:cs="Arial"/>
        </w:rPr>
      </w:pPr>
      <w:r w:rsidRPr="00E40C67">
        <w:rPr>
          <w:rFonts w:ascii="Arial" w:hAnsi="Arial" w:cs="Arial"/>
        </w:rPr>
        <w:t>(5)(i) If the Contractor fails to proceed with reasonable promptness to perform required replacement or correction, and if the replacement or correction can be performed within the ceiling price (or the ceiling price as increased by the Government), the Government may—</w:t>
      </w:r>
    </w:p>
    <w:p w14:paraId="19541E9C" w14:textId="77777777" w:rsidR="00AF4798" w:rsidRPr="00E40C67" w:rsidRDefault="00AF4798" w:rsidP="00AF4798">
      <w:pPr>
        <w:spacing w:after="160" w:line="278" w:lineRule="auto"/>
        <w:rPr>
          <w:rFonts w:ascii="Arial" w:hAnsi="Arial" w:cs="Arial"/>
        </w:rPr>
      </w:pPr>
      <w:r w:rsidRPr="00E40C67">
        <w:rPr>
          <w:rFonts w:ascii="Arial" w:hAnsi="Arial" w:cs="Arial"/>
        </w:rPr>
        <w:t>(A) By contract or otherwise, perform the replacement or correction, charge to the Contractor any increased cost, or deduct such increased cost from any amounts paid or due under this contract; or</w:t>
      </w:r>
    </w:p>
    <w:p w14:paraId="4B2705D6" w14:textId="77777777" w:rsidR="00AF4798" w:rsidRPr="00E40C67" w:rsidRDefault="00AF4798" w:rsidP="00AF4798">
      <w:pPr>
        <w:spacing w:after="160" w:line="278" w:lineRule="auto"/>
        <w:rPr>
          <w:rFonts w:ascii="Arial" w:hAnsi="Arial" w:cs="Arial"/>
        </w:rPr>
      </w:pPr>
      <w:r w:rsidRPr="00E40C67">
        <w:rPr>
          <w:rFonts w:ascii="Arial" w:hAnsi="Arial" w:cs="Arial"/>
        </w:rPr>
        <w:t>(B) Terminate this contract for cause.</w:t>
      </w:r>
    </w:p>
    <w:p w14:paraId="3317C14E" w14:textId="77777777" w:rsidR="00AF4798" w:rsidRPr="00E40C67" w:rsidRDefault="00AF4798" w:rsidP="00AF4798">
      <w:pPr>
        <w:spacing w:after="160" w:line="278" w:lineRule="auto"/>
        <w:rPr>
          <w:rFonts w:ascii="Arial" w:hAnsi="Arial" w:cs="Arial"/>
        </w:rPr>
      </w:pPr>
      <w:r w:rsidRPr="00E40C67">
        <w:rPr>
          <w:rFonts w:ascii="Arial" w:hAnsi="Arial" w:cs="Arial"/>
        </w:rPr>
        <w:t>(ii) Failure to agree to the amount of increased cost to be charged to the Contractor shall be a dispute under the Disputes clause of the contract.</w:t>
      </w:r>
    </w:p>
    <w:p w14:paraId="315F89A8" w14:textId="77777777" w:rsidR="00AF4798" w:rsidRPr="00E40C67" w:rsidRDefault="00AF4798" w:rsidP="00AF4798">
      <w:pPr>
        <w:spacing w:after="160" w:line="278" w:lineRule="auto"/>
        <w:rPr>
          <w:rFonts w:ascii="Arial" w:hAnsi="Arial" w:cs="Arial"/>
        </w:rPr>
      </w:pPr>
      <w:r w:rsidRPr="00E40C67">
        <w:rPr>
          <w:rFonts w:ascii="Arial" w:hAnsi="Arial" w:cs="Arial"/>
        </w:rPr>
        <w:t>(6) Notwithstanding paragraphs (b)(4) and (5) of this clause, the Government may, at any time, require the Contractor to remedy by correction or replacement, without cost to the Government, any failure by the Contractor to comply with the requirements of this contract, if the failure is due to—</w:t>
      </w:r>
    </w:p>
    <w:p w14:paraId="3930ADFA" w14:textId="77777777" w:rsidR="00AF4798" w:rsidRPr="00E40C67" w:rsidRDefault="00AF4798" w:rsidP="00AF4798">
      <w:pPr>
        <w:spacing w:after="160" w:line="278" w:lineRule="auto"/>
        <w:rPr>
          <w:rFonts w:ascii="Arial" w:hAnsi="Arial" w:cs="Arial"/>
        </w:rPr>
      </w:pPr>
      <w:r w:rsidRPr="00E40C67">
        <w:rPr>
          <w:rFonts w:ascii="Arial" w:hAnsi="Arial" w:cs="Arial"/>
        </w:rPr>
        <w:t>(i) Fraud, lack of good faith, or willful misconduct on the part of the Contractor’s managerial personnel; or</w:t>
      </w:r>
    </w:p>
    <w:p w14:paraId="1B8F0F4A" w14:textId="77777777" w:rsidR="00AF4798" w:rsidRPr="00E40C67" w:rsidRDefault="00AF4798" w:rsidP="00AF4798">
      <w:pPr>
        <w:spacing w:after="160" w:line="278" w:lineRule="auto"/>
        <w:rPr>
          <w:rFonts w:ascii="Arial" w:hAnsi="Arial" w:cs="Arial"/>
        </w:rPr>
      </w:pPr>
      <w:r w:rsidRPr="00E40C67">
        <w:rPr>
          <w:rFonts w:ascii="Arial" w:hAnsi="Arial" w:cs="Arial"/>
        </w:rPr>
        <w:t>(ii) The conduct of one or more of the Contractor’s employees selected or retained by the Contractor after any of the Contractor’s managerial personnel has reasonable grounds to believe that the employee is habitually careless or unqualified.</w:t>
      </w:r>
    </w:p>
    <w:p w14:paraId="5A4A3796" w14:textId="77777777" w:rsidR="00AF4798" w:rsidRPr="00E40C67" w:rsidRDefault="00AF4798" w:rsidP="00AF4798">
      <w:pPr>
        <w:spacing w:after="160" w:line="278" w:lineRule="auto"/>
        <w:rPr>
          <w:rFonts w:ascii="Arial" w:hAnsi="Arial" w:cs="Arial"/>
        </w:rPr>
      </w:pPr>
      <w:r w:rsidRPr="00E40C67">
        <w:rPr>
          <w:rFonts w:ascii="Arial" w:hAnsi="Arial" w:cs="Arial"/>
        </w:rPr>
        <w:t>(7) This clause applies in the same manner and to the same extent to corrected or replacement materials or services as to materials and services originally delivered under this contract.</w:t>
      </w:r>
    </w:p>
    <w:p w14:paraId="6C436E0D"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(8) The Contractor has no obligation or liability under this contract to correct or replace materials and services that at time of delivery do not meet contract requirements, except as provided in this clause or as may be otherwise specified in the contract.</w:t>
      </w:r>
    </w:p>
    <w:p w14:paraId="71E1CC86" w14:textId="77777777" w:rsidR="00AF4798" w:rsidRPr="00E40C67" w:rsidRDefault="00AF4798" w:rsidP="00AF4798">
      <w:pPr>
        <w:spacing w:after="160" w:line="278" w:lineRule="auto"/>
        <w:rPr>
          <w:rFonts w:ascii="Arial" w:hAnsi="Arial" w:cs="Arial"/>
        </w:rPr>
      </w:pPr>
      <w:r w:rsidRPr="00E40C67">
        <w:rPr>
          <w:rFonts w:ascii="Arial" w:hAnsi="Arial" w:cs="Arial"/>
        </w:rPr>
        <w:t>(9) Unless otherwise specified in the contract, the Contractor’s obligation to correct or replace Government-furnished property shall be governed by the clause pertaining to Government property.</w:t>
      </w:r>
    </w:p>
    <w:p w14:paraId="7E702EC8" w14:textId="77777777" w:rsidR="00AF4798" w:rsidRPr="00E40C67" w:rsidRDefault="00AF4798" w:rsidP="00AF4798">
      <w:pPr>
        <w:spacing w:after="160" w:line="278" w:lineRule="auto"/>
        <w:rPr>
          <w:rFonts w:ascii="Arial" w:hAnsi="Arial" w:cs="Arial"/>
        </w:rPr>
      </w:pPr>
      <w:r w:rsidRPr="00E40C67">
        <w:rPr>
          <w:rFonts w:ascii="Arial" w:hAnsi="Arial" w:cs="Arial"/>
        </w:rPr>
        <w:t>(i) </w:t>
      </w:r>
      <w:r w:rsidRPr="00E40C67">
        <w:rPr>
          <w:rFonts w:ascii="Arial" w:hAnsi="Arial" w:cs="Arial"/>
          <w:i/>
          <w:iCs/>
        </w:rPr>
        <w:t>Payments</w:t>
      </w:r>
      <w:r w:rsidRPr="00E40C67">
        <w:rPr>
          <w:rFonts w:ascii="Arial" w:hAnsi="Arial" w:cs="Arial"/>
        </w:rPr>
        <w:t>.</w:t>
      </w:r>
    </w:p>
    <w:p w14:paraId="30BFA379" w14:textId="77777777" w:rsidR="00AF4798" w:rsidRPr="00E40C67" w:rsidRDefault="00AF4798" w:rsidP="00AF4798">
      <w:pPr>
        <w:spacing w:after="160" w:line="278" w:lineRule="auto"/>
        <w:rPr>
          <w:rFonts w:ascii="Arial" w:hAnsi="Arial" w:cs="Arial"/>
        </w:rPr>
      </w:pPr>
      <w:r w:rsidRPr="00E40C67">
        <w:rPr>
          <w:rFonts w:ascii="Arial" w:hAnsi="Arial" w:cs="Arial"/>
        </w:rPr>
        <w:t>(1) </w:t>
      </w:r>
      <w:r w:rsidRPr="00E40C67">
        <w:rPr>
          <w:rFonts w:ascii="Arial" w:hAnsi="Arial" w:cs="Arial"/>
          <w:i/>
          <w:iCs/>
        </w:rPr>
        <w:t>Work performed</w:t>
      </w:r>
      <w:r w:rsidRPr="00E40C67">
        <w:rPr>
          <w:rFonts w:ascii="Arial" w:hAnsi="Arial" w:cs="Arial"/>
        </w:rPr>
        <w:t>. The Government will pay the Contractor as follows upon the submission of commercial invoices approved by the Contracting Officer:</w:t>
      </w:r>
    </w:p>
    <w:p w14:paraId="42EF1354" w14:textId="77777777" w:rsidR="00AF4798" w:rsidRPr="00E40C67" w:rsidRDefault="00AF4798" w:rsidP="00AF4798">
      <w:pPr>
        <w:spacing w:after="160" w:line="278" w:lineRule="auto"/>
        <w:rPr>
          <w:rFonts w:ascii="Arial" w:hAnsi="Arial" w:cs="Arial"/>
        </w:rPr>
      </w:pPr>
      <w:r w:rsidRPr="00E40C67">
        <w:rPr>
          <w:rFonts w:ascii="Arial" w:hAnsi="Arial" w:cs="Arial"/>
        </w:rPr>
        <w:t>(i) </w:t>
      </w:r>
      <w:r w:rsidRPr="00E40C67">
        <w:rPr>
          <w:rFonts w:ascii="Arial" w:hAnsi="Arial" w:cs="Arial"/>
          <w:i/>
          <w:iCs/>
        </w:rPr>
        <w:t>Hourly rate</w:t>
      </w:r>
      <w:r w:rsidRPr="00E40C67">
        <w:rPr>
          <w:rFonts w:ascii="Arial" w:hAnsi="Arial" w:cs="Arial"/>
        </w:rPr>
        <w:t>.</w:t>
      </w:r>
    </w:p>
    <w:p w14:paraId="68C54419" w14:textId="77777777" w:rsidR="00AF4798" w:rsidRPr="00E40C67" w:rsidRDefault="00AF4798" w:rsidP="00AF4798">
      <w:pPr>
        <w:spacing w:after="160" w:line="278" w:lineRule="auto"/>
        <w:rPr>
          <w:rFonts w:ascii="Arial" w:hAnsi="Arial" w:cs="Arial"/>
        </w:rPr>
      </w:pPr>
      <w:r w:rsidRPr="00E40C67">
        <w:rPr>
          <w:rFonts w:ascii="Arial" w:hAnsi="Arial" w:cs="Arial"/>
        </w:rPr>
        <w:t>(A) The amounts shall be computed by multiplying the appropriate hourly rates prescribed in the contract by the number of direct labor hours performed. Fractional parts of an hour shall be payable on a prorated basis.</w:t>
      </w:r>
    </w:p>
    <w:p w14:paraId="72D250F7" w14:textId="77777777" w:rsidR="00AF4798" w:rsidRPr="00E40C67" w:rsidRDefault="00AF4798" w:rsidP="00AF4798">
      <w:pPr>
        <w:spacing w:after="160" w:line="278" w:lineRule="auto"/>
        <w:rPr>
          <w:rFonts w:ascii="Arial" w:hAnsi="Arial" w:cs="Arial"/>
        </w:rPr>
      </w:pPr>
      <w:r w:rsidRPr="00E40C67">
        <w:rPr>
          <w:rFonts w:ascii="Arial" w:hAnsi="Arial" w:cs="Arial"/>
        </w:rPr>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w14:paraId="0979046D" w14:textId="77777777" w:rsidR="00AF4798" w:rsidRPr="00E40C67" w:rsidRDefault="00AF4798" w:rsidP="00AF4798">
      <w:pPr>
        <w:spacing w:after="160" w:line="278" w:lineRule="auto"/>
        <w:rPr>
          <w:rFonts w:ascii="Arial" w:hAnsi="Arial" w:cs="Arial"/>
        </w:rPr>
      </w:pPr>
      <w:r w:rsidRPr="00E40C67">
        <w:rPr>
          <w:rFonts w:ascii="Arial" w:hAnsi="Arial" w:cs="Arial"/>
        </w:rPr>
        <w:t>(C) Invoices may be submitted once each month (or at more frequent intervals, if approved by the Contracting Officer) to the Contracting Officer or the authorized representative.</w:t>
      </w:r>
    </w:p>
    <w:p w14:paraId="02AB8445"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(D) When requested by the Contracting Officer or the authorized representative, the Contractor shall substantiate invoices (including any subcontractor hours reimbursed at the hourly rate in the schedule) by evidence of actual payment, individual daily job </w:t>
      </w:r>
      <w:proofErr w:type="gramStart"/>
      <w:r w:rsidRPr="00E40C67">
        <w:rPr>
          <w:rFonts w:ascii="Arial" w:hAnsi="Arial" w:cs="Arial"/>
        </w:rPr>
        <w:t>timecards</w:t>
      </w:r>
      <w:proofErr w:type="gramEnd"/>
      <w:r w:rsidRPr="00E40C67">
        <w:rPr>
          <w:rFonts w:ascii="Arial" w:hAnsi="Arial" w:cs="Arial"/>
        </w:rPr>
        <w:t>, records that verify the employees meet the qualifications for the labor categories specified in the contract, or other substantiation specified in the contract.</w:t>
      </w:r>
    </w:p>
    <w:p w14:paraId="08FE072A" w14:textId="77777777" w:rsidR="00AF4798" w:rsidRPr="00E40C67" w:rsidRDefault="00AF4798" w:rsidP="00AF4798">
      <w:pPr>
        <w:spacing w:after="160" w:line="278" w:lineRule="auto"/>
        <w:rPr>
          <w:rFonts w:ascii="Arial" w:hAnsi="Arial" w:cs="Arial"/>
        </w:rPr>
      </w:pPr>
      <w:r w:rsidRPr="00E40C67">
        <w:rPr>
          <w:rFonts w:ascii="Arial" w:hAnsi="Arial" w:cs="Arial"/>
        </w:rPr>
        <w:t>(E) Unless the Schedule prescribes otherwise, the hourly rates in the Schedule shall not be varied by virtue of the Contractor having performed work on an overtime basis.</w:t>
      </w:r>
    </w:p>
    <w:p w14:paraId="14657D4D"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1</w:t>
      </w:r>
      <w:r w:rsidRPr="00E40C67">
        <w:rPr>
          <w:rFonts w:ascii="Arial" w:hAnsi="Arial" w:cs="Arial"/>
        </w:rPr>
        <w:t>) If no overtime rates are provided in the Schedule and the Contracting Officer approves overtime work in advance, overtime rates shall be negotiated.</w:t>
      </w:r>
    </w:p>
    <w:p w14:paraId="1484AF6F"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2</w:t>
      </w:r>
      <w:r w:rsidRPr="00E40C67">
        <w:rPr>
          <w:rFonts w:ascii="Arial" w:hAnsi="Arial" w:cs="Arial"/>
        </w:rPr>
        <w:t>) Failure to agree upon these overtime rates shall be treated as a dispute under the Disputes clause of this contract.</w:t>
      </w:r>
    </w:p>
    <w:p w14:paraId="414AEFF5"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3</w:t>
      </w:r>
      <w:r w:rsidRPr="00E40C67">
        <w:rPr>
          <w:rFonts w:ascii="Arial" w:hAnsi="Arial" w:cs="Arial"/>
        </w:rPr>
        <w:t>) If the Schedule provides rates for overtime, the premium portion of those rates will be reimbursable only to the extent the overtime is approved by the Contracting Officer.</w:t>
      </w:r>
    </w:p>
    <w:p w14:paraId="72E455CB" w14:textId="77777777" w:rsidR="00AF4798" w:rsidRPr="00E40C67" w:rsidRDefault="00AF4798" w:rsidP="00AF4798">
      <w:pPr>
        <w:spacing w:after="160" w:line="278" w:lineRule="auto"/>
        <w:rPr>
          <w:rFonts w:ascii="Arial" w:hAnsi="Arial" w:cs="Arial"/>
        </w:rPr>
      </w:pPr>
      <w:r w:rsidRPr="00E40C67">
        <w:rPr>
          <w:rFonts w:ascii="Arial" w:hAnsi="Arial" w:cs="Arial"/>
        </w:rPr>
        <w:t>(ii) </w:t>
      </w:r>
      <w:r w:rsidRPr="00E40C67">
        <w:rPr>
          <w:rFonts w:ascii="Arial" w:hAnsi="Arial" w:cs="Arial"/>
          <w:i/>
          <w:iCs/>
        </w:rPr>
        <w:t>Materials</w:t>
      </w:r>
      <w:r w:rsidRPr="00E40C67">
        <w:rPr>
          <w:rFonts w:ascii="Arial" w:hAnsi="Arial" w:cs="Arial"/>
        </w:rPr>
        <w:t>.</w:t>
      </w:r>
    </w:p>
    <w:p w14:paraId="3CBC2F5A" w14:textId="77777777" w:rsidR="00AF4798" w:rsidRPr="00E40C67" w:rsidRDefault="00AF4798" w:rsidP="00AF4798">
      <w:pPr>
        <w:spacing w:after="160" w:line="278" w:lineRule="auto"/>
        <w:rPr>
          <w:rFonts w:ascii="Arial" w:hAnsi="Arial" w:cs="Arial"/>
        </w:rPr>
      </w:pPr>
      <w:r w:rsidRPr="00E40C67">
        <w:rPr>
          <w:rFonts w:ascii="Arial" w:hAnsi="Arial" w:cs="Arial"/>
        </w:rPr>
        <w:t>(A) If the Contractor furnishes materials that meet the definition of a commercial product at FAR 2.101, the price to be paid for such materials shall not exceed the Contractor’s established catalog or market price, adjusted to reflect the—</w:t>
      </w:r>
    </w:p>
    <w:p w14:paraId="1A716B09"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1</w:t>
      </w:r>
      <w:r w:rsidRPr="00E40C67">
        <w:rPr>
          <w:rFonts w:ascii="Arial" w:hAnsi="Arial" w:cs="Arial"/>
        </w:rPr>
        <w:t>) Quantities being acquired; and</w:t>
      </w:r>
    </w:p>
    <w:p w14:paraId="0C23FBDC"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w:t>
      </w:r>
      <w:r w:rsidRPr="00E40C67">
        <w:rPr>
          <w:rFonts w:ascii="Arial" w:hAnsi="Arial" w:cs="Arial"/>
          <w:i/>
          <w:iCs/>
        </w:rPr>
        <w:t>2</w:t>
      </w:r>
      <w:r w:rsidRPr="00E40C67">
        <w:rPr>
          <w:rFonts w:ascii="Arial" w:hAnsi="Arial" w:cs="Arial"/>
        </w:rPr>
        <w:t>) Any modifications necessary because of contract requirements.</w:t>
      </w:r>
    </w:p>
    <w:p w14:paraId="5B81D441"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(B) Except as provided for in paragraph (i)(1)(ii)(A) and (D)(2) of this clause, the Government will reimburse the </w:t>
      </w:r>
      <w:proofErr w:type="gramStart"/>
      <w:r w:rsidRPr="00E40C67">
        <w:rPr>
          <w:rFonts w:ascii="Arial" w:hAnsi="Arial" w:cs="Arial"/>
        </w:rPr>
        <w:t>Contractor</w:t>
      </w:r>
      <w:proofErr w:type="gramEnd"/>
      <w:r w:rsidRPr="00E40C67">
        <w:rPr>
          <w:rFonts w:ascii="Arial" w:hAnsi="Arial" w:cs="Arial"/>
        </w:rPr>
        <w:t xml:space="preserve"> the actual cost of materials (less any rebates, refunds, or discounts received by the contractor that are identifiable to the contract) provided the Contractor—</w:t>
      </w:r>
    </w:p>
    <w:p w14:paraId="1EB89755"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1</w:t>
      </w:r>
      <w:r w:rsidRPr="00E40C67">
        <w:rPr>
          <w:rFonts w:ascii="Arial" w:hAnsi="Arial" w:cs="Arial"/>
        </w:rPr>
        <w:t>) Has made payments for materials in accordance with the terms and conditions of the agreement or invoice; or</w:t>
      </w:r>
    </w:p>
    <w:p w14:paraId="2A9269ED"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2</w:t>
      </w:r>
      <w:r w:rsidRPr="00E40C67">
        <w:rPr>
          <w:rFonts w:ascii="Arial" w:hAnsi="Arial" w:cs="Arial"/>
        </w:rPr>
        <w:t>) Makes these payments within 30 days of the submission of the Contractor’s payment request to the Government and such payment is in accordance with the terms and conditions of the agreement or invoice.</w:t>
      </w:r>
    </w:p>
    <w:p w14:paraId="4DF67EF7" w14:textId="77777777" w:rsidR="00AF4798" w:rsidRPr="00E40C67" w:rsidRDefault="00AF4798" w:rsidP="00AF4798">
      <w:pPr>
        <w:spacing w:after="160" w:line="278" w:lineRule="auto"/>
        <w:rPr>
          <w:rFonts w:ascii="Arial" w:hAnsi="Arial" w:cs="Arial"/>
        </w:rPr>
      </w:pPr>
      <w:r w:rsidRPr="00E40C67">
        <w:rPr>
          <w:rFonts w:ascii="Arial" w:hAnsi="Arial" w:cs="Arial"/>
        </w:rPr>
        <w:t>(C) To the extent able, the Contractor shall—</w:t>
      </w:r>
    </w:p>
    <w:p w14:paraId="0471A9B8"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1</w:t>
      </w:r>
      <w:r w:rsidRPr="00E40C67">
        <w:rPr>
          <w:rFonts w:ascii="Arial" w:hAnsi="Arial" w:cs="Arial"/>
        </w:rPr>
        <w:t>) Obtain materials at the most advantageous prices available with due regard to securing prompt delivery of satisfactory materials; and</w:t>
      </w:r>
    </w:p>
    <w:p w14:paraId="17889F1C"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2</w:t>
      </w:r>
      <w:r w:rsidRPr="00E40C67">
        <w:rPr>
          <w:rFonts w:ascii="Arial" w:hAnsi="Arial" w:cs="Arial"/>
        </w:rPr>
        <w:t>) Give credit to the Government for cash and trade discounts, rebates, scrap, commissions, and other amounts that are identifiable to the contract.</w:t>
      </w:r>
    </w:p>
    <w:p w14:paraId="6F4CAF8A" w14:textId="77777777" w:rsidR="00AF4798" w:rsidRPr="00E40C67" w:rsidRDefault="00AF4798" w:rsidP="00AF4798">
      <w:pPr>
        <w:spacing w:after="160" w:line="278" w:lineRule="auto"/>
        <w:rPr>
          <w:rFonts w:ascii="Arial" w:hAnsi="Arial" w:cs="Arial"/>
        </w:rPr>
      </w:pPr>
      <w:r w:rsidRPr="00E40C67">
        <w:rPr>
          <w:rFonts w:ascii="Arial" w:hAnsi="Arial" w:cs="Arial"/>
        </w:rPr>
        <w:t>(D) Unless listed below, other direct and indirect costs will not be reimbursed.</w:t>
      </w:r>
    </w:p>
    <w:p w14:paraId="6BF72E14"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1</w:t>
      </w:r>
      <w:r w:rsidRPr="00E40C67">
        <w:rPr>
          <w:rFonts w:ascii="Arial" w:hAnsi="Arial" w:cs="Arial"/>
        </w:rPr>
        <w:t>) </w:t>
      </w:r>
      <w:r w:rsidRPr="00E40C67">
        <w:rPr>
          <w:rFonts w:ascii="Arial" w:hAnsi="Arial" w:cs="Arial"/>
          <w:i/>
          <w:iCs/>
        </w:rPr>
        <w:t>Other direct costs</w:t>
      </w:r>
      <w:r w:rsidRPr="00E40C67">
        <w:rPr>
          <w:rFonts w:ascii="Arial" w:hAnsi="Arial" w:cs="Arial"/>
        </w:rPr>
        <w:t xml:space="preserve">. The Government will reimburse the Contractor </w:t>
      </w:r>
      <w:proofErr w:type="gramStart"/>
      <w:r w:rsidRPr="00E40C67">
        <w:rPr>
          <w:rFonts w:ascii="Arial" w:hAnsi="Arial" w:cs="Arial"/>
        </w:rPr>
        <w:t>on the basis of</w:t>
      </w:r>
      <w:proofErr w:type="gramEnd"/>
      <w:r w:rsidRPr="00E40C67">
        <w:rPr>
          <w:rFonts w:ascii="Arial" w:hAnsi="Arial" w:cs="Arial"/>
        </w:rPr>
        <w:t xml:space="preserve"> actual cost for the following, provided such costs comply with the requirements in paragraph (i)(1)(ii)(B) of this clause: </w:t>
      </w:r>
      <w:r w:rsidRPr="00E40C67">
        <w:rPr>
          <w:rFonts w:ascii="Arial" w:hAnsi="Arial" w:cs="Arial"/>
          <w:i/>
          <w:iCs/>
        </w:rPr>
        <w:t>[Insert each element of other direct costs (e.g., travel, computer usage charges, etc. Insert “None” if no reimbursement for other direct costs will be provided. If this is an indefinite delivery contract, the Contracting Officer may insert “Each order must list separately the elements of other direct charge(s) for that order or, if no reimbursement for other direct costs will be provided, insert ‘None’”.]</w:t>
      </w:r>
    </w:p>
    <w:p w14:paraId="04AF934E" w14:textId="77777777" w:rsidR="00AF4798" w:rsidRPr="00E40C67" w:rsidRDefault="00AF4798" w:rsidP="00AF4798">
      <w:pPr>
        <w:spacing w:after="160" w:line="278" w:lineRule="auto"/>
        <w:rPr>
          <w:rFonts w:ascii="Arial" w:hAnsi="Arial" w:cs="Arial"/>
        </w:rPr>
      </w:pPr>
      <w:r w:rsidRPr="00E40C67">
        <w:rPr>
          <w:rFonts w:ascii="Arial" w:hAnsi="Arial" w:cs="Arial"/>
        </w:rPr>
        <w:t>(</w:t>
      </w:r>
      <w:r w:rsidRPr="00E40C67">
        <w:rPr>
          <w:rFonts w:ascii="Arial" w:hAnsi="Arial" w:cs="Arial"/>
          <w:i/>
          <w:iCs/>
        </w:rPr>
        <w:t>2) Indirect costs (material handling, subcontract administration, etc.)</w:t>
      </w:r>
      <w:r w:rsidRPr="00E40C67">
        <w:rPr>
          <w:rFonts w:ascii="Arial" w:hAnsi="Arial" w:cs="Arial"/>
        </w:rPr>
        <w:t>. The Government will reimburse the Contractor for indirect costs on a pro-rata basis over the period of contract performance at the following fixed price: </w:t>
      </w:r>
      <w:r w:rsidRPr="00E40C67">
        <w:rPr>
          <w:rFonts w:ascii="Arial" w:hAnsi="Arial" w:cs="Arial"/>
          <w:i/>
          <w:iCs/>
        </w:rPr>
        <w:t>[Insert a fixed amount for the indirect costs and payment schedule. Insert “$0” if no fixed price reimbursement for indirect costs will be provided. (If this is an indefinite delivery contract, the Contracting Officer may insert “Each order must list separately the fixed amount for the indirect costs and payment schedule or, if no reimbursement for indirect costs, insert ‘None’).”]</w:t>
      </w:r>
    </w:p>
    <w:p w14:paraId="5EB2C950" w14:textId="77777777" w:rsidR="00AF4798" w:rsidRPr="00E40C67" w:rsidRDefault="00AF4798" w:rsidP="00AF4798">
      <w:pPr>
        <w:spacing w:after="160" w:line="278" w:lineRule="auto"/>
        <w:rPr>
          <w:rFonts w:ascii="Arial" w:hAnsi="Arial" w:cs="Arial"/>
        </w:rPr>
      </w:pPr>
      <w:r w:rsidRPr="00E40C67">
        <w:rPr>
          <w:rFonts w:ascii="Arial" w:hAnsi="Arial" w:cs="Arial"/>
        </w:rPr>
        <w:t>(2) </w:t>
      </w:r>
      <w:r w:rsidRPr="00E40C67">
        <w:rPr>
          <w:rFonts w:ascii="Arial" w:hAnsi="Arial" w:cs="Arial"/>
          <w:i/>
          <w:iCs/>
        </w:rPr>
        <w:t>Total cost</w:t>
      </w:r>
      <w:r w:rsidRPr="00E40C67">
        <w:rPr>
          <w:rFonts w:ascii="Arial" w:hAnsi="Arial" w:cs="Arial"/>
        </w:rPr>
        <w:t xml:space="preserve">. The total cost to the Government for the performance of this contract shall not exceed the ceiling price set forth in the Schedule.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stated ceiling price, the Contractor shall so </w:t>
      </w:r>
      <w:r w:rsidRPr="00E40C67">
        <w:rPr>
          <w:rFonts w:ascii="Arial" w:hAnsi="Arial" w:cs="Arial"/>
        </w:rPr>
        <w:lastRenderedPageBreak/>
        <w:t xml:space="preserve">notify the Contracting Officer, giving a revised estimate of the total price for performing this contract, with supporting reasons and documentation. If at any time during performance of this contract, the Government has reason to believe that the work </w:t>
      </w:r>
      <w:proofErr w:type="gramStart"/>
      <w:r w:rsidRPr="00E40C67">
        <w:rPr>
          <w:rFonts w:ascii="Arial" w:hAnsi="Arial" w:cs="Arial"/>
        </w:rPr>
        <w:t>to be required</w:t>
      </w:r>
      <w:proofErr w:type="gramEnd"/>
      <w:r w:rsidRPr="00E40C67">
        <w:rPr>
          <w:rFonts w:ascii="Arial" w:hAnsi="Arial" w:cs="Arial"/>
        </w:rPr>
        <w:t xml:space="preserve"> in performing this contract will be substantially greater or less than the stated ceiling price, the Contracting Officer </w:t>
      </w:r>
      <w:proofErr w:type="gramStart"/>
      <w:r w:rsidRPr="00E40C67">
        <w:rPr>
          <w:rFonts w:ascii="Arial" w:hAnsi="Arial" w:cs="Arial"/>
        </w:rPr>
        <w:t>will so</w:t>
      </w:r>
      <w:proofErr w:type="gramEnd"/>
      <w:r w:rsidRPr="00E40C67">
        <w:rPr>
          <w:rFonts w:ascii="Arial" w:hAnsi="Arial" w:cs="Arial"/>
        </w:rPr>
        <w:t xml:space="preserve"> advise the Contractor, giving the revised estimate of the total amount of effort </w:t>
      </w:r>
      <w:proofErr w:type="gramStart"/>
      <w:r w:rsidRPr="00E40C67">
        <w:rPr>
          <w:rFonts w:ascii="Arial" w:hAnsi="Arial" w:cs="Arial"/>
        </w:rPr>
        <w:t>to be required</w:t>
      </w:r>
      <w:proofErr w:type="gramEnd"/>
      <w:r w:rsidRPr="00E40C67">
        <w:rPr>
          <w:rFonts w:ascii="Arial" w:hAnsi="Arial" w:cs="Arial"/>
        </w:rPr>
        <w:t xml:space="preserve"> under the contract.</w:t>
      </w:r>
    </w:p>
    <w:p w14:paraId="0BE1E1D3" w14:textId="77777777" w:rsidR="00AF4798" w:rsidRPr="00E40C67" w:rsidRDefault="00AF4798" w:rsidP="00AF4798">
      <w:pPr>
        <w:spacing w:after="160" w:line="278" w:lineRule="auto"/>
        <w:rPr>
          <w:rFonts w:ascii="Arial" w:hAnsi="Arial" w:cs="Arial"/>
        </w:rPr>
      </w:pPr>
      <w:r w:rsidRPr="00E40C67">
        <w:rPr>
          <w:rFonts w:ascii="Arial" w:hAnsi="Arial" w:cs="Arial"/>
        </w:rPr>
        <w:t>(3) </w:t>
      </w:r>
      <w:r w:rsidRPr="00E40C67">
        <w:rPr>
          <w:rFonts w:ascii="Arial" w:hAnsi="Arial" w:cs="Arial"/>
          <w:i/>
          <w:iCs/>
        </w:rPr>
        <w:t>Ceiling price</w:t>
      </w:r>
      <w:r w:rsidRPr="00E40C67">
        <w:rPr>
          <w:rFonts w:ascii="Arial" w:hAnsi="Arial" w:cs="Arial"/>
        </w:rPr>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w14:paraId="73A1145F" w14:textId="77777777" w:rsidR="00AF4798" w:rsidRPr="00E40C67" w:rsidRDefault="00AF4798" w:rsidP="00AF4798">
      <w:pPr>
        <w:spacing w:after="160" w:line="278" w:lineRule="auto"/>
        <w:rPr>
          <w:rFonts w:ascii="Arial" w:hAnsi="Arial" w:cs="Arial"/>
        </w:rPr>
      </w:pPr>
      <w:r w:rsidRPr="00E40C67">
        <w:rPr>
          <w:rFonts w:ascii="Arial" w:hAnsi="Arial" w:cs="Arial"/>
        </w:rPr>
        <w:t>(4) </w:t>
      </w:r>
      <w:r w:rsidRPr="00E40C67">
        <w:rPr>
          <w:rFonts w:ascii="Arial" w:hAnsi="Arial" w:cs="Arial"/>
          <w:i/>
          <w:iCs/>
        </w:rPr>
        <w:t>Access to records</w:t>
      </w:r>
      <w:r w:rsidRPr="00E40C67">
        <w:rPr>
          <w:rFonts w:ascii="Arial" w:hAnsi="Arial" w:cs="Arial"/>
        </w:rPr>
        <w:t>. At any time before final payment under this contract, the Contracting Officer (or authorized representative) will have access to the following (access shall be limited to the listing below unless otherwise agreed to by the Contractor and the Contracting Officer):</w:t>
      </w:r>
    </w:p>
    <w:p w14:paraId="05976D9C"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(i) Records that verify that the employees whose time has been included in any invoice meet the qualifications for the labor categories specified in the </w:t>
      </w:r>
      <w:proofErr w:type="gramStart"/>
      <w:r w:rsidRPr="00E40C67">
        <w:rPr>
          <w:rFonts w:ascii="Arial" w:hAnsi="Arial" w:cs="Arial"/>
        </w:rPr>
        <w:t>contract;</w:t>
      </w:r>
      <w:proofErr w:type="gramEnd"/>
    </w:p>
    <w:p w14:paraId="1D54BF22" w14:textId="77777777" w:rsidR="00AF4798" w:rsidRPr="00E40C67" w:rsidRDefault="00AF4798" w:rsidP="00AF4798">
      <w:pPr>
        <w:spacing w:after="160" w:line="278" w:lineRule="auto"/>
        <w:rPr>
          <w:rFonts w:ascii="Arial" w:hAnsi="Arial" w:cs="Arial"/>
        </w:rPr>
      </w:pPr>
      <w:r w:rsidRPr="00E40C67">
        <w:rPr>
          <w:rFonts w:ascii="Arial" w:hAnsi="Arial" w:cs="Arial"/>
        </w:rPr>
        <w:t>(ii) For labor hours (including any subcontractor hours reimbursed at the hourly rate in the schedule), when timecards are required as substantiation for payment—</w:t>
      </w:r>
    </w:p>
    <w:p w14:paraId="57353D70" w14:textId="77777777" w:rsidR="00AF4798" w:rsidRPr="00E40C67" w:rsidRDefault="00AF4798" w:rsidP="00AF4798">
      <w:pPr>
        <w:spacing w:after="160" w:line="278" w:lineRule="auto"/>
        <w:rPr>
          <w:rFonts w:ascii="Arial" w:hAnsi="Arial" w:cs="Arial"/>
        </w:rPr>
      </w:pPr>
      <w:r w:rsidRPr="00E40C67">
        <w:rPr>
          <w:rFonts w:ascii="Arial" w:hAnsi="Arial" w:cs="Arial"/>
        </w:rPr>
        <w:t>(A) The original timecards (paper-based or electronic</w:t>
      </w:r>
      <w:proofErr w:type="gramStart"/>
      <w:r w:rsidRPr="00E40C67">
        <w:rPr>
          <w:rFonts w:ascii="Arial" w:hAnsi="Arial" w:cs="Arial"/>
        </w:rPr>
        <w:t>);</w:t>
      </w:r>
      <w:proofErr w:type="gramEnd"/>
    </w:p>
    <w:p w14:paraId="3082D378"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(B) The Contractor’s timekeeping </w:t>
      </w:r>
      <w:proofErr w:type="gramStart"/>
      <w:r w:rsidRPr="00E40C67">
        <w:rPr>
          <w:rFonts w:ascii="Arial" w:hAnsi="Arial" w:cs="Arial"/>
        </w:rPr>
        <w:t>procedures;</w:t>
      </w:r>
      <w:proofErr w:type="gramEnd"/>
    </w:p>
    <w:p w14:paraId="25F77E02"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(C) Contractor </w:t>
      </w:r>
      <w:proofErr w:type="gramStart"/>
      <w:r w:rsidRPr="00E40C67">
        <w:rPr>
          <w:rFonts w:ascii="Arial" w:hAnsi="Arial" w:cs="Arial"/>
        </w:rPr>
        <w:t>records that</w:t>
      </w:r>
      <w:proofErr w:type="gramEnd"/>
      <w:r w:rsidRPr="00E40C67">
        <w:rPr>
          <w:rFonts w:ascii="Arial" w:hAnsi="Arial" w:cs="Arial"/>
        </w:rPr>
        <w:t xml:space="preserve"> show the distribution of labor between jobs or contracts; and</w:t>
      </w:r>
    </w:p>
    <w:p w14:paraId="22A9DD48" w14:textId="77777777" w:rsidR="00AF4798" w:rsidRPr="00E40C67" w:rsidRDefault="00AF4798" w:rsidP="00AF4798">
      <w:pPr>
        <w:spacing w:after="160" w:line="278" w:lineRule="auto"/>
        <w:rPr>
          <w:rFonts w:ascii="Arial" w:hAnsi="Arial" w:cs="Arial"/>
        </w:rPr>
      </w:pPr>
      <w:r w:rsidRPr="00E40C67">
        <w:rPr>
          <w:rFonts w:ascii="Arial" w:hAnsi="Arial" w:cs="Arial"/>
        </w:rPr>
        <w:t>(D) Employees whose time has been included in any invoice for the purpose of verifying that these employees have worked the hours shown on the invoices.</w:t>
      </w:r>
    </w:p>
    <w:p w14:paraId="699AE2BA"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(iii) For material and subcontract costs that are reimbursed </w:t>
      </w:r>
      <w:proofErr w:type="gramStart"/>
      <w:r w:rsidRPr="00E40C67">
        <w:rPr>
          <w:rFonts w:ascii="Arial" w:hAnsi="Arial" w:cs="Arial"/>
        </w:rPr>
        <w:t>on the basis of</w:t>
      </w:r>
      <w:proofErr w:type="gramEnd"/>
      <w:r w:rsidRPr="00E40C67">
        <w:rPr>
          <w:rFonts w:ascii="Arial" w:hAnsi="Arial" w:cs="Arial"/>
        </w:rPr>
        <w:t xml:space="preserve"> actual cost—</w:t>
      </w:r>
    </w:p>
    <w:p w14:paraId="75F8F606" w14:textId="77777777" w:rsidR="00AF4798" w:rsidRPr="00E40C67" w:rsidRDefault="00AF4798" w:rsidP="00AF4798">
      <w:pPr>
        <w:spacing w:after="160" w:line="278" w:lineRule="auto"/>
        <w:rPr>
          <w:rFonts w:ascii="Arial" w:hAnsi="Arial" w:cs="Arial"/>
        </w:rPr>
      </w:pPr>
      <w:r w:rsidRPr="00E40C67">
        <w:rPr>
          <w:rFonts w:ascii="Arial" w:hAnsi="Arial" w:cs="Arial"/>
        </w:rPr>
        <w:t>(A) Any invoices or subcontract agreements substantiating material costs; and</w:t>
      </w:r>
    </w:p>
    <w:p w14:paraId="6B033911" w14:textId="77777777" w:rsidR="00AF4798" w:rsidRPr="00E40C67" w:rsidRDefault="00AF4798" w:rsidP="00AF4798">
      <w:pPr>
        <w:spacing w:after="160" w:line="278" w:lineRule="auto"/>
        <w:rPr>
          <w:rFonts w:ascii="Arial" w:hAnsi="Arial" w:cs="Arial"/>
        </w:rPr>
      </w:pPr>
      <w:r w:rsidRPr="00E40C67">
        <w:rPr>
          <w:rFonts w:ascii="Arial" w:hAnsi="Arial" w:cs="Arial"/>
        </w:rPr>
        <w:t>(B) Any documents supporting payment of those invoices.</w:t>
      </w:r>
    </w:p>
    <w:p w14:paraId="75B128CC" w14:textId="77777777" w:rsidR="00AF4798" w:rsidRPr="00E40C67" w:rsidRDefault="00AF4798" w:rsidP="00AF4798">
      <w:pPr>
        <w:spacing w:after="160" w:line="278" w:lineRule="auto"/>
        <w:rPr>
          <w:rFonts w:ascii="Arial" w:hAnsi="Arial" w:cs="Arial"/>
        </w:rPr>
      </w:pPr>
      <w:r w:rsidRPr="00E40C67">
        <w:rPr>
          <w:rFonts w:ascii="Arial" w:hAnsi="Arial" w:cs="Arial"/>
        </w:rPr>
        <w:t>(5) </w:t>
      </w:r>
      <w:r w:rsidRPr="00E40C67">
        <w:rPr>
          <w:rFonts w:ascii="Arial" w:hAnsi="Arial" w:cs="Arial"/>
          <w:i/>
          <w:iCs/>
        </w:rPr>
        <w:t>Overpayments/Underpayments</w:t>
      </w:r>
      <w:r w:rsidRPr="00E40C67">
        <w:rPr>
          <w:rFonts w:ascii="Arial" w:hAnsi="Arial" w:cs="Arial"/>
        </w:rPr>
        <w:t xml:space="preserve">. Each payment previously made shall be subject to reduction to the extent of </w:t>
      </w:r>
      <w:proofErr w:type="gramStart"/>
      <w:r w:rsidRPr="00E40C67">
        <w:rPr>
          <w:rFonts w:ascii="Arial" w:hAnsi="Arial" w:cs="Arial"/>
        </w:rPr>
        <w:t>amounts,</w:t>
      </w:r>
      <w:proofErr w:type="gramEnd"/>
      <w:r w:rsidRPr="00E40C67">
        <w:rPr>
          <w:rFonts w:ascii="Arial" w:hAnsi="Arial" w:cs="Arial"/>
        </w:rPr>
        <w:t xml:space="preserve">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will pay any such increases within 30 days, unless the parties agree otherwise. The Contractor’s payment will be made by check. If the Contractor becomes aware of a duplicate invoice payment or that the Government has otherwise overpaid on an invoice payment, the Contractor shall—</w:t>
      </w:r>
    </w:p>
    <w:p w14:paraId="28772268"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(i) Remit the overpayment amount to the payment office cited in the contract along with a description of the overpayment including the—</w:t>
      </w:r>
    </w:p>
    <w:p w14:paraId="7D6FB2D7" w14:textId="77777777" w:rsidR="00AF4798" w:rsidRPr="00E40C67" w:rsidRDefault="00AF4798" w:rsidP="00AF4798">
      <w:pPr>
        <w:spacing w:after="160" w:line="278" w:lineRule="auto"/>
        <w:rPr>
          <w:rFonts w:ascii="Arial" w:hAnsi="Arial" w:cs="Arial"/>
        </w:rPr>
      </w:pPr>
      <w:r w:rsidRPr="00E40C67">
        <w:rPr>
          <w:rFonts w:ascii="Arial" w:hAnsi="Arial" w:cs="Arial"/>
        </w:rPr>
        <w:t>(A) Circumstances of the overpayment (e.g., duplicate payment, erroneous payment, liquidation errors, date(s) of overpayment</w:t>
      </w:r>
      <w:proofErr w:type="gramStart"/>
      <w:r w:rsidRPr="00E40C67">
        <w:rPr>
          <w:rFonts w:ascii="Arial" w:hAnsi="Arial" w:cs="Arial"/>
        </w:rPr>
        <w:t>);</w:t>
      </w:r>
      <w:proofErr w:type="gramEnd"/>
    </w:p>
    <w:p w14:paraId="412CD1C0"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(B) Affected contract number and delivery order number, if </w:t>
      </w:r>
      <w:proofErr w:type="gramStart"/>
      <w:r w:rsidRPr="00E40C67">
        <w:rPr>
          <w:rFonts w:ascii="Arial" w:hAnsi="Arial" w:cs="Arial"/>
        </w:rPr>
        <w:t>applicable;</w:t>
      </w:r>
      <w:proofErr w:type="gramEnd"/>
    </w:p>
    <w:p w14:paraId="6F777F19" w14:textId="77777777" w:rsidR="00AF4798" w:rsidRPr="00E40C67" w:rsidRDefault="00AF4798" w:rsidP="00AF4798">
      <w:pPr>
        <w:spacing w:after="160" w:line="278" w:lineRule="auto"/>
        <w:rPr>
          <w:rFonts w:ascii="Arial" w:hAnsi="Arial" w:cs="Arial"/>
        </w:rPr>
      </w:pPr>
      <w:r w:rsidRPr="00E40C67">
        <w:rPr>
          <w:rFonts w:ascii="Arial" w:hAnsi="Arial" w:cs="Arial"/>
        </w:rPr>
        <w:t>(C) Affected line item or subline item, if applicable; and</w:t>
      </w:r>
    </w:p>
    <w:p w14:paraId="5653E5CE" w14:textId="77777777" w:rsidR="00AF4798" w:rsidRPr="00E40C67" w:rsidRDefault="00AF4798" w:rsidP="00AF4798">
      <w:pPr>
        <w:spacing w:after="160" w:line="278" w:lineRule="auto"/>
        <w:rPr>
          <w:rFonts w:ascii="Arial" w:hAnsi="Arial" w:cs="Arial"/>
        </w:rPr>
      </w:pPr>
      <w:r w:rsidRPr="00E40C67">
        <w:rPr>
          <w:rFonts w:ascii="Arial" w:hAnsi="Arial" w:cs="Arial"/>
        </w:rPr>
        <w:t>(D) Contractor point of contact.</w:t>
      </w:r>
    </w:p>
    <w:p w14:paraId="6BA3F643" w14:textId="77777777" w:rsidR="00AF4798" w:rsidRPr="00E40C67" w:rsidRDefault="00AF4798" w:rsidP="00AF4798">
      <w:pPr>
        <w:spacing w:after="160" w:line="278" w:lineRule="auto"/>
        <w:rPr>
          <w:rFonts w:ascii="Arial" w:hAnsi="Arial" w:cs="Arial"/>
        </w:rPr>
      </w:pPr>
      <w:r w:rsidRPr="00E40C67">
        <w:rPr>
          <w:rFonts w:ascii="Arial" w:hAnsi="Arial" w:cs="Arial"/>
        </w:rPr>
        <w:t>(ii) Provide a copy of the remittance and supporting documentation to the Contracting Officer.</w:t>
      </w:r>
    </w:p>
    <w:p w14:paraId="0C2B4DCC" w14:textId="77777777" w:rsidR="00AF4798" w:rsidRPr="00E40C67" w:rsidRDefault="00AF4798" w:rsidP="00AF4798">
      <w:pPr>
        <w:spacing w:after="160" w:line="278" w:lineRule="auto"/>
        <w:rPr>
          <w:rFonts w:ascii="Arial" w:hAnsi="Arial" w:cs="Arial"/>
        </w:rPr>
      </w:pPr>
      <w:r w:rsidRPr="00E40C67">
        <w:rPr>
          <w:rFonts w:ascii="Arial" w:hAnsi="Arial" w:cs="Arial"/>
        </w:rPr>
        <w:t>(6) </w:t>
      </w:r>
      <w:r w:rsidRPr="00E40C67">
        <w:rPr>
          <w:rFonts w:ascii="Arial" w:hAnsi="Arial" w:cs="Arial"/>
          <w:i/>
          <w:iCs/>
        </w:rPr>
        <w:t>Interest</w:t>
      </w:r>
      <w:r w:rsidRPr="00E40C67">
        <w:rPr>
          <w:rFonts w:ascii="Arial" w:hAnsi="Arial" w:cs="Arial"/>
        </w:rPr>
        <w:t>.</w:t>
      </w:r>
    </w:p>
    <w:p w14:paraId="74543C7C" w14:textId="77777777" w:rsidR="00AF4798" w:rsidRPr="00E40C67" w:rsidRDefault="00AF4798" w:rsidP="00AF4798">
      <w:pPr>
        <w:spacing w:after="160" w:line="278" w:lineRule="auto"/>
        <w:rPr>
          <w:rFonts w:ascii="Arial" w:hAnsi="Arial" w:cs="Arial"/>
        </w:rPr>
      </w:pPr>
      <w:r w:rsidRPr="00E40C67">
        <w:rPr>
          <w:rFonts w:ascii="Arial" w:hAnsi="Arial" w:cs="Arial"/>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six-month period as established by the Secretary until the amount is paid.</w:t>
      </w:r>
    </w:p>
    <w:p w14:paraId="5EA155C9" w14:textId="77777777" w:rsidR="00AF4798" w:rsidRPr="00E40C67" w:rsidRDefault="00AF4798" w:rsidP="00AF4798">
      <w:pPr>
        <w:spacing w:after="160" w:line="278" w:lineRule="auto"/>
        <w:rPr>
          <w:rFonts w:ascii="Arial" w:hAnsi="Arial" w:cs="Arial"/>
        </w:rPr>
      </w:pPr>
      <w:r w:rsidRPr="00E40C67">
        <w:rPr>
          <w:rFonts w:ascii="Arial" w:hAnsi="Arial" w:cs="Arial"/>
        </w:rPr>
        <w:t>(ii) The Government may issue a demand for payment to the Contractor upon finding a debt is due under the contract.</w:t>
      </w:r>
    </w:p>
    <w:p w14:paraId="6E64D9DB" w14:textId="77777777" w:rsidR="00AF4798" w:rsidRPr="00E40C67" w:rsidRDefault="00AF4798" w:rsidP="00AF4798">
      <w:pPr>
        <w:spacing w:after="160" w:line="278" w:lineRule="auto"/>
        <w:rPr>
          <w:rFonts w:ascii="Arial" w:hAnsi="Arial" w:cs="Arial"/>
        </w:rPr>
      </w:pPr>
      <w:r w:rsidRPr="00E40C67">
        <w:rPr>
          <w:rFonts w:ascii="Arial" w:hAnsi="Arial" w:cs="Arial"/>
        </w:rPr>
        <w:t>(iii) The Contracting Officer will issue a final decision if—</w:t>
      </w:r>
    </w:p>
    <w:p w14:paraId="2E069E98"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(A) The Contracting Officer and the Contractor are unable to reach agreement on the existence or amount of a debt in a timely </w:t>
      </w:r>
      <w:proofErr w:type="gramStart"/>
      <w:r w:rsidRPr="00E40C67">
        <w:rPr>
          <w:rFonts w:ascii="Arial" w:hAnsi="Arial" w:cs="Arial"/>
        </w:rPr>
        <w:t>manner;</w:t>
      </w:r>
      <w:proofErr w:type="gramEnd"/>
    </w:p>
    <w:p w14:paraId="4EFF06C2" w14:textId="77777777" w:rsidR="00AF4798" w:rsidRPr="00E40C67" w:rsidRDefault="00AF4798" w:rsidP="00AF4798">
      <w:pPr>
        <w:spacing w:after="160" w:line="278" w:lineRule="auto"/>
        <w:rPr>
          <w:rFonts w:ascii="Arial" w:hAnsi="Arial" w:cs="Arial"/>
        </w:rPr>
      </w:pPr>
      <w:r w:rsidRPr="00E40C67">
        <w:rPr>
          <w:rFonts w:ascii="Arial" w:hAnsi="Arial" w:cs="Arial"/>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28B31CA4" w14:textId="77777777" w:rsidR="00AF4798" w:rsidRPr="00E40C67" w:rsidRDefault="00AF4798" w:rsidP="00AF4798">
      <w:pPr>
        <w:spacing w:after="160" w:line="278" w:lineRule="auto"/>
        <w:rPr>
          <w:rFonts w:ascii="Arial" w:hAnsi="Arial" w:cs="Arial"/>
        </w:rPr>
      </w:pPr>
      <w:r w:rsidRPr="00E40C67">
        <w:rPr>
          <w:rFonts w:ascii="Arial" w:hAnsi="Arial" w:cs="Arial"/>
        </w:rPr>
        <w:t>(C) The Contractor requests a deferment of collection on a debt previously demanded by the Contracting Officer.</w:t>
      </w:r>
    </w:p>
    <w:p w14:paraId="7A5E8316" w14:textId="77777777" w:rsidR="00AF4798" w:rsidRPr="00E40C67" w:rsidRDefault="00AF4798" w:rsidP="00AF4798">
      <w:pPr>
        <w:spacing w:after="160" w:line="278" w:lineRule="auto"/>
        <w:rPr>
          <w:rFonts w:ascii="Arial" w:hAnsi="Arial" w:cs="Arial"/>
        </w:rPr>
      </w:pPr>
      <w:r w:rsidRPr="00E40C67">
        <w:rPr>
          <w:rFonts w:ascii="Arial" w:hAnsi="Arial" w:cs="Arial"/>
        </w:rPr>
        <w:t>(iv) If a demand for payment was previously issued for the debt, the demand for payment included in the final decision shall identify the same due date as the original demand for payment.</w:t>
      </w:r>
    </w:p>
    <w:p w14:paraId="16D7D616" w14:textId="77777777" w:rsidR="00AF4798" w:rsidRPr="00E40C67" w:rsidRDefault="00AF4798" w:rsidP="00AF4798">
      <w:pPr>
        <w:spacing w:after="160" w:line="278" w:lineRule="auto"/>
        <w:rPr>
          <w:rFonts w:ascii="Arial" w:hAnsi="Arial" w:cs="Arial"/>
        </w:rPr>
      </w:pPr>
      <w:r w:rsidRPr="00E40C67">
        <w:rPr>
          <w:rFonts w:ascii="Arial" w:hAnsi="Arial" w:cs="Arial"/>
        </w:rPr>
        <w:t>(v) Amounts shall be due at the earliest of the following dates:</w:t>
      </w:r>
    </w:p>
    <w:p w14:paraId="713CBD77" w14:textId="77777777" w:rsidR="00AF4798" w:rsidRPr="00E40C67" w:rsidRDefault="00AF4798" w:rsidP="00AF4798">
      <w:pPr>
        <w:spacing w:after="160" w:line="278" w:lineRule="auto"/>
        <w:rPr>
          <w:rFonts w:ascii="Arial" w:hAnsi="Arial" w:cs="Arial"/>
        </w:rPr>
      </w:pPr>
      <w:r w:rsidRPr="00E40C67">
        <w:rPr>
          <w:rFonts w:ascii="Arial" w:hAnsi="Arial" w:cs="Arial"/>
        </w:rPr>
        <w:t>(A) The date fixed under this contract.</w:t>
      </w:r>
    </w:p>
    <w:p w14:paraId="423D7644" w14:textId="77777777" w:rsidR="00AF4798" w:rsidRPr="00E40C67" w:rsidRDefault="00AF4798" w:rsidP="00AF4798">
      <w:pPr>
        <w:spacing w:after="160" w:line="278" w:lineRule="auto"/>
        <w:rPr>
          <w:rFonts w:ascii="Arial" w:hAnsi="Arial" w:cs="Arial"/>
        </w:rPr>
      </w:pPr>
      <w:r w:rsidRPr="00E40C67">
        <w:rPr>
          <w:rFonts w:ascii="Arial" w:hAnsi="Arial" w:cs="Arial"/>
        </w:rPr>
        <w:t>(B) The date of the first written demand for payment, including any demand for payment resulting from a default termination.</w:t>
      </w:r>
    </w:p>
    <w:p w14:paraId="4AEEE83E" w14:textId="77777777" w:rsidR="00AF4798" w:rsidRPr="00E40C67" w:rsidRDefault="00AF4798" w:rsidP="00AF4798">
      <w:pPr>
        <w:spacing w:after="160" w:line="278" w:lineRule="auto"/>
        <w:rPr>
          <w:rFonts w:ascii="Arial" w:hAnsi="Arial" w:cs="Arial"/>
        </w:rPr>
      </w:pPr>
      <w:r w:rsidRPr="00E40C67">
        <w:rPr>
          <w:rFonts w:ascii="Arial" w:hAnsi="Arial" w:cs="Arial"/>
        </w:rPr>
        <w:t>(vi) The interest charge shall be computed for the actual number of calendar days involved beginning on the due date and ending on—</w:t>
      </w:r>
    </w:p>
    <w:p w14:paraId="4A506EAF"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(A) The date on which the designated office receives payment from the </w:t>
      </w:r>
      <w:proofErr w:type="gramStart"/>
      <w:r w:rsidRPr="00E40C67">
        <w:rPr>
          <w:rFonts w:ascii="Arial" w:hAnsi="Arial" w:cs="Arial"/>
        </w:rPr>
        <w:t>Contractor;</w:t>
      </w:r>
      <w:proofErr w:type="gramEnd"/>
    </w:p>
    <w:p w14:paraId="0AB31974" w14:textId="77777777" w:rsidR="00AF4798" w:rsidRPr="00E40C67" w:rsidRDefault="00AF4798" w:rsidP="00AF4798">
      <w:pPr>
        <w:spacing w:after="160" w:line="278" w:lineRule="auto"/>
        <w:rPr>
          <w:rFonts w:ascii="Arial" w:hAnsi="Arial" w:cs="Arial"/>
        </w:rPr>
      </w:pPr>
      <w:r w:rsidRPr="00E40C67">
        <w:rPr>
          <w:rFonts w:ascii="Arial" w:hAnsi="Arial" w:cs="Arial"/>
        </w:rPr>
        <w:lastRenderedPageBreak/>
        <w:t xml:space="preserve">(B) The date of issuance of a </w:t>
      </w:r>
      <w:proofErr w:type="gramStart"/>
      <w:r w:rsidRPr="00E40C67">
        <w:rPr>
          <w:rFonts w:ascii="Arial" w:hAnsi="Arial" w:cs="Arial"/>
        </w:rPr>
        <w:t>Government</w:t>
      </w:r>
      <w:proofErr w:type="gramEnd"/>
      <w:r w:rsidRPr="00E40C67">
        <w:rPr>
          <w:rFonts w:ascii="Arial" w:hAnsi="Arial" w:cs="Arial"/>
        </w:rPr>
        <w:t xml:space="preserve"> check to the Contractor from which an amount otherwise payable has been withheld as a credit against the contract debt; or</w:t>
      </w:r>
    </w:p>
    <w:p w14:paraId="13E41D82" w14:textId="77777777" w:rsidR="00AF4798" w:rsidRPr="00E40C67" w:rsidRDefault="00AF4798" w:rsidP="00AF4798">
      <w:pPr>
        <w:spacing w:after="160" w:line="278" w:lineRule="auto"/>
        <w:rPr>
          <w:rFonts w:ascii="Arial" w:hAnsi="Arial" w:cs="Arial"/>
        </w:rPr>
      </w:pPr>
      <w:r w:rsidRPr="00E40C67">
        <w:rPr>
          <w:rFonts w:ascii="Arial" w:hAnsi="Arial" w:cs="Arial"/>
        </w:rPr>
        <w:t>(C) The date on which an amount withheld and applied to the contract debt would otherwise have become payable to the Contractor.</w:t>
      </w:r>
    </w:p>
    <w:p w14:paraId="314CB7B4" w14:textId="77777777" w:rsidR="00AF4798" w:rsidRPr="00E40C67" w:rsidRDefault="00AF4798" w:rsidP="00AF4798">
      <w:pPr>
        <w:spacing w:after="160" w:line="278" w:lineRule="auto"/>
        <w:rPr>
          <w:rFonts w:ascii="Arial" w:hAnsi="Arial" w:cs="Arial"/>
        </w:rPr>
      </w:pPr>
      <w:r w:rsidRPr="00E40C67">
        <w:rPr>
          <w:rFonts w:ascii="Arial" w:hAnsi="Arial" w:cs="Arial"/>
        </w:rPr>
        <w:t>(vii) The interest charge made under this clause may be reduced under the procedures prescribed in FAR part 32 in effect on the date of this contract.</w:t>
      </w:r>
    </w:p>
    <w:p w14:paraId="6730460F" w14:textId="77777777" w:rsidR="00AF4798" w:rsidRPr="00E40C67" w:rsidRDefault="00AF4798" w:rsidP="00AF4798">
      <w:pPr>
        <w:spacing w:after="160" w:line="278" w:lineRule="auto"/>
        <w:rPr>
          <w:rFonts w:ascii="Arial" w:hAnsi="Arial" w:cs="Arial"/>
        </w:rPr>
      </w:pPr>
      <w:r w:rsidRPr="00E40C67">
        <w:rPr>
          <w:rFonts w:ascii="Arial" w:hAnsi="Arial" w:cs="Arial"/>
        </w:rPr>
        <w:t>(viii) Upon receipt and approval of the invoice designated by the Contractor as the “completion invoice” and supporting documentation, and upon compliance by the Contractor with all terms of this contract, any outstanding balances will be paid within 30 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w14:paraId="41FCAD34" w14:textId="77777777" w:rsidR="00AF4798" w:rsidRPr="00E40C67" w:rsidRDefault="00AF4798" w:rsidP="00AF4798">
      <w:pPr>
        <w:spacing w:after="160" w:line="278" w:lineRule="auto"/>
        <w:rPr>
          <w:rFonts w:ascii="Arial" w:hAnsi="Arial" w:cs="Arial"/>
        </w:rPr>
      </w:pPr>
      <w:r w:rsidRPr="00E40C67">
        <w:rPr>
          <w:rFonts w:ascii="Arial" w:hAnsi="Arial" w:cs="Arial"/>
        </w:rPr>
        <w:t>(7) </w:t>
      </w:r>
      <w:r w:rsidRPr="00E40C67">
        <w:rPr>
          <w:rFonts w:ascii="Arial" w:hAnsi="Arial" w:cs="Arial"/>
          <w:i/>
          <w:iCs/>
        </w:rPr>
        <w:t>Release of claims</w:t>
      </w:r>
      <w:r w:rsidRPr="00E40C67">
        <w:rPr>
          <w:rFonts w:ascii="Arial" w:hAnsi="Arial" w:cs="Arial"/>
        </w:rP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w14:paraId="158D721E" w14:textId="77777777" w:rsidR="00AF4798" w:rsidRPr="00E40C67" w:rsidRDefault="00AF4798" w:rsidP="00AF4798">
      <w:pPr>
        <w:spacing w:after="160" w:line="278" w:lineRule="auto"/>
        <w:rPr>
          <w:rFonts w:ascii="Arial" w:hAnsi="Arial" w:cs="Arial"/>
        </w:rPr>
      </w:pPr>
      <w:r w:rsidRPr="00E40C67">
        <w:rPr>
          <w:rFonts w:ascii="Arial" w:hAnsi="Arial" w:cs="Arial"/>
        </w:rPr>
        <w:t>(i) Specified claims in stated amounts, or in estimated amounts if the amounts are not susceptible to exact statement by the Contractor.</w:t>
      </w:r>
    </w:p>
    <w:p w14:paraId="6E5FB4A6" w14:textId="77777777" w:rsidR="00AF4798" w:rsidRPr="00E40C67" w:rsidRDefault="00AF4798" w:rsidP="00AF4798">
      <w:pPr>
        <w:spacing w:after="160" w:line="278" w:lineRule="auto"/>
        <w:rPr>
          <w:rFonts w:ascii="Arial" w:hAnsi="Arial" w:cs="Arial"/>
        </w:rPr>
      </w:pPr>
      <w:r w:rsidRPr="00E40C67">
        <w:rPr>
          <w:rFonts w:ascii="Arial" w:hAnsi="Arial" w:cs="Arial"/>
        </w:rPr>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w14:paraId="68A236A5" w14:textId="77777777" w:rsidR="00AF4798" w:rsidRPr="00E40C67" w:rsidRDefault="00AF4798" w:rsidP="00AF4798">
      <w:pPr>
        <w:spacing w:after="160" w:line="278" w:lineRule="auto"/>
        <w:rPr>
          <w:rFonts w:ascii="Arial" w:hAnsi="Arial" w:cs="Arial"/>
        </w:rPr>
      </w:pPr>
      <w:r w:rsidRPr="00E40C67">
        <w:rPr>
          <w:rFonts w:ascii="Arial" w:hAnsi="Arial" w:cs="Arial"/>
        </w:rPr>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w14:paraId="321738FA" w14:textId="77777777" w:rsidR="00AF4798" w:rsidRPr="00E40C67" w:rsidRDefault="00AF4798" w:rsidP="00AF4798">
      <w:pPr>
        <w:spacing w:after="160" w:line="278" w:lineRule="auto"/>
        <w:rPr>
          <w:rFonts w:ascii="Arial" w:hAnsi="Arial" w:cs="Arial"/>
        </w:rPr>
      </w:pPr>
      <w:r w:rsidRPr="00E40C67">
        <w:rPr>
          <w:rFonts w:ascii="Arial" w:hAnsi="Arial" w:cs="Arial"/>
        </w:rPr>
        <w:t>(8) </w:t>
      </w:r>
      <w:r w:rsidRPr="00E40C67">
        <w:rPr>
          <w:rFonts w:ascii="Arial" w:hAnsi="Arial" w:cs="Arial"/>
          <w:i/>
          <w:iCs/>
        </w:rPr>
        <w:t>Prompt payment</w:t>
      </w:r>
      <w:r w:rsidRPr="00E40C67">
        <w:rPr>
          <w:rFonts w:ascii="Arial" w:hAnsi="Arial" w:cs="Arial"/>
        </w:rPr>
        <w:t>. The Government will make payment in accordance with the Prompt Payment Act (31 U.S.C. 3903) and prompt payment regulations at 5 CFR part 1315.</w:t>
      </w:r>
    </w:p>
    <w:p w14:paraId="3FF18AEA" w14:textId="77777777" w:rsidR="00AF4798" w:rsidRPr="00E40C67" w:rsidRDefault="00AF4798" w:rsidP="00AF4798">
      <w:pPr>
        <w:spacing w:after="160" w:line="278" w:lineRule="auto"/>
        <w:rPr>
          <w:rFonts w:ascii="Arial" w:hAnsi="Arial" w:cs="Arial"/>
        </w:rPr>
      </w:pPr>
      <w:r w:rsidRPr="00E40C67">
        <w:rPr>
          <w:rFonts w:ascii="Arial" w:hAnsi="Arial" w:cs="Arial"/>
        </w:rPr>
        <w:t xml:space="preserve">(9) Discount. In connection with any discount offered for early payment, time shall be computed from the date of the invoice. </w:t>
      </w:r>
      <w:proofErr w:type="gramStart"/>
      <w:r w:rsidRPr="00E40C67">
        <w:rPr>
          <w:rFonts w:ascii="Arial" w:hAnsi="Arial" w:cs="Arial"/>
        </w:rPr>
        <w:t>For the purpose of</w:t>
      </w:r>
      <w:proofErr w:type="gramEnd"/>
      <w:r w:rsidRPr="00E40C67">
        <w:rPr>
          <w:rFonts w:ascii="Arial" w:hAnsi="Arial" w:cs="Arial"/>
        </w:rPr>
        <w:t xml:space="preserve"> computing the discount earned, payment shall be considered to have been made on the date that appears on the payment check or the specified payment date if an electronic funds transfer payment is made.</w:t>
      </w:r>
    </w:p>
    <w:p w14:paraId="306B0069" w14:textId="77777777" w:rsidR="00AF4798" w:rsidRPr="00E40C67" w:rsidRDefault="00AF4798" w:rsidP="00AF4798">
      <w:pPr>
        <w:spacing w:after="160" w:line="278" w:lineRule="auto"/>
        <w:rPr>
          <w:rFonts w:ascii="Arial" w:hAnsi="Arial" w:cs="Arial"/>
        </w:rPr>
      </w:pPr>
      <w:r w:rsidRPr="00E40C67">
        <w:rPr>
          <w:rFonts w:ascii="Arial" w:hAnsi="Arial" w:cs="Arial"/>
        </w:rPr>
        <w:t>(l) </w:t>
      </w:r>
      <w:r w:rsidRPr="00E40C67">
        <w:rPr>
          <w:rFonts w:ascii="Arial" w:hAnsi="Arial" w:cs="Arial"/>
          <w:i/>
          <w:iCs/>
        </w:rPr>
        <w:t>Termination for the Government’s convenience</w:t>
      </w:r>
      <w:r w:rsidRPr="00E40C67">
        <w:rPr>
          <w:rFonts w:ascii="Arial" w:hAnsi="Arial" w:cs="Arial"/>
        </w:rPr>
        <w:t xml:space="preserve">. The Government reserves the right to terminate this contract, or any part hereof, for its sole convenience. In the event of such termination, the Contractor shall immediately stop all work under this contract and shall immediately cause </w:t>
      </w:r>
      <w:proofErr w:type="gramStart"/>
      <w:r w:rsidRPr="00E40C67">
        <w:rPr>
          <w:rFonts w:ascii="Arial" w:hAnsi="Arial" w:cs="Arial"/>
        </w:rPr>
        <w:t>any and all</w:t>
      </w:r>
      <w:proofErr w:type="gramEnd"/>
      <w:r w:rsidRPr="00E40C67">
        <w:rPr>
          <w:rFonts w:ascii="Arial" w:hAnsi="Arial" w:cs="Arial"/>
        </w:rPr>
        <w:t xml:space="preserve"> of its suppliers and subcontractors to cease work. Subject to the terms of this contract, the Contractor shall be paid an amount for direct labor hours (as defined </w:t>
      </w:r>
      <w:r w:rsidRPr="00E40C67">
        <w:rPr>
          <w:rFonts w:ascii="Arial" w:hAnsi="Arial" w:cs="Arial"/>
        </w:rPr>
        <w:lastRenderedPageBreak/>
        <w:t>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14:paraId="13FB87FA" w14:textId="77777777" w:rsidR="00AF4798" w:rsidRPr="00E40C67" w:rsidRDefault="00AF4798" w:rsidP="00AF4798">
      <w:pPr>
        <w:spacing w:after="160" w:line="278" w:lineRule="auto"/>
        <w:rPr>
          <w:rFonts w:ascii="Arial" w:hAnsi="Arial" w:cs="Arial"/>
        </w:rPr>
      </w:pPr>
      <w:r w:rsidRPr="00E40C67">
        <w:rPr>
          <w:rFonts w:ascii="Arial" w:hAnsi="Arial" w:cs="Arial"/>
        </w:rPr>
        <w:t>(m) </w:t>
      </w:r>
      <w:r w:rsidRPr="00E40C67">
        <w:rPr>
          <w:rFonts w:ascii="Arial" w:hAnsi="Arial" w:cs="Arial"/>
          <w:i/>
          <w:iCs/>
        </w:rPr>
        <w:t>Termination for cause</w:t>
      </w:r>
      <w:r w:rsidRPr="00E40C67">
        <w:rPr>
          <w:rFonts w:ascii="Arial" w:hAnsi="Arial" w:cs="Arial"/>
        </w:rPr>
        <w:t xml:space="preserve">. The Government may terminate this contract, or any part hereof, for cause in the event of any default by the Contractor, or if the Contractor fails to comply with any contract terms and conditions, or fails to provide the Government, upon written request, with adequate assurances of future performance. The Government will send a cure notice to the Contractor, unless the reason for the termination is late delivery. Subject to the terms of this contract, the Contractor shall be paid an amount computed under paragraph (i), Payments, of this clause, but the “hourly rate” for labor hours expended in furnishing work not delivered to or accepted by the Government shall be reduced to exclude that portion of the rate attributable to profit. Unless otherwise specified in paragraph (b)(4) of this clause, the portion of the “hourly rate” attributable to profit shall be 10 percent. In the event of termination for cause, the Contractor shall be liable to the Government for </w:t>
      </w:r>
      <w:proofErr w:type="gramStart"/>
      <w:r w:rsidRPr="00E40C67">
        <w:rPr>
          <w:rFonts w:ascii="Arial" w:hAnsi="Arial" w:cs="Arial"/>
        </w:rPr>
        <w:t>any and all</w:t>
      </w:r>
      <w:proofErr w:type="gramEnd"/>
      <w:r w:rsidRPr="00E40C67">
        <w:rPr>
          <w:rFonts w:ascii="Arial" w:hAnsi="Arial" w:cs="Arial"/>
        </w:rPr>
        <w:t xml:space="preserve"> rights and remedies provided by law. If it is determined that the Government improperly terminated this contract for default, such termination shall be deemed a termination for convenience.</w:t>
      </w:r>
    </w:p>
    <w:p w14:paraId="44E83F7C" w14:textId="339C2E67" w:rsidR="00DA290D" w:rsidRDefault="00DA290D" w:rsidP="00B5408F">
      <w:pPr>
        <w:pStyle w:val="Heading2"/>
      </w:pPr>
    </w:p>
    <w:p w14:paraId="44E83F7D" w14:textId="77777777" w:rsidR="00DA290D" w:rsidRDefault="00DA290D" w:rsidP="002653F8">
      <w:pPr>
        <w:jc w:val="center"/>
      </w:pPr>
      <w:r>
        <w:t>(End of Clause)</w:t>
      </w:r>
    </w:p>
    <w:p w14:paraId="44E83F7E" w14:textId="77777777" w:rsidR="00DA290D" w:rsidRDefault="00DA290D">
      <w:pPr>
        <w:pStyle w:val="Heading2"/>
      </w:pPr>
      <w:bookmarkStart w:id="9" w:name="_Toc214970430"/>
      <w:r>
        <w:t>C.2  52.217-8 OPTION TO EXTEND SERVICES (NOV 1999)</w:t>
      </w:r>
      <w:bookmarkEnd w:id="9"/>
    </w:p>
    <w:p w14:paraId="44E83F7F" w14:textId="77777777" w:rsidR="00DA290D" w:rsidRDefault="00DA290D">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44E83F80" w14:textId="77777777" w:rsidR="00DA290D" w:rsidRDefault="00DA290D" w:rsidP="00147D0E">
      <w:pPr>
        <w:jc w:val="center"/>
      </w:pPr>
      <w:r>
        <w:t>(End of Clause)</w:t>
      </w:r>
    </w:p>
    <w:p w14:paraId="44E83F81" w14:textId="77777777" w:rsidR="00DA290D" w:rsidRDefault="00DA290D">
      <w:pPr>
        <w:pStyle w:val="Heading2"/>
      </w:pPr>
      <w:bookmarkStart w:id="10" w:name="_Toc214970431"/>
      <w:r>
        <w:t>C.3  52.217-9 OPTION TO EXTEND THE TERM OF THE CONTRACT (MAR 2000)</w:t>
      </w:r>
      <w:bookmarkEnd w:id="10"/>
    </w:p>
    <w:p w14:paraId="44E83F82" w14:textId="77777777" w:rsidR="00DA290D" w:rsidRDefault="00DA290D"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44E83F83" w14:textId="77777777" w:rsidR="00DA290D" w:rsidRDefault="00DA290D" w:rsidP="00DF50F6">
      <w:r>
        <w:t xml:space="preserve">  (b) If the Government exercises this option, the extended contract shall be considered to include this option clause.</w:t>
      </w:r>
    </w:p>
    <w:p w14:paraId="44E83F84" w14:textId="77777777" w:rsidR="00DA290D" w:rsidRDefault="00DA290D" w:rsidP="00DF50F6">
      <w:r>
        <w:lastRenderedPageBreak/>
        <w:t xml:space="preserve">  (c) The total duration of this contract, including the exercise of any options under this clause, shall not exceed five (5) years.</w:t>
      </w:r>
    </w:p>
    <w:p w14:paraId="44E83F85" w14:textId="77777777" w:rsidR="00DA290D" w:rsidRDefault="00DA290D" w:rsidP="00DF50F6">
      <w:pPr>
        <w:jc w:val="center"/>
      </w:pPr>
      <w:r>
        <w:t>(End of Clause)</w:t>
      </w:r>
    </w:p>
    <w:p w14:paraId="44E83F86" w14:textId="77777777" w:rsidR="00DA290D" w:rsidRDefault="00DA290D">
      <w:pPr>
        <w:pStyle w:val="Heading2"/>
      </w:pPr>
      <w:bookmarkStart w:id="11" w:name="_Toc214970432"/>
      <w:r>
        <w:t>C.4  52.252-6  AUTHORIZED DEVIATIONS IN CLAUSES  (NOV 2020)</w:t>
      </w:r>
      <w:bookmarkEnd w:id="11"/>
    </w:p>
    <w:p w14:paraId="44E83F87" w14:textId="77777777" w:rsidR="00DA290D" w:rsidRDefault="00DA290D">
      <w:r>
        <w:t xml:space="preserve">  (a) The use in this solicitation or contract of any Federal Acquisition Regulation (48 CFR Chapter 1) clause with an authorized deviation is indicated by the addition of "(DEVIATION)" after the date of the clause.</w:t>
      </w:r>
    </w:p>
    <w:p w14:paraId="44E83F88" w14:textId="77777777" w:rsidR="00DA290D" w:rsidRDefault="00DA290D">
      <w:r>
        <w:t xml:space="preserve">  (b) The use in this solicitation or contract of any VAAR (48 CFR Chapter FEDERAL ACQUISITION REGULATION (48 CFR Chapter 1)) clause with an authorized deviation is indicated by the addition of "(DEVIATION)" after the name of the regulation.</w:t>
      </w:r>
    </w:p>
    <w:p w14:paraId="44E83F89" w14:textId="77777777" w:rsidR="00DA290D" w:rsidRDefault="00DA290D" w:rsidP="005537EE">
      <w:pPr>
        <w:jc w:val="center"/>
      </w:pPr>
      <w:r>
        <w:t>(End of Clause)</w:t>
      </w:r>
    </w:p>
    <w:p w14:paraId="44E83F8A" w14:textId="77777777" w:rsidR="00DA290D" w:rsidRDefault="00DA290D">
      <w:pPr>
        <w:pStyle w:val="Heading2"/>
      </w:pPr>
      <w:bookmarkStart w:id="12" w:name="_Toc214970433"/>
      <w:r>
        <w:t>C.5   SUPPLEMENTAL INSURANCE REQUIREMENTS</w:t>
      </w:r>
      <w:bookmarkEnd w:id="12"/>
    </w:p>
    <w:p w14:paraId="44E83F8B" w14:textId="77777777" w:rsidR="00DA290D" w:rsidRDefault="00DA290D">
      <w:r>
        <w:t xml:space="preserve">  In accordance with FAR 28.307-2 and FAR 52.228-5, the following minimum coverage shall apply to this contract:</w:t>
      </w:r>
    </w:p>
    <w:p w14:paraId="44E83F8C" w14:textId="77777777" w:rsidR="00DA290D" w:rsidRDefault="00DA290D">
      <w:r>
        <w:t xml:space="preserve">  (a)  Workers' compensation and </w:t>
      </w:r>
      <w:proofErr w:type="gramStart"/>
      <w:r>
        <w:t>employers</w:t>
      </w:r>
      <w:proofErr w:type="gramEnd"/>
      <w:r>
        <w:t xml:space="preserve">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44E83F8D" w14:textId="77777777" w:rsidR="00DA290D" w:rsidRDefault="00DA290D">
      <w:r>
        <w:t xml:space="preserve">  (b)  General Liability: $500,000.00 per </w:t>
      </w:r>
      <w:proofErr w:type="gramStart"/>
      <w:r>
        <w:t>occurrences</w:t>
      </w:r>
      <w:proofErr w:type="gramEnd"/>
      <w:r>
        <w:t>.</w:t>
      </w:r>
    </w:p>
    <w:p w14:paraId="44E83F8E" w14:textId="77777777" w:rsidR="00DA290D" w:rsidRDefault="00DA290D">
      <w:r>
        <w:t xml:space="preserve">  (c)  Automobile liability: $200,000.00 per person; $500,000.00 per occurrence and $20,000.00 property damage.</w:t>
      </w:r>
    </w:p>
    <w:p w14:paraId="44E83F8F" w14:textId="77777777" w:rsidR="00DA290D" w:rsidRDefault="00DA290D">
      <w:r>
        <w:t xml:space="preserve">  (d)  The successful bidder must present to the Contracting Officer, prior to award, evidence of general liability insurance without any exclusionary clauses for asbestos that would void the general liability coverage.</w:t>
      </w:r>
    </w:p>
    <w:p w14:paraId="44E83F90" w14:textId="77777777" w:rsidR="00DA290D" w:rsidRDefault="00DA290D" w:rsidP="00833838">
      <w:pPr>
        <w:jc w:val="center"/>
      </w:pPr>
      <w:r>
        <w:t>(End of Clause)</w:t>
      </w:r>
    </w:p>
    <w:p w14:paraId="44E83F91" w14:textId="77777777" w:rsidR="00DA290D" w:rsidRDefault="00DA290D">
      <w:pPr>
        <w:pStyle w:val="Heading2"/>
      </w:pPr>
      <w:bookmarkStart w:id="13" w:name="_Toc214970434"/>
      <w:r>
        <w:t>C.6  52.240-91  SECURITY PROHIBITIONS AND EXCLUSIONS  (NOV 2025) (DEVIATION)</w:t>
      </w:r>
      <w:bookmarkEnd w:id="13"/>
    </w:p>
    <w:p w14:paraId="44E83F92" w14:textId="77777777" w:rsidR="00DA290D" w:rsidRPr="002120FC" w:rsidRDefault="00DA290D"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4E83F93" w14:textId="77777777" w:rsidR="00DA290D" w:rsidRPr="002120FC" w:rsidRDefault="00DA290D"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44E83F94" w14:textId="77777777" w:rsidR="00DA290D" w:rsidRPr="002120FC" w:rsidRDefault="00DA290D" w:rsidP="002120FC">
      <w:r>
        <w:rPr>
          <w:i/>
          <w:iCs/>
        </w:rPr>
        <w:lastRenderedPageBreak/>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4E83F95" w14:textId="77777777" w:rsidR="00DA290D" w:rsidRPr="002120FC" w:rsidRDefault="00DA290D"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4E83F96" w14:textId="77777777" w:rsidR="00DA290D" w:rsidRPr="002120FC" w:rsidRDefault="00DA290D" w:rsidP="002120FC">
      <w:r>
        <w:rPr>
          <w:i/>
          <w:iCs/>
        </w:rPr>
        <w:t xml:space="preserve">  </w:t>
      </w:r>
      <w:r w:rsidRPr="002120FC">
        <w:rPr>
          <w:i/>
          <w:iCs/>
        </w:rPr>
        <w:t>Covered article</w:t>
      </w:r>
      <w:r w:rsidRPr="002120FC">
        <w:t>, as defined in 41 U.S.C. 4713(k), means:</w:t>
      </w:r>
    </w:p>
    <w:p w14:paraId="44E83F97" w14:textId="77777777" w:rsidR="00DA290D" w:rsidRPr="002120FC" w:rsidRDefault="00DA290D"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44E83F98" w14:textId="77777777" w:rsidR="00DA290D" w:rsidRPr="002120FC" w:rsidRDefault="00DA290D"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44E83F99" w14:textId="77777777" w:rsidR="00DA290D" w:rsidRPr="002120FC" w:rsidRDefault="00DA290D"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4E83F9A" w14:textId="77777777" w:rsidR="00DA290D" w:rsidRPr="002120FC" w:rsidRDefault="00DA290D" w:rsidP="002120FC">
      <w:r>
        <w:t xml:space="preserve">    </w:t>
      </w:r>
      <w:r w:rsidRPr="002120FC">
        <w:t>(4)</w:t>
      </w:r>
      <w:r>
        <w:t xml:space="preserve"> </w:t>
      </w:r>
      <w:r w:rsidRPr="002120FC">
        <w:t>Hardware, systems, devices, software, or services that include embedded or incidental information technology.</w:t>
      </w:r>
    </w:p>
    <w:p w14:paraId="44E83F9B" w14:textId="77777777" w:rsidR="00DA290D" w:rsidRPr="002120FC" w:rsidRDefault="00DA290D" w:rsidP="002120FC">
      <w:r>
        <w:rPr>
          <w:i/>
          <w:iCs/>
        </w:rPr>
        <w:t xml:space="preserve">  </w:t>
      </w:r>
      <w:r w:rsidRPr="002120FC">
        <w:rPr>
          <w:i/>
          <w:iCs/>
        </w:rPr>
        <w:t>Covered foreign country</w:t>
      </w:r>
      <w:r>
        <w:t xml:space="preserve"> </w:t>
      </w:r>
      <w:r w:rsidRPr="002120FC">
        <w:t>means The People’s Republic of China.</w:t>
      </w:r>
    </w:p>
    <w:p w14:paraId="44E83F9C" w14:textId="77777777" w:rsidR="00DA290D" w:rsidRPr="002120FC" w:rsidRDefault="00DA290D" w:rsidP="002120FC">
      <w:r>
        <w:rPr>
          <w:i/>
          <w:iCs/>
        </w:rPr>
        <w:t xml:space="preserve">  </w:t>
      </w:r>
      <w:r w:rsidRPr="002120FC">
        <w:rPr>
          <w:i/>
          <w:iCs/>
        </w:rPr>
        <w:t>Covered telecommunications equipment or services</w:t>
      </w:r>
      <w:r>
        <w:t xml:space="preserve"> </w:t>
      </w:r>
      <w:r w:rsidRPr="002120FC">
        <w:t>means—</w:t>
      </w:r>
    </w:p>
    <w:p w14:paraId="44E83F9D" w14:textId="77777777" w:rsidR="00DA290D" w:rsidRPr="002120FC" w:rsidRDefault="00DA290D"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44E83F9E" w14:textId="77777777" w:rsidR="00DA290D" w:rsidRPr="002120FC" w:rsidRDefault="00DA290D"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44E83F9F" w14:textId="77777777" w:rsidR="00DA290D" w:rsidRPr="002120FC" w:rsidRDefault="00DA290D" w:rsidP="002120FC">
      <w:r>
        <w:t xml:space="preserve">    </w:t>
      </w:r>
      <w:r w:rsidRPr="002120FC">
        <w:t>(3)</w:t>
      </w:r>
      <w:r>
        <w:t xml:space="preserve"> </w:t>
      </w:r>
      <w:r w:rsidRPr="002120FC">
        <w:t>Telecommunications or video surveillance services provided by such entities or using such equipment; or</w:t>
      </w:r>
    </w:p>
    <w:p w14:paraId="44E83FA0" w14:textId="77777777" w:rsidR="00DA290D" w:rsidRPr="002120FC" w:rsidRDefault="00DA290D"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4E83FA1" w14:textId="77777777" w:rsidR="00DA290D" w:rsidRPr="002120FC" w:rsidRDefault="00DA290D" w:rsidP="002120FC">
      <w:r>
        <w:rPr>
          <w:i/>
          <w:iCs/>
        </w:rPr>
        <w:t xml:space="preserve">  </w:t>
      </w:r>
      <w:r w:rsidRPr="002120FC">
        <w:rPr>
          <w:i/>
          <w:iCs/>
        </w:rPr>
        <w:t>Critical technology</w:t>
      </w:r>
      <w:r>
        <w:t xml:space="preserve"> </w:t>
      </w:r>
      <w:r w:rsidRPr="002120FC">
        <w:t>means—</w:t>
      </w:r>
    </w:p>
    <w:p w14:paraId="44E83FA2" w14:textId="77777777" w:rsidR="00DA290D" w:rsidRPr="002120FC" w:rsidRDefault="00DA290D"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44E83FA3" w14:textId="77777777" w:rsidR="00DA290D" w:rsidRPr="002120FC" w:rsidRDefault="00DA290D" w:rsidP="002120FC">
      <w:r>
        <w:lastRenderedPageBreak/>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4E83FA4" w14:textId="77777777" w:rsidR="00DA290D" w:rsidRPr="002120FC" w:rsidRDefault="00DA290D"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4E83FA5" w14:textId="77777777" w:rsidR="00DA290D" w:rsidRPr="002120FC" w:rsidRDefault="00DA290D"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44E83FA6" w14:textId="77777777" w:rsidR="00DA290D" w:rsidRPr="002120FC" w:rsidRDefault="00DA290D"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44E83FA7" w14:textId="77777777" w:rsidR="00DA290D" w:rsidRPr="002120FC" w:rsidRDefault="00DA290D"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44E83FA8" w14:textId="77777777" w:rsidR="00DA290D" w:rsidRPr="002120FC" w:rsidRDefault="00DA290D"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4E83FA9" w14:textId="77777777" w:rsidR="00DA290D" w:rsidRPr="002120FC" w:rsidRDefault="00DA290D" w:rsidP="002120FC">
      <w:r>
        <w:t xml:space="preserve">    </w:t>
      </w:r>
      <w:r w:rsidRPr="002120FC">
        <w:t>(6)</w:t>
      </w:r>
      <w:r>
        <w:t xml:space="preserve"> </w:t>
      </w:r>
      <w:r w:rsidRPr="002120FC">
        <w:t>Emerging and foundational technologies controlled pursuant to section 1758 of the Export Control Reform Act of 2018 (50 U.S.C. 4817).</w:t>
      </w:r>
    </w:p>
    <w:p w14:paraId="44E83FAA" w14:textId="77777777" w:rsidR="00DA290D" w:rsidRPr="002120FC" w:rsidRDefault="00DA290D"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4E83FAB" w14:textId="77777777" w:rsidR="00DA290D" w:rsidRPr="002120FC" w:rsidRDefault="00DA290D"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4E83FAC" w14:textId="77777777" w:rsidR="00DA290D" w:rsidRPr="002120FC" w:rsidRDefault="00DA290D"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4E83FAD" w14:textId="77777777" w:rsidR="00DA290D" w:rsidRPr="002120FC" w:rsidRDefault="00DA290D"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4E83FAE" w14:textId="77777777" w:rsidR="00DA290D" w:rsidRPr="002120FC" w:rsidRDefault="00DA290D"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4E83FAF" w14:textId="77777777" w:rsidR="00DA290D" w:rsidRPr="002120FC" w:rsidRDefault="00DA290D" w:rsidP="002120FC">
      <w:r>
        <w:rPr>
          <w:i/>
          <w:iCs/>
        </w:rPr>
        <w:t xml:space="preserve">  </w:t>
      </w:r>
      <w:r w:rsidRPr="002120FC">
        <w:rPr>
          <w:i/>
          <w:iCs/>
        </w:rPr>
        <w:t>Information technology</w:t>
      </w:r>
      <w:r w:rsidRPr="002120FC">
        <w:t>, as defined in 40 U.S.C. 11101(6)—</w:t>
      </w:r>
    </w:p>
    <w:p w14:paraId="44E83FB0" w14:textId="77777777" w:rsidR="00DA290D" w:rsidRPr="002120FC" w:rsidRDefault="00DA290D"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4E83FB1" w14:textId="77777777" w:rsidR="00DA290D" w:rsidRPr="002120FC" w:rsidRDefault="00DA290D" w:rsidP="002120FC">
      <w:r>
        <w:lastRenderedPageBreak/>
        <w:t xml:space="preserve">      </w:t>
      </w:r>
      <w:r w:rsidRPr="002120FC">
        <w:t>(i)</w:t>
      </w:r>
      <w:r>
        <w:t xml:space="preserve"> </w:t>
      </w:r>
      <w:r w:rsidRPr="002120FC">
        <w:t>Of that equipment; or</w:t>
      </w:r>
    </w:p>
    <w:p w14:paraId="44E83FB2" w14:textId="77777777" w:rsidR="00DA290D" w:rsidRPr="002120FC" w:rsidRDefault="00DA290D"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44E83FB3" w14:textId="77777777" w:rsidR="00DA290D" w:rsidRPr="002120FC" w:rsidRDefault="00DA290D"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4E83FB4" w14:textId="77777777" w:rsidR="00DA290D" w:rsidRPr="002120FC" w:rsidRDefault="00DA290D"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44E83FB5" w14:textId="77777777" w:rsidR="00DA290D" w:rsidRPr="002120FC" w:rsidRDefault="00DA290D" w:rsidP="002120FC">
      <w:r>
        <w:rPr>
          <w:i/>
          <w:iCs/>
        </w:rPr>
        <w:t xml:space="preserve">  </w:t>
      </w:r>
      <w:r w:rsidRPr="002120FC">
        <w:rPr>
          <w:i/>
          <w:iCs/>
        </w:rPr>
        <w:t>Intelligence community</w:t>
      </w:r>
      <w:r w:rsidRPr="002120FC">
        <w:t>, as defined by 50 U.S.C. 3003(4), means the following—</w:t>
      </w:r>
    </w:p>
    <w:p w14:paraId="44E83FB6" w14:textId="77777777" w:rsidR="00DA290D" w:rsidRPr="002120FC" w:rsidRDefault="00DA290D"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44E83FB7" w14:textId="77777777" w:rsidR="00DA290D" w:rsidRPr="002120FC" w:rsidRDefault="00DA290D" w:rsidP="002120FC">
      <w:r>
        <w:t xml:space="preserve">    </w:t>
      </w:r>
      <w:r w:rsidRPr="002120FC">
        <w:t>(2)</w:t>
      </w:r>
      <w:r>
        <w:t xml:space="preserve"> </w:t>
      </w:r>
      <w:r w:rsidRPr="002120FC">
        <w:t xml:space="preserve">The Central Intelligence </w:t>
      </w:r>
      <w:proofErr w:type="gramStart"/>
      <w:r w:rsidRPr="002120FC">
        <w:t>Agency;</w:t>
      </w:r>
      <w:proofErr w:type="gramEnd"/>
    </w:p>
    <w:p w14:paraId="44E83FB8" w14:textId="77777777" w:rsidR="00DA290D" w:rsidRPr="002120FC" w:rsidRDefault="00DA290D" w:rsidP="002120FC">
      <w:r>
        <w:t xml:space="preserve">    </w:t>
      </w:r>
      <w:r w:rsidRPr="002120FC">
        <w:t>(3)</w:t>
      </w:r>
      <w:r>
        <w:t xml:space="preserve"> </w:t>
      </w:r>
      <w:r w:rsidRPr="002120FC">
        <w:t xml:space="preserve">The National Security </w:t>
      </w:r>
      <w:proofErr w:type="gramStart"/>
      <w:r w:rsidRPr="002120FC">
        <w:t>Agency;</w:t>
      </w:r>
      <w:proofErr w:type="gramEnd"/>
    </w:p>
    <w:p w14:paraId="44E83FB9" w14:textId="77777777" w:rsidR="00DA290D" w:rsidRPr="002120FC" w:rsidRDefault="00DA290D" w:rsidP="002120FC">
      <w:r>
        <w:t xml:space="preserve">    </w:t>
      </w:r>
      <w:r w:rsidRPr="002120FC">
        <w:t>(4)</w:t>
      </w:r>
      <w:r>
        <w:t xml:space="preserve"> </w:t>
      </w:r>
      <w:r w:rsidRPr="002120FC">
        <w:t xml:space="preserve">The Defense Intelligence </w:t>
      </w:r>
      <w:proofErr w:type="gramStart"/>
      <w:r w:rsidRPr="002120FC">
        <w:t>Agency;</w:t>
      </w:r>
      <w:proofErr w:type="gramEnd"/>
    </w:p>
    <w:p w14:paraId="44E83FBA" w14:textId="77777777" w:rsidR="00DA290D" w:rsidRPr="002120FC" w:rsidRDefault="00DA290D"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44E83FBB" w14:textId="77777777" w:rsidR="00DA290D" w:rsidRPr="002120FC" w:rsidRDefault="00DA290D" w:rsidP="002120FC">
      <w:r>
        <w:t xml:space="preserve">    </w:t>
      </w:r>
      <w:r w:rsidRPr="002120FC">
        <w:t>(6)</w:t>
      </w:r>
      <w:r>
        <w:t xml:space="preserve"> </w:t>
      </w:r>
      <w:r w:rsidRPr="002120FC">
        <w:t xml:space="preserve">The National Reconnaissance </w:t>
      </w:r>
      <w:proofErr w:type="gramStart"/>
      <w:r w:rsidRPr="002120FC">
        <w:t>Office;</w:t>
      </w:r>
      <w:proofErr w:type="gramEnd"/>
    </w:p>
    <w:p w14:paraId="44E83FBC" w14:textId="77777777" w:rsidR="00DA290D" w:rsidRPr="002120FC" w:rsidRDefault="00DA290D"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44E83FBD" w14:textId="77777777" w:rsidR="00DA290D" w:rsidRPr="002120FC" w:rsidRDefault="00DA290D"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44E83FBE" w14:textId="77777777" w:rsidR="00DA290D" w:rsidRPr="002120FC" w:rsidRDefault="00DA290D"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44E83FBF" w14:textId="77777777" w:rsidR="00DA290D" w:rsidRPr="002120FC" w:rsidRDefault="00DA290D"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44E83FC0" w14:textId="77777777" w:rsidR="00DA290D" w:rsidRPr="002120FC" w:rsidRDefault="00DA290D" w:rsidP="002120FC">
      <w:r>
        <w:t xml:space="preserve">    </w:t>
      </w:r>
      <w:r w:rsidRPr="002120FC">
        <w:t>(11)</w:t>
      </w:r>
      <w:r>
        <w:t xml:space="preserve"> </w:t>
      </w:r>
      <w:r w:rsidRPr="002120FC">
        <w:t>The Office of Intelligence and Analysis of the Department of Homeland Security; or</w:t>
      </w:r>
    </w:p>
    <w:p w14:paraId="44E83FC1" w14:textId="77777777" w:rsidR="00DA290D" w:rsidRPr="002120FC" w:rsidRDefault="00DA290D"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44E83FC2" w14:textId="77777777" w:rsidR="00DA290D" w:rsidRPr="002120FC" w:rsidRDefault="00DA290D"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4E83FC3" w14:textId="77777777" w:rsidR="00DA290D" w:rsidRPr="002120FC" w:rsidRDefault="00DA290D" w:rsidP="002120FC">
      <w:r>
        <w:rPr>
          <w:i/>
          <w:iCs/>
        </w:rPr>
        <w:t xml:space="preserve">  </w:t>
      </w:r>
      <w:r w:rsidRPr="002120FC">
        <w:rPr>
          <w:i/>
          <w:iCs/>
        </w:rPr>
        <w:t>Kaspersky Lab-covered article</w:t>
      </w:r>
      <w:r>
        <w:t xml:space="preserve"> </w:t>
      </w:r>
      <w:r w:rsidRPr="002120FC">
        <w:t>means any hardware, software, or service that—</w:t>
      </w:r>
    </w:p>
    <w:p w14:paraId="44E83FC4" w14:textId="77777777" w:rsidR="00DA290D" w:rsidRPr="002120FC" w:rsidRDefault="00DA290D" w:rsidP="002120FC">
      <w:r>
        <w:t xml:space="preserve">    </w:t>
      </w:r>
      <w:r w:rsidRPr="002120FC">
        <w:t xml:space="preserve">(1) Is developed or provided by a Kaspersky Lab-covered </w:t>
      </w:r>
      <w:proofErr w:type="gramStart"/>
      <w:r w:rsidRPr="002120FC">
        <w:t>entity;</w:t>
      </w:r>
      <w:proofErr w:type="gramEnd"/>
    </w:p>
    <w:p w14:paraId="44E83FC5" w14:textId="77777777" w:rsidR="00DA290D" w:rsidRPr="002120FC" w:rsidRDefault="00DA290D" w:rsidP="002120FC">
      <w:r>
        <w:lastRenderedPageBreak/>
        <w:t xml:space="preserve">    </w:t>
      </w:r>
      <w:r w:rsidRPr="002120FC">
        <w:t>(2)</w:t>
      </w:r>
      <w:r>
        <w:t xml:space="preserve"> </w:t>
      </w:r>
      <w:r w:rsidRPr="002120FC">
        <w:t>Includes any hardware, software, or service developed or provided in whole or in part by a Kaspersky Lab-covered entity; or</w:t>
      </w:r>
    </w:p>
    <w:p w14:paraId="44E83FC6" w14:textId="77777777" w:rsidR="00DA290D" w:rsidRPr="002120FC" w:rsidRDefault="00DA290D" w:rsidP="002120FC">
      <w:r>
        <w:t xml:space="preserve">    </w:t>
      </w:r>
      <w:r w:rsidRPr="002120FC">
        <w:t>(3)</w:t>
      </w:r>
      <w:r>
        <w:t xml:space="preserve"> </w:t>
      </w:r>
      <w:r w:rsidRPr="002120FC">
        <w:t>Contains components using any hardware or software developed in whole or in part by a Kaspersky Lab-covered entity.</w:t>
      </w:r>
    </w:p>
    <w:p w14:paraId="44E83FC7" w14:textId="77777777" w:rsidR="00DA290D" w:rsidRPr="002120FC" w:rsidRDefault="00DA290D" w:rsidP="002120FC">
      <w:r>
        <w:rPr>
          <w:i/>
          <w:iCs/>
        </w:rPr>
        <w:t xml:space="preserve">  </w:t>
      </w:r>
      <w:r w:rsidRPr="002120FC">
        <w:rPr>
          <w:i/>
          <w:iCs/>
        </w:rPr>
        <w:t>Kaspersky Lab-covered entity</w:t>
      </w:r>
      <w:r>
        <w:t xml:space="preserve"> </w:t>
      </w:r>
      <w:r w:rsidRPr="002120FC">
        <w:t>means—</w:t>
      </w:r>
    </w:p>
    <w:p w14:paraId="44E83FC8" w14:textId="77777777" w:rsidR="00DA290D" w:rsidRPr="002120FC" w:rsidRDefault="00DA290D" w:rsidP="002120FC">
      <w:r>
        <w:t xml:space="preserve">    </w:t>
      </w:r>
      <w:r w:rsidRPr="002120FC">
        <w:t>(1)</w:t>
      </w:r>
      <w:r>
        <w:t xml:space="preserve"> </w:t>
      </w:r>
      <w:r w:rsidRPr="002120FC">
        <w:t xml:space="preserve">Kaspersky </w:t>
      </w:r>
      <w:proofErr w:type="gramStart"/>
      <w:r w:rsidRPr="002120FC">
        <w:t>Lab;</w:t>
      </w:r>
      <w:proofErr w:type="gramEnd"/>
    </w:p>
    <w:p w14:paraId="44E83FC9" w14:textId="77777777" w:rsidR="00DA290D" w:rsidRPr="002120FC" w:rsidRDefault="00DA290D"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44E83FCA" w14:textId="77777777" w:rsidR="00DA290D" w:rsidRPr="002120FC" w:rsidRDefault="00DA290D" w:rsidP="002120FC">
      <w:r>
        <w:t xml:space="preserve">    </w:t>
      </w:r>
      <w:r w:rsidRPr="002120FC">
        <w:t>(3)</w:t>
      </w:r>
      <w:r>
        <w:t xml:space="preserve"> </w:t>
      </w:r>
      <w:r w:rsidRPr="002120FC">
        <w:t>Any entity that controls, is controlled by, or is under common control with Kaspersky Lab; or</w:t>
      </w:r>
    </w:p>
    <w:p w14:paraId="44E83FCB" w14:textId="77777777" w:rsidR="00DA290D" w:rsidRPr="002120FC" w:rsidRDefault="00DA290D" w:rsidP="002120FC">
      <w:r>
        <w:t xml:space="preserve">    </w:t>
      </w:r>
      <w:r w:rsidRPr="002120FC">
        <w:t>(4)</w:t>
      </w:r>
      <w:r>
        <w:t xml:space="preserve"> </w:t>
      </w:r>
      <w:r w:rsidRPr="002120FC">
        <w:t>Any entity of which Kaspersky Lab has a majority ownership.</w:t>
      </w:r>
    </w:p>
    <w:p w14:paraId="44E83FCC" w14:textId="77777777" w:rsidR="00DA290D" w:rsidRPr="002120FC" w:rsidRDefault="00DA290D"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4E83FCD" w14:textId="77777777" w:rsidR="00DA290D" w:rsidRPr="002120FC" w:rsidRDefault="00DA290D"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4E83FCE" w14:textId="77777777" w:rsidR="00DA290D" w:rsidRPr="002120FC" w:rsidRDefault="00DA290D"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44E83FCF" w14:textId="77777777" w:rsidR="00DA290D" w:rsidRPr="002120FC" w:rsidRDefault="00DA290D"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4E83FD0" w14:textId="77777777" w:rsidR="00DA290D" w:rsidRPr="002120FC" w:rsidRDefault="00DA290D"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4E83FD1" w14:textId="77777777" w:rsidR="00DA290D" w:rsidRPr="002120FC" w:rsidRDefault="00DA290D"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4E83FD2" w14:textId="77777777" w:rsidR="00DA290D" w:rsidRPr="002120FC" w:rsidRDefault="00DA290D"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44E83FD3" w14:textId="77777777" w:rsidR="00DA290D" w:rsidRPr="002120FC" w:rsidRDefault="00DA290D"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4E83FD4" w14:textId="77777777" w:rsidR="00DA290D" w:rsidRPr="002120FC" w:rsidRDefault="00DA290D"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4E83FD5" w14:textId="77777777" w:rsidR="00DA290D" w:rsidRPr="002120FC" w:rsidRDefault="00DA290D" w:rsidP="002120FC">
      <w:r>
        <w:rPr>
          <w:i/>
          <w:iCs/>
        </w:rPr>
        <w:lastRenderedPageBreak/>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4E83FD6" w14:textId="77777777" w:rsidR="00DA290D" w:rsidRPr="002120FC" w:rsidRDefault="00DA290D"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4E83FD7" w14:textId="77777777" w:rsidR="00DA290D" w:rsidRPr="002120FC" w:rsidRDefault="00DA290D"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4E83FD8" w14:textId="77777777" w:rsidR="00DA290D" w:rsidRPr="002120FC" w:rsidRDefault="00DA290D"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44E83FD9" w14:textId="77777777" w:rsidR="00DA290D" w:rsidRPr="002120FC" w:rsidRDefault="00DA290D"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44E83FDA" w14:textId="77777777" w:rsidR="00DA290D" w:rsidRPr="002120FC" w:rsidRDefault="00DA290D"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4E83FDB" w14:textId="77777777" w:rsidR="00DA290D" w:rsidRPr="002120FC" w:rsidRDefault="00DA290D" w:rsidP="002120FC">
      <w:r>
        <w:t xml:space="preserve">      </w:t>
      </w:r>
      <w:r w:rsidRPr="002120FC">
        <w:t>(i)</w:t>
      </w:r>
      <w:r>
        <w:t xml:space="preserve"> </w:t>
      </w:r>
      <w:r w:rsidRPr="002120FC">
        <w:t>A service that connects to the facilities of a third-party, such as backhaul, roaming, or interconnection arrangements; or</w:t>
      </w:r>
    </w:p>
    <w:p w14:paraId="44E83FDC" w14:textId="77777777" w:rsidR="00DA290D" w:rsidRPr="002120FC" w:rsidRDefault="00DA290D"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4E83FDD" w14:textId="77777777" w:rsidR="00DA290D" w:rsidRPr="002120FC" w:rsidRDefault="00DA290D" w:rsidP="002120FC">
      <w:r>
        <w:t xml:space="preserve">  </w:t>
      </w:r>
      <w:r w:rsidRPr="002120FC">
        <w:t>(c)</w:t>
      </w:r>
      <w:r>
        <w:t xml:space="preserve"> </w:t>
      </w:r>
      <w:r w:rsidRPr="002120FC">
        <w:t>Prohibition on unmanned aircraft systems manufactured or assembled by American Security Drone Act—covered foreign entities.</w:t>
      </w:r>
    </w:p>
    <w:p w14:paraId="44E83FDE" w14:textId="77777777" w:rsidR="00DA290D" w:rsidRPr="002120FC" w:rsidRDefault="00DA290D" w:rsidP="002120FC">
      <w:r>
        <w:t xml:space="preserve">    </w:t>
      </w:r>
      <w:r w:rsidRPr="002120FC">
        <w:t>(1)</w:t>
      </w:r>
      <w:r>
        <w:t xml:space="preserve"> </w:t>
      </w:r>
      <w:r w:rsidRPr="002120FC">
        <w:t>Prohibition. The Contractor is prohibited from—</w:t>
      </w:r>
    </w:p>
    <w:p w14:paraId="44E83FDF" w14:textId="77777777" w:rsidR="00DA290D" w:rsidRPr="002120FC" w:rsidRDefault="00DA290D"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44E83FE0" w14:textId="77777777" w:rsidR="00DA290D" w:rsidRPr="002120FC" w:rsidRDefault="00DA290D"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4E83FE1" w14:textId="77777777" w:rsidR="00DA290D" w:rsidRPr="002120FC" w:rsidRDefault="00DA290D"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4E83FE2" w14:textId="77777777" w:rsidR="00DA290D" w:rsidRPr="002120FC" w:rsidRDefault="00DA290D" w:rsidP="002120FC">
      <w:r>
        <w:t xml:space="preserve">    </w:t>
      </w:r>
      <w:r w:rsidRPr="002120FC">
        <w:t>(2)</w:t>
      </w:r>
      <w:r>
        <w:t xml:space="preserve"> </w:t>
      </w:r>
      <w:r w:rsidRPr="002120FC">
        <w:rPr>
          <w:i/>
          <w:iCs/>
        </w:rPr>
        <w:t>Procedures</w:t>
      </w:r>
      <w:r w:rsidRPr="002120FC">
        <w:t xml:space="preserve">. The Contractor shall search SAM for the FASC-maintained list of American Security Drone Act—covered foreign entities before proposing, or using in performance of the contract, any unmanned aircraft system. Also, the Contractor shall ensure any effort or </w:t>
      </w:r>
      <w:r w:rsidRPr="002120FC">
        <w:lastRenderedPageBreak/>
        <w:t>expenditure associated with a FASC-prohibited unmanned aircraft system is consistent with a corresponding exemption, exception, or waiver determination expressly stated in the contract.</w:t>
      </w:r>
    </w:p>
    <w:p w14:paraId="44E83FE3" w14:textId="77777777" w:rsidR="00DA290D" w:rsidRPr="002120FC" w:rsidRDefault="00DA290D"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4E83FE4" w14:textId="77777777" w:rsidR="00DA290D" w:rsidRPr="002120FC" w:rsidRDefault="00DA290D"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4E83FE5" w14:textId="77777777" w:rsidR="00DA290D" w:rsidRPr="002120FC" w:rsidRDefault="00DA290D" w:rsidP="002120FC">
      <w:r>
        <w:t xml:space="preserve">    </w:t>
      </w:r>
      <w:r w:rsidRPr="002120FC">
        <w:t>(1)</w:t>
      </w:r>
      <w:r>
        <w:t xml:space="preserve"> </w:t>
      </w:r>
      <w:r w:rsidRPr="002120FC">
        <w:rPr>
          <w:i/>
          <w:iCs/>
        </w:rPr>
        <w:t>Certain telecommunications and video surveillance equipment, systems, or services</w:t>
      </w:r>
      <w:r w:rsidRPr="002120FC">
        <w:t>.</w:t>
      </w:r>
    </w:p>
    <w:p w14:paraId="44E83FE6" w14:textId="77777777" w:rsidR="00DA290D" w:rsidRPr="002120FC" w:rsidRDefault="00DA290D"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4E83FE7" w14:textId="77777777" w:rsidR="00DA290D" w:rsidRPr="002120FC" w:rsidRDefault="00DA290D"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44E83FE8" w14:textId="77777777" w:rsidR="00DA290D" w:rsidRPr="002120FC" w:rsidRDefault="00DA290D" w:rsidP="002120FC">
      <w:r>
        <w:t xml:space="preserve">        </w:t>
      </w:r>
      <w:r w:rsidRPr="002120FC">
        <w:t>(A)</w:t>
      </w:r>
      <w:r>
        <w:t xml:space="preserve"> </w:t>
      </w:r>
      <w:r w:rsidRPr="002120FC">
        <w:t>A service that connects to the facilities of a third party, such as backhaul, roaming, or interconnection arrangements; or</w:t>
      </w:r>
    </w:p>
    <w:p w14:paraId="44E83FE9" w14:textId="77777777" w:rsidR="00DA290D" w:rsidRPr="002120FC" w:rsidRDefault="00DA290D"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4E83FEA" w14:textId="77777777" w:rsidR="00DA290D" w:rsidRPr="002120FC" w:rsidRDefault="00DA290D" w:rsidP="002120FC">
      <w:r>
        <w:t xml:space="preserve">    </w:t>
      </w:r>
      <w:r w:rsidRPr="002120FC">
        <w:t>(2)</w:t>
      </w:r>
      <w:r>
        <w:t xml:space="preserve"> </w:t>
      </w:r>
      <w:r w:rsidRPr="002120FC">
        <w:rPr>
          <w:i/>
          <w:iCs/>
        </w:rPr>
        <w:t>Office of Foreign Assets Control Restrictions</w:t>
      </w:r>
      <w:r w:rsidRPr="002120FC">
        <w:t>.</w:t>
      </w:r>
    </w:p>
    <w:p w14:paraId="44E83FEB" w14:textId="77777777" w:rsidR="00DA290D" w:rsidRPr="002120FC" w:rsidRDefault="00DA290D"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4E83FEC" w14:textId="77777777" w:rsidR="00DA290D" w:rsidRPr="002120FC" w:rsidRDefault="00DA290D"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4E83FED" w14:textId="77777777" w:rsidR="00DA290D" w:rsidRPr="002120FC" w:rsidRDefault="00DA290D"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44E83FEE" w14:textId="77777777" w:rsidR="00DA290D" w:rsidRPr="002120FC" w:rsidRDefault="00DA290D" w:rsidP="002120FC">
      <w:r>
        <w:lastRenderedPageBreak/>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44E83FEF" w14:textId="77777777" w:rsidR="00DA290D" w:rsidRPr="002120FC" w:rsidRDefault="00DA290D"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4E83FF0" w14:textId="77777777" w:rsidR="00DA290D" w:rsidRPr="002120FC" w:rsidRDefault="00DA290D"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4E83FF1" w14:textId="77777777" w:rsidR="00DA290D" w:rsidRPr="002120FC" w:rsidRDefault="00DA290D" w:rsidP="002120FC">
      <w:r>
        <w:t xml:space="preserve">    </w:t>
      </w:r>
      <w:r w:rsidRPr="002120FC">
        <w:t>(4)</w:t>
      </w:r>
      <w:r>
        <w:t xml:space="preserve"> </w:t>
      </w:r>
      <w:r w:rsidRPr="002120FC">
        <w:rPr>
          <w:i/>
          <w:iCs/>
        </w:rPr>
        <w:t>Iran prohibitions</w:t>
      </w:r>
      <w:r w:rsidRPr="002120FC">
        <w:t>.</w:t>
      </w:r>
    </w:p>
    <w:p w14:paraId="44E83FF2" w14:textId="77777777" w:rsidR="00DA290D" w:rsidRPr="002120FC" w:rsidRDefault="00DA290D"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4E83FF3" w14:textId="77777777" w:rsidR="00DA290D" w:rsidRPr="002120FC" w:rsidRDefault="00DA290D"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4E83FF4" w14:textId="77777777" w:rsidR="00DA290D" w:rsidRPr="002120FC" w:rsidRDefault="00DA290D"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4E83FF5" w14:textId="77777777" w:rsidR="00DA290D" w:rsidRPr="002120FC" w:rsidRDefault="00DA290D"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4E83FF6" w14:textId="77777777" w:rsidR="00DA290D" w:rsidRPr="002120FC" w:rsidRDefault="00DA290D" w:rsidP="002120FC">
      <w:r>
        <w:t xml:space="preserve">  </w:t>
      </w:r>
      <w:r w:rsidRPr="002120FC">
        <w:t>(e)</w:t>
      </w:r>
      <w:r>
        <w:t xml:space="preserve"> </w:t>
      </w:r>
      <w:r w:rsidRPr="002120FC">
        <w:rPr>
          <w:i/>
          <w:iCs/>
        </w:rPr>
        <w:t>Governmentwide exclusion and removal orders</w:t>
      </w:r>
      <w:r w:rsidRPr="002120FC">
        <w:t>.</w:t>
      </w:r>
    </w:p>
    <w:p w14:paraId="44E83FF7" w14:textId="77777777" w:rsidR="00DA290D" w:rsidRPr="002120FC" w:rsidRDefault="00DA290D"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4E83FF8" w14:textId="77777777" w:rsidR="00DA290D" w:rsidRPr="002120FC" w:rsidRDefault="00DA290D" w:rsidP="002120FC">
      <w:r>
        <w:t xml:space="preserve">      </w:t>
      </w:r>
      <w:r w:rsidRPr="002120FC">
        <w:t>(i)</w:t>
      </w:r>
      <w:r>
        <w:t xml:space="preserve"> </w:t>
      </w:r>
      <w:r w:rsidRPr="002120FC">
        <w:t>For solicitations and contracts awarded by a Department of Defense contracting office, DoD FASCSA orders apply.</w:t>
      </w:r>
    </w:p>
    <w:p w14:paraId="44E83FF9" w14:textId="77777777" w:rsidR="00DA290D" w:rsidRPr="002120FC" w:rsidRDefault="00DA290D" w:rsidP="002120FC">
      <w:r>
        <w:t xml:space="preserve">      </w:t>
      </w:r>
      <w:r w:rsidRPr="002120FC">
        <w:t>(ii)</w:t>
      </w:r>
      <w:r>
        <w:t xml:space="preserve"> </w:t>
      </w:r>
      <w:r w:rsidRPr="002120FC">
        <w:t>For all other solicitations and contracts, DHS FASCSA orders apply.</w:t>
      </w:r>
    </w:p>
    <w:p w14:paraId="44E83FFA" w14:textId="77777777" w:rsidR="00DA290D" w:rsidRPr="002120FC" w:rsidRDefault="00DA290D" w:rsidP="002120FC">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44E83FFB" w14:textId="77777777" w:rsidR="00DA290D" w:rsidRPr="002120FC" w:rsidRDefault="00DA290D"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4E83FFC" w14:textId="77777777" w:rsidR="00DA290D" w:rsidRPr="002120FC" w:rsidRDefault="00DA290D" w:rsidP="002120FC">
      <w:r>
        <w:lastRenderedPageBreak/>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4E83FFD" w14:textId="77777777" w:rsidR="00DA290D" w:rsidRPr="002120FC" w:rsidRDefault="00DA290D"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4E83FFE" w14:textId="77777777" w:rsidR="00DA290D" w:rsidRPr="002120FC" w:rsidRDefault="00DA290D"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4E83FFF" w14:textId="77777777" w:rsidR="00DA290D" w:rsidRPr="002120FC" w:rsidRDefault="00DA290D" w:rsidP="002120FC">
      <w:r>
        <w:t xml:space="preserve">  </w:t>
      </w:r>
      <w:r w:rsidRPr="002120FC">
        <w:t>(h)</w:t>
      </w:r>
      <w:r>
        <w:t xml:space="preserve"> </w:t>
      </w:r>
      <w:r w:rsidRPr="002120FC">
        <w:rPr>
          <w:i/>
          <w:iCs/>
        </w:rPr>
        <w:t>General report</w:t>
      </w:r>
      <w:r w:rsidRPr="002120FC">
        <w:t>.</w:t>
      </w:r>
    </w:p>
    <w:p w14:paraId="44E84000" w14:textId="77777777" w:rsidR="00DA290D" w:rsidRPr="002120FC" w:rsidRDefault="00DA290D"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4E84001" w14:textId="77777777" w:rsidR="00DA290D" w:rsidRPr="002120FC" w:rsidRDefault="00DA290D"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44E84002" w14:textId="77777777" w:rsidR="00DA290D" w:rsidRPr="002120FC" w:rsidRDefault="00DA290D"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44E84003" w14:textId="77777777" w:rsidR="00DA290D" w:rsidRPr="002120FC" w:rsidRDefault="00DA290D"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44E84004" w14:textId="77777777" w:rsidR="00DA290D" w:rsidRPr="002120FC" w:rsidRDefault="00DA290D"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44E84005" w14:textId="77777777" w:rsidR="00DA290D" w:rsidRPr="002120FC" w:rsidRDefault="00DA290D"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44E84006" w14:textId="77777777" w:rsidR="00DA290D" w:rsidRPr="002120FC" w:rsidRDefault="00DA290D"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44E84007" w14:textId="77777777" w:rsidR="00DA290D" w:rsidRPr="002120FC" w:rsidRDefault="00DA290D"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44E84008" w14:textId="77777777" w:rsidR="00DA290D" w:rsidRPr="002120FC" w:rsidRDefault="00DA290D" w:rsidP="002120FC">
      <w:r>
        <w:t xml:space="preserve">      </w:t>
      </w:r>
      <w:r w:rsidRPr="002120FC">
        <w:t>(viii)</w:t>
      </w:r>
      <w:r>
        <w:t xml:space="preserve"> </w:t>
      </w:r>
      <w:r w:rsidRPr="002120FC">
        <w:t>If the product or service is related to item maintenance, include the following information on the item being maintained:</w:t>
      </w:r>
    </w:p>
    <w:p w14:paraId="44E84009" w14:textId="77777777" w:rsidR="00DA290D" w:rsidRPr="002120FC" w:rsidRDefault="00DA290D" w:rsidP="002120FC">
      <w:r>
        <w:t xml:space="preserve">        </w:t>
      </w:r>
      <w:r w:rsidRPr="002120FC">
        <w:t>(A)</w:t>
      </w:r>
      <w:r>
        <w:t xml:space="preserve"> </w:t>
      </w:r>
      <w:proofErr w:type="gramStart"/>
      <w:r w:rsidRPr="002120FC">
        <w:t>Brand;</w:t>
      </w:r>
      <w:proofErr w:type="gramEnd"/>
    </w:p>
    <w:p w14:paraId="44E8400A" w14:textId="77777777" w:rsidR="00DA290D" w:rsidRPr="002120FC" w:rsidRDefault="00DA290D" w:rsidP="002120FC">
      <w:r>
        <w:lastRenderedPageBreak/>
        <w:t xml:space="preserve">        </w:t>
      </w:r>
      <w:r w:rsidRPr="002120FC">
        <w:t>(B)</w:t>
      </w:r>
      <w:r>
        <w:t xml:space="preserve"> </w:t>
      </w:r>
      <w:r w:rsidRPr="002120FC">
        <w:t>Model number, OEM number, manufacturer part number, or wholesaler number; and</w:t>
      </w:r>
    </w:p>
    <w:p w14:paraId="44E8400B" w14:textId="77777777" w:rsidR="00DA290D" w:rsidRPr="002120FC" w:rsidRDefault="00DA290D" w:rsidP="002120FC">
      <w:r>
        <w:t xml:space="preserve">        </w:t>
      </w:r>
      <w:r w:rsidRPr="002120FC">
        <w:t>(C)</w:t>
      </w:r>
      <w:r>
        <w:t xml:space="preserve"> </w:t>
      </w:r>
      <w:r w:rsidRPr="002120FC">
        <w:t>Item description, as applicable.</w:t>
      </w:r>
    </w:p>
    <w:p w14:paraId="44E8400C" w14:textId="77777777" w:rsidR="00DA290D" w:rsidRPr="002120FC" w:rsidRDefault="00DA290D" w:rsidP="002120FC">
      <w:r>
        <w:t xml:space="preserve">      </w:t>
      </w:r>
      <w:r w:rsidRPr="002120FC">
        <w:t>(ix)</w:t>
      </w:r>
      <w:r>
        <w:t xml:space="preserve"> </w:t>
      </w:r>
      <w:r w:rsidRPr="002120FC">
        <w:t>Any readily available information about mitigation actions implemented or recommended.</w:t>
      </w:r>
    </w:p>
    <w:p w14:paraId="44E8400D" w14:textId="77777777" w:rsidR="00DA290D" w:rsidRPr="002120FC" w:rsidRDefault="00DA290D" w:rsidP="002120FC">
      <w:r>
        <w:t xml:space="preserve">    </w:t>
      </w:r>
      <w:r w:rsidRPr="002120FC">
        <w:t>(2)</w:t>
      </w:r>
      <w:r>
        <w:t xml:space="preserve"> </w:t>
      </w:r>
      <w:r w:rsidRPr="002120FC">
        <w:t>If a report must be submitted to a contracting office, the Contractor shall submit the report as follows:</w:t>
      </w:r>
    </w:p>
    <w:p w14:paraId="44E8400E" w14:textId="77777777" w:rsidR="00DA290D" w:rsidRPr="002120FC" w:rsidRDefault="00DA290D" w:rsidP="002120FC">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44E8400F" w14:textId="77777777" w:rsidR="00DA290D" w:rsidRPr="002120FC" w:rsidRDefault="00DA290D" w:rsidP="002120FC">
      <w:r>
        <w:t xml:space="preserve">      </w:t>
      </w:r>
      <w:r w:rsidRPr="002120FC">
        <w:t>(ii)</w:t>
      </w:r>
      <w:r>
        <w:t xml:space="preserve"> </w:t>
      </w:r>
      <w:r w:rsidRPr="002120FC">
        <w:t>For all other contracting offices, the Contractor shall report to the Contracting Officer.</w:t>
      </w:r>
    </w:p>
    <w:p w14:paraId="44E84010" w14:textId="77777777" w:rsidR="00DA290D" w:rsidRPr="002120FC" w:rsidRDefault="00DA290D"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4E84011" w14:textId="77777777" w:rsidR="00DA290D" w:rsidRPr="002120FC" w:rsidRDefault="00DA290D"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4E84012" w14:textId="77777777" w:rsidR="00DA290D" w:rsidRPr="002120FC" w:rsidRDefault="00DA290D"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4E84013" w14:textId="77777777" w:rsidR="00DA290D" w:rsidRPr="002120FC" w:rsidRDefault="00DA290D" w:rsidP="002120FC">
      <w:r>
        <w:t xml:space="preserve">  </w:t>
      </w:r>
      <w:r w:rsidRPr="002120FC">
        <w:t>(i)</w:t>
      </w:r>
      <w:r>
        <w:t xml:space="preserve"> </w:t>
      </w:r>
      <w:r w:rsidRPr="002120FC">
        <w:rPr>
          <w:i/>
          <w:iCs/>
        </w:rPr>
        <w:t>New FASCSA orders report</w:t>
      </w:r>
      <w:r w:rsidRPr="002120FC">
        <w:t>.</w:t>
      </w:r>
    </w:p>
    <w:p w14:paraId="44E84014" w14:textId="77777777" w:rsidR="00DA290D" w:rsidRPr="002120FC" w:rsidRDefault="00DA290D"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4E84015" w14:textId="77777777" w:rsidR="00DA290D" w:rsidRPr="002120FC" w:rsidRDefault="00DA290D"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4E84016" w14:textId="77777777" w:rsidR="00DA290D" w:rsidRPr="002120FC" w:rsidRDefault="00DA290D"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4E84017" w14:textId="77777777" w:rsidR="00DA290D" w:rsidRPr="002120FC" w:rsidRDefault="00DA290D" w:rsidP="002120FC">
      <w:r>
        <w:lastRenderedPageBreak/>
        <w:t xml:space="preserve">      </w:t>
      </w:r>
      <w:r w:rsidRPr="002120FC">
        <w:t>(i)</w:t>
      </w:r>
      <w:r>
        <w:t xml:space="preserve"> </w:t>
      </w:r>
      <w:r w:rsidRPr="002120FC">
        <w:t xml:space="preserve">Contract number and order number, if </w:t>
      </w:r>
      <w:proofErr w:type="gramStart"/>
      <w:r w:rsidRPr="002120FC">
        <w:t>applicable;</w:t>
      </w:r>
      <w:proofErr w:type="gramEnd"/>
    </w:p>
    <w:p w14:paraId="44E84018" w14:textId="77777777" w:rsidR="00DA290D" w:rsidRPr="002120FC" w:rsidRDefault="00DA290D"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44E84019" w14:textId="77777777" w:rsidR="00DA290D" w:rsidRPr="002120FC" w:rsidRDefault="00DA290D"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44E8401A" w14:textId="77777777" w:rsidR="00DA290D" w:rsidRPr="002120FC" w:rsidRDefault="00DA290D" w:rsidP="002120FC">
      <w:r>
        <w:t xml:space="preserve">      </w:t>
      </w:r>
      <w:r w:rsidRPr="002120FC">
        <w:t>(iv)</w:t>
      </w:r>
      <w:r>
        <w:t xml:space="preserve"> </w:t>
      </w:r>
      <w:r w:rsidRPr="002120FC">
        <w:t>The elements of (h)(1)(iii) through (ix) of this clause.</w:t>
      </w:r>
    </w:p>
    <w:p w14:paraId="44E8401B" w14:textId="77777777" w:rsidR="00DA290D" w:rsidRPr="002120FC" w:rsidRDefault="00DA290D"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4E8401C" w14:textId="77777777" w:rsidR="00DA290D" w:rsidRDefault="00DA290D" w:rsidP="001C4DDA">
      <w:pPr>
        <w:jc w:val="center"/>
      </w:pPr>
      <w:r>
        <w:t>(End of Provision)</w:t>
      </w:r>
    </w:p>
    <w:p w14:paraId="44E8401D" w14:textId="77777777" w:rsidR="00DA290D" w:rsidRDefault="00DA290D" w:rsidP="00961B27">
      <w:pPr>
        <w:pStyle w:val="Heading2"/>
      </w:pPr>
      <w:bookmarkStart w:id="14" w:name="_Toc214970435"/>
      <w:r>
        <w:t xml:space="preserve">C.7  VAAR 852.219-73  </w:t>
      </w:r>
      <w:r w:rsidRPr="005C5575">
        <w:t>VA NOTICE OF TOTAL SET-ASIDE FOR CERTIFIED SERVICE-DISABLED VETERAN-OWNED SMALL BUSINESSES</w:t>
      </w:r>
      <w:r>
        <w:t xml:space="preserve">  (JAN 2023) (DEVIATION)</w:t>
      </w:r>
      <w:bookmarkEnd w:id="14"/>
    </w:p>
    <w:p w14:paraId="44E8401E" w14:textId="77777777" w:rsidR="00DA290D" w:rsidRDefault="00DA290D"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44E8401F" w14:textId="77777777" w:rsidR="00DA290D" w:rsidRDefault="00DA290D" w:rsidP="00961B27">
      <w:r>
        <w:t xml:space="preserve">    (1) Means a small business concern—</w:t>
      </w:r>
    </w:p>
    <w:p w14:paraId="44E84020" w14:textId="77777777" w:rsidR="00DA290D" w:rsidRDefault="00DA290D"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44E84021" w14:textId="77777777" w:rsidR="00DA290D" w:rsidRDefault="00DA290D"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44E84022" w14:textId="77777777" w:rsidR="00DA290D" w:rsidRDefault="00DA290D"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44E84023" w14:textId="77777777" w:rsidR="00DA290D" w:rsidRDefault="00DA290D" w:rsidP="00961B27">
      <w:r>
        <w:t xml:space="preserve">      (iv) The business has been certified for ownership and control pursuant to 38 U.S.C. 8127, 13 CFR 128, and is listed as certified in the SBA certification database at </w:t>
      </w:r>
      <w:hyperlink r:id="rId24" w:history="1">
        <w:r w:rsidRPr="00A4347C">
          <w:rPr>
            <w:rStyle w:val="Hyperlink"/>
            <w:i/>
            <w:iCs/>
          </w:rPr>
          <w:t>https://veterans.certify.sba.gov/</w:t>
        </w:r>
      </w:hyperlink>
      <w:r>
        <w:t>; and</w:t>
      </w:r>
    </w:p>
    <w:p w14:paraId="44E84024" w14:textId="77777777" w:rsidR="00DA290D" w:rsidRDefault="00DA290D"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44E84025" w14:textId="77777777" w:rsidR="00DA290D" w:rsidRDefault="00DA290D" w:rsidP="00961B27">
      <w:r>
        <w:t xml:space="preserve">    (2) The term ‘‘Service-disabled Veteran’’ means a Veteran, as defined in 38 U.S.C. 101(2), with a disability that is service-connected, as defined in 38 U.S.C. 101(16).</w:t>
      </w:r>
    </w:p>
    <w:p w14:paraId="44E84026" w14:textId="77777777" w:rsidR="00DA290D" w:rsidRDefault="00DA290D" w:rsidP="00961B27">
      <w:r>
        <w:t xml:space="preserve">    (3) The term ‘‘small business concern’’ has the meaning given that term under section 3 of the Small Business Act (15 U.S.C. 632).</w:t>
      </w:r>
    </w:p>
    <w:p w14:paraId="44E84027" w14:textId="77777777" w:rsidR="00DA290D" w:rsidRDefault="00DA290D" w:rsidP="00961B27">
      <w:r>
        <w:lastRenderedPageBreak/>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44E84028" w14:textId="77777777" w:rsidR="00DA290D" w:rsidRDefault="00DA290D"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4E84029" w14:textId="77777777" w:rsidR="00DA290D" w:rsidRDefault="00DA290D"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4E8402A" w14:textId="77777777" w:rsidR="00DA290D" w:rsidRDefault="00DA290D" w:rsidP="00961B27">
      <w:r>
        <w:t xml:space="preserve">    (1) Offers received from entities that are not certified SDVOSBs and listed in the SBA certification database at the time of offer shall not be considered.</w:t>
      </w:r>
    </w:p>
    <w:p w14:paraId="44E8402B" w14:textId="77777777" w:rsidR="00DA290D" w:rsidRDefault="00DA290D" w:rsidP="00961B27">
      <w:r>
        <w:t xml:space="preserve">    (2) Any award resulting from this solicitation shall be made to a certified SDVOSB listed in the SBA certification database who is eligible at the time of submission of offer(s) and at the time of award.</w:t>
      </w:r>
    </w:p>
    <w:p w14:paraId="44E8402C" w14:textId="77777777" w:rsidR="00DA290D" w:rsidRDefault="00DA290D"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44E8402D" w14:textId="77777777" w:rsidR="00DA290D" w:rsidRDefault="00DA290D"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4E8402E" w14:textId="738CE134" w:rsidR="00DA290D" w:rsidRDefault="00DA290D"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r w:rsidR="008141FC">
        <w:t>multiple award</w:t>
      </w:r>
      <w: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w:t>
      </w:r>
      <w:proofErr w:type="gramStart"/>
      <w:r>
        <w:t>situated’’</w:t>
      </w:r>
      <w:proofErr w:type="gramEnd"/>
      <w: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44E8402F" w14:textId="77777777" w:rsidR="00DA290D" w:rsidRDefault="00DA290D"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w:t>
      </w:r>
      <w:r>
        <w:lastRenderedPageBreak/>
        <w:t>computing services, or mass media purchases). When a contract includes both services and supplies, the 50 percent limitation shall apply only to the service portion of the contract.</w:t>
      </w:r>
    </w:p>
    <w:p w14:paraId="44E84030" w14:textId="77777777" w:rsidR="00DA290D" w:rsidRDefault="00DA290D" w:rsidP="00961B27">
      <w:r>
        <w:t xml:space="preserve">    (2) </w:t>
      </w:r>
      <w:r w:rsidRPr="00D5043D">
        <w:rPr>
          <w:i/>
          <w:iCs/>
        </w:rPr>
        <w:t>Supplies/products</w:t>
      </w:r>
      <w:r>
        <w:t>.</w:t>
      </w:r>
    </w:p>
    <w:p w14:paraId="44E84031" w14:textId="77777777" w:rsidR="00DA290D" w:rsidRDefault="00DA290D"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44E84032" w14:textId="77777777" w:rsidR="00DA290D" w:rsidRDefault="00DA290D"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4E84033" w14:textId="77777777" w:rsidR="00DA290D" w:rsidRDefault="00DA290D"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44E84034" w14:textId="77777777" w:rsidR="00DA290D" w:rsidRDefault="00DA290D"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44E84035" w14:textId="77777777" w:rsidR="00DA290D" w:rsidRDefault="00DA290D"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4E84036" w14:textId="77777777" w:rsidR="00DA290D" w:rsidRDefault="00DA290D" w:rsidP="00961B27">
      <w:r>
        <w:t xml:space="preserve">  (e) </w:t>
      </w:r>
      <w:r w:rsidRPr="00D5043D">
        <w:rPr>
          <w:i/>
          <w:iCs/>
        </w:rPr>
        <w:t>Required limitations on subcontracting compliance measurement period</w:t>
      </w:r>
      <w:r>
        <w:t>. An SDVOSB shall comply with the limitations on subcontracting as follows:</w:t>
      </w:r>
    </w:p>
    <w:p w14:paraId="44E84037" w14:textId="0E379AEE" w:rsidR="00DA290D" w:rsidRDefault="00DA290D" w:rsidP="00961B27">
      <w:r>
        <w:rPr>
          <w:rFonts w:ascii="Calibri" w:hAnsi="Calibri" w:cs="Calibri"/>
        </w:rPr>
        <w:t>[</w:t>
      </w:r>
      <w:r w:rsidR="00C15978">
        <w:rPr>
          <w:rFonts w:ascii="Calibri" w:hAnsi="Calibri" w:cs="Calibri"/>
        </w:rPr>
        <w:t>X</w:t>
      </w:r>
      <w:r>
        <w:rPr>
          <w:rFonts w:ascii="Calibri" w:hAnsi="Calibri" w:cs="Calibri"/>
        </w:rPr>
        <w:t>]</w:t>
      </w:r>
      <w:r>
        <w:t xml:space="preserve"> By the end of the base term of the contract or order, and then by the end of each subsequent option period; or</w:t>
      </w:r>
    </w:p>
    <w:p w14:paraId="44E84038" w14:textId="063F4287" w:rsidR="00DA290D" w:rsidRDefault="00DA290D" w:rsidP="00961B27">
      <w:r w:rsidRPr="00743AF5">
        <w:rPr>
          <w:rFonts w:ascii="Calibri" w:hAnsi="Calibri" w:cs="Calibri"/>
        </w:rPr>
        <w:t>[</w:t>
      </w:r>
      <w:r w:rsidR="00C15978">
        <w:rPr>
          <w:rFonts w:ascii="Calibri" w:hAnsi="Calibri" w:cs="Calibri"/>
        </w:rPr>
        <w:t>X</w:t>
      </w:r>
      <w:r w:rsidRPr="00743AF5">
        <w:rPr>
          <w:rFonts w:ascii="Calibri" w:hAnsi="Calibri" w:cs="Calibri"/>
        </w:rPr>
        <w:t>]</w:t>
      </w:r>
      <w:r>
        <w:t xml:space="preserve"> By the end of the performance period for each order issued under the contract.</w:t>
      </w:r>
    </w:p>
    <w:p w14:paraId="44E84039" w14:textId="77777777" w:rsidR="00DA290D" w:rsidRDefault="00DA290D"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44E8403A" w14:textId="77777777" w:rsidR="00DA290D" w:rsidRDefault="00DA290D" w:rsidP="00961B27">
      <w:r>
        <w:lastRenderedPageBreak/>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44E8403B" w14:textId="77777777" w:rsidR="00DA290D" w:rsidRDefault="00DA290D"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4E8403C" w14:textId="77777777" w:rsidR="00DA290D" w:rsidRDefault="00DA290D" w:rsidP="00961B27">
      <w:pPr>
        <w:pStyle w:val="ListParagraph"/>
        <w:ind w:left="450"/>
        <w:jc w:val="center"/>
      </w:pPr>
      <w:r>
        <w:t>(End of Clause)</w:t>
      </w:r>
    </w:p>
    <w:p w14:paraId="44E8403D" w14:textId="77777777" w:rsidR="00DA290D" w:rsidRDefault="00DA290D" w:rsidP="009B2448">
      <w:pPr>
        <w:pStyle w:val="Heading2"/>
      </w:pPr>
      <w:bookmarkStart w:id="15" w:name="_Toc214970436"/>
      <w:r>
        <w:t xml:space="preserve">C.8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5"/>
    </w:p>
    <w:p w14:paraId="44E8403E" w14:textId="77777777" w:rsidR="00DA290D" w:rsidRDefault="00DA290D" w:rsidP="009B2448">
      <w:r>
        <w:t xml:space="preserve">  (a) Pursuant to 38 U.S.C. 8127(l)(2), the offeror certifies that—</w:t>
      </w:r>
    </w:p>
    <w:p w14:paraId="44E8403F" w14:textId="77777777" w:rsidR="00DA290D" w:rsidRDefault="00DA290D" w:rsidP="009B2448">
      <w:r>
        <w:t xml:space="preserve">    (1) If awarded a contract (see FAR 2.101 definition), it will comply with the limitations on subcontracting requirement as provided in the solicitation and the resultant contract, as follows:</w:t>
      </w:r>
    </w:p>
    <w:p w14:paraId="44E84040" w14:textId="77777777" w:rsidR="00DA290D" w:rsidRDefault="00DA290D"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44E84041" w14:textId="77777777" w:rsidR="00DA290D" w:rsidRDefault="00DA290D"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44E84042" w14:textId="77777777" w:rsidR="00DA290D" w:rsidRDefault="00DA290D"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44E84043" w14:textId="77777777" w:rsidR="00DA290D" w:rsidRDefault="00DA290D"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w:t>
      </w:r>
      <w:r>
        <w:lastRenderedPageBreak/>
        <w:t>fraudulent certification may render the offeror subject to criminal, civil, or administrative penalties, including prosecution.</w:t>
      </w:r>
    </w:p>
    <w:p w14:paraId="44E84044" w14:textId="77777777" w:rsidR="00DA290D" w:rsidRDefault="00DA290D"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44E84045" w14:textId="77777777" w:rsidR="00DA290D" w:rsidRDefault="00DA290D" w:rsidP="009B2448">
      <w:r>
        <w:t xml:space="preserve">      (i) Referral to the VA Suspension and Debarment </w:t>
      </w:r>
      <w:proofErr w:type="gramStart"/>
      <w:r>
        <w:t>Committee;</w:t>
      </w:r>
      <w:proofErr w:type="gramEnd"/>
    </w:p>
    <w:p w14:paraId="44E84046" w14:textId="77777777" w:rsidR="00DA290D" w:rsidRDefault="00DA290D" w:rsidP="009B2448">
      <w:r>
        <w:t xml:space="preserve">      (ii) A fine under section 16(g)(1) of the Small Business Act (15 U.S.C. 645(g)(1)); and</w:t>
      </w:r>
    </w:p>
    <w:p w14:paraId="44E84047" w14:textId="77777777" w:rsidR="00DA290D" w:rsidRDefault="00DA290D" w:rsidP="009B2448">
      <w:r>
        <w:t xml:space="preserve">      (iii) Prosecution for violating 18 U.S.C. 1001.</w:t>
      </w:r>
    </w:p>
    <w:p w14:paraId="44E84048" w14:textId="77777777" w:rsidR="00DA290D" w:rsidRDefault="00DA290D"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4E84049" w14:textId="77777777" w:rsidR="00DA290D" w:rsidRDefault="00DA290D"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4E8404A" w14:textId="77777777" w:rsidR="00DA290D" w:rsidRDefault="00DA290D"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4E8404B" w14:textId="77777777" w:rsidR="00DA290D" w:rsidRDefault="00DA290D" w:rsidP="009B2448">
      <w:r>
        <w:t>Certification</w:t>
      </w:r>
    </w:p>
    <w:p w14:paraId="44E8404C" w14:textId="77777777" w:rsidR="00DA290D" w:rsidRDefault="00DA290D"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4E8404D" w14:textId="77777777" w:rsidR="00DA290D" w:rsidRDefault="00DA290D" w:rsidP="009B2448">
      <w:bookmarkStart w:id="16" w:name="_Hlk125346837"/>
      <w:r>
        <w:t>Printed Name of Signee: ___________</w:t>
      </w:r>
    </w:p>
    <w:p w14:paraId="44E8404E" w14:textId="77777777" w:rsidR="00DA290D" w:rsidRDefault="00DA290D" w:rsidP="009B2448">
      <w:r>
        <w:t>Printed Title of Signee: _____________</w:t>
      </w:r>
    </w:p>
    <w:p w14:paraId="44E8404F" w14:textId="77777777" w:rsidR="00DA290D" w:rsidRDefault="00DA290D" w:rsidP="009B2448">
      <w:r>
        <w:t>Signature: ____________</w:t>
      </w:r>
    </w:p>
    <w:p w14:paraId="44E84050" w14:textId="77777777" w:rsidR="00DA290D" w:rsidRDefault="00DA290D" w:rsidP="009B2448">
      <w:r>
        <w:t>Date: ______________</w:t>
      </w:r>
    </w:p>
    <w:p w14:paraId="44E84051" w14:textId="77777777" w:rsidR="00DA290D" w:rsidRPr="009B2448" w:rsidRDefault="00DA290D" w:rsidP="009B2448">
      <w:pPr>
        <w:rPr>
          <w:rStyle w:val="AAMSKBFill-InHighlight"/>
          <w:color w:val="auto"/>
        </w:rPr>
      </w:pPr>
      <w:r>
        <w:t>Company Name and Address: _______________</w:t>
      </w:r>
    </w:p>
    <w:bookmarkEnd w:id="16"/>
    <w:p w14:paraId="44E84052" w14:textId="77777777" w:rsidR="00DA290D" w:rsidRDefault="00DA290D" w:rsidP="009B2448">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173EF" w14:paraId="44E84056" w14:textId="77777777">
        <w:tc>
          <w:tcPr>
            <w:tcW w:w="1440" w:type="dxa"/>
          </w:tcPr>
          <w:p w14:paraId="44E84053" w14:textId="70183EA0" w:rsidR="00F173EF" w:rsidRDefault="00F173EF">
            <w:pPr>
              <w:pStyle w:val="ByReference"/>
            </w:pPr>
          </w:p>
        </w:tc>
        <w:tc>
          <w:tcPr>
            <w:tcW w:w="6192" w:type="dxa"/>
          </w:tcPr>
          <w:p w14:paraId="44E84054" w14:textId="13990317" w:rsidR="00F173EF" w:rsidRDefault="00F173EF">
            <w:pPr>
              <w:pStyle w:val="ByReference"/>
            </w:pPr>
          </w:p>
        </w:tc>
        <w:tc>
          <w:tcPr>
            <w:tcW w:w="1440" w:type="dxa"/>
          </w:tcPr>
          <w:p w14:paraId="44E84055" w14:textId="6D2785F2" w:rsidR="00F173EF" w:rsidRDefault="00F173EF">
            <w:pPr>
              <w:pStyle w:val="ByReference"/>
            </w:pPr>
          </w:p>
        </w:tc>
      </w:tr>
      <w:tr w:rsidR="00F173EF" w14:paraId="44E8405A" w14:textId="77777777">
        <w:tc>
          <w:tcPr>
            <w:tcW w:w="1440" w:type="dxa"/>
          </w:tcPr>
          <w:p w14:paraId="44E84057" w14:textId="0B54A16C" w:rsidR="00F173EF" w:rsidRDefault="00F173EF">
            <w:pPr>
              <w:pStyle w:val="ByReference"/>
            </w:pPr>
          </w:p>
        </w:tc>
        <w:tc>
          <w:tcPr>
            <w:tcW w:w="6192" w:type="dxa"/>
          </w:tcPr>
          <w:p w14:paraId="44E84058" w14:textId="23AEFE0B" w:rsidR="00F173EF" w:rsidRDefault="00F173EF">
            <w:pPr>
              <w:pStyle w:val="ByReference"/>
            </w:pPr>
          </w:p>
        </w:tc>
        <w:tc>
          <w:tcPr>
            <w:tcW w:w="1440" w:type="dxa"/>
          </w:tcPr>
          <w:p w14:paraId="44E84059" w14:textId="215DB9D6" w:rsidR="00F173EF" w:rsidRDefault="00F173EF">
            <w:pPr>
              <w:pStyle w:val="ByReference"/>
            </w:pPr>
          </w:p>
        </w:tc>
      </w:tr>
    </w:tbl>
    <w:p w14:paraId="44E8405B" w14:textId="77777777" w:rsidR="00DA290D" w:rsidRDefault="00DA290D" w:rsidP="001371D9">
      <w:pPr>
        <w:pStyle w:val="Heading2"/>
      </w:pPr>
      <w:bookmarkStart w:id="17" w:name="_Toc214970437"/>
      <w:r>
        <w:lastRenderedPageBreak/>
        <w:t>C.9  VAAR 852.242-71  ADMINISTRATIVE CONTRACTING OFFICER (OCT 2020)</w:t>
      </w:r>
      <w:bookmarkEnd w:id="17"/>
    </w:p>
    <w:p w14:paraId="44E8405C" w14:textId="77777777" w:rsidR="00DA290D" w:rsidRPr="001371D9" w:rsidRDefault="00DA290D"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4E8405D" w14:textId="77777777" w:rsidR="00F173EF" w:rsidRPr="001371D9" w:rsidRDefault="00DA290D" w:rsidP="001371D9">
      <w:pPr>
        <w:jc w:val="center"/>
        <w:rPr>
          <w:rFonts w:cstheme="minorHAnsi"/>
        </w:rPr>
      </w:pPr>
      <w:r>
        <w:rPr>
          <w:rFonts w:cstheme="minorHAnsi"/>
        </w:rPr>
        <w:t>(End of Clause)</w:t>
      </w:r>
    </w:p>
    <w:p w14:paraId="44E8405E" w14:textId="77777777" w:rsidR="00DA290D" w:rsidRDefault="00DA290D">
      <w:pPr>
        <w:pStyle w:val="Heading2"/>
      </w:pPr>
      <w:bookmarkStart w:id="18" w:name="_Toc214970438"/>
      <w:r>
        <w:t>C.10  52.252-2  CLAUSES INCORPORATED BY REFERENCE  (FEB 1998)</w:t>
      </w:r>
      <w:bookmarkEnd w:id="18"/>
    </w:p>
    <w:p w14:paraId="44E8405F" w14:textId="77777777" w:rsidR="00DA290D" w:rsidRDefault="00DA290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4E84060" w14:textId="77777777" w:rsidR="00DA290D" w:rsidRDefault="00DA290D" w:rsidP="00F50F9D">
      <w:pPr>
        <w:pStyle w:val="NoSpacing"/>
        <w:spacing w:before="160"/>
      </w:pPr>
      <w:r>
        <w:t xml:space="preserve">  https://www.acquisition.gov/browse/index/far</w:t>
      </w:r>
    </w:p>
    <w:p w14:paraId="44E84061" w14:textId="77777777" w:rsidR="00DA290D" w:rsidRDefault="00DA290D">
      <w:pPr>
        <w:pStyle w:val="NoSpacing"/>
      </w:pPr>
      <w:r>
        <w:t xml:space="preserve">  https://www.va.gov/oal/library/vaar/</w:t>
      </w:r>
    </w:p>
    <w:p w14:paraId="44E84062" w14:textId="77777777" w:rsidR="00DA290D" w:rsidRDefault="00DA290D">
      <w:pPr>
        <w:pStyle w:val="NoSpacing"/>
      </w:pPr>
      <w:r>
        <w:t xml:space="preserve">  </w:t>
      </w:r>
    </w:p>
    <w:p w14:paraId="44E84063" w14:textId="77777777" w:rsidR="00DA290D" w:rsidRDefault="00DA290D" w:rsidP="00035D13">
      <w:pPr>
        <w:jc w:val="center"/>
        <w:sectPr w:rsidR="00DA290D">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t>(End of Clause)</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173EF" w14:paraId="44E84067" w14:textId="77777777" w:rsidTr="00EB209B">
        <w:tc>
          <w:tcPr>
            <w:tcW w:w="1440" w:type="dxa"/>
          </w:tcPr>
          <w:p w14:paraId="44E84064" w14:textId="77777777" w:rsidR="00F173EF" w:rsidRDefault="00DA290D">
            <w:pPr>
              <w:pStyle w:val="ByReference"/>
            </w:pPr>
            <w:r>
              <w:rPr>
                <w:b/>
                <w:u w:val="single"/>
              </w:rPr>
              <w:t>FAR Number</w:t>
            </w:r>
          </w:p>
        </w:tc>
        <w:tc>
          <w:tcPr>
            <w:tcW w:w="6192" w:type="dxa"/>
          </w:tcPr>
          <w:p w14:paraId="44E84065" w14:textId="77777777" w:rsidR="00F173EF" w:rsidRDefault="00DA290D">
            <w:pPr>
              <w:pStyle w:val="ByReference"/>
            </w:pPr>
            <w:r>
              <w:rPr>
                <w:b/>
                <w:u w:val="single"/>
              </w:rPr>
              <w:t>Title</w:t>
            </w:r>
          </w:p>
        </w:tc>
        <w:tc>
          <w:tcPr>
            <w:tcW w:w="1440" w:type="dxa"/>
          </w:tcPr>
          <w:p w14:paraId="44E84066" w14:textId="77777777" w:rsidR="00F173EF" w:rsidRDefault="00DA290D">
            <w:pPr>
              <w:pStyle w:val="ByReference"/>
            </w:pPr>
            <w:r>
              <w:rPr>
                <w:b/>
                <w:u w:val="single"/>
              </w:rPr>
              <w:t>Date</w:t>
            </w:r>
          </w:p>
        </w:tc>
      </w:tr>
      <w:tr w:rsidR="00F173EF" w14:paraId="44E8406B" w14:textId="77777777" w:rsidTr="00EB209B">
        <w:tc>
          <w:tcPr>
            <w:tcW w:w="1440" w:type="dxa"/>
          </w:tcPr>
          <w:p w14:paraId="44E84068" w14:textId="77777777" w:rsidR="00F173EF" w:rsidRDefault="00DA290D">
            <w:pPr>
              <w:pStyle w:val="ByReference"/>
            </w:pPr>
            <w:r>
              <w:t>52.203-6</w:t>
            </w:r>
          </w:p>
        </w:tc>
        <w:tc>
          <w:tcPr>
            <w:tcW w:w="6192" w:type="dxa"/>
          </w:tcPr>
          <w:p w14:paraId="44E84069" w14:textId="77777777" w:rsidR="00F173EF" w:rsidRDefault="00DA290D">
            <w:pPr>
              <w:pStyle w:val="ByReference"/>
            </w:pPr>
            <w:r>
              <w:t>RESTRICTIONS ON SUBCONTRACTOR SALES TO THE GOVERNMENT ALTERNATE I (NOV 2021)</w:t>
            </w:r>
          </w:p>
        </w:tc>
        <w:tc>
          <w:tcPr>
            <w:tcW w:w="1440" w:type="dxa"/>
          </w:tcPr>
          <w:p w14:paraId="44E8406A" w14:textId="77777777" w:rsidR="00F173EF" w:rsidRDefault="00DA290D">
            <w:pPr>
              <w:pStyle w:val="ByReference"/>
            </w:pPr>
            <w:r>
              <w:t>JUN 2020</w:t>
            </w:r>
          </w:p>
        </w:tc>
      </w:tr>
      <w:tr w:rsidR="00F173EF" w14:paraId="44E8406F" w14:textId="77777777" w:rsidTr="00EB209B">
        <w:tc>
          <w:tcPr>
            <w:tcW w:w="1440" w:type="dxa"/>
          </w:tcPr>
          <w:p w14:paraId="44E8406C" w14:textId="77777777" w:rsidR="00F173EF" w:rsidRDefault="00DA290D">
            <w:pPr>
              <w:pStyle w:val="ByReference"/>
            </w:pPr>
            <w:r>
              <w:t>52.203-17</w:t>
            </w:r>
          </w:p>
        </w:tc>
        <w:tc>
          <w:tcPr>
            <w:tcW w:w="6192" w:type="dxa"/>
          </w:tcPr>
          <w:p w14:paraId="44E8406D" w14:textId="77777777" w:rsidR="00F173EF" w:rsidRDefault="00DA290D">
            <w:pPr>
              <w:pStyle w:val="ByReference"/>
            </w:pPr>
            <w:r>
              <w:t>CONTRACTOR EMPLOYEE WHISTLEBLOWER RIGHTS</w:t>
            </w:r>
          </w:p>
        </w:tc>
        <w:tc>
          <w:tcPr>
            <w:tcW w:w="1440" w:type="dxa"/>
          </w:tcPr>
          <w:p w14:paraId="44E8406E" w14:textId="77777777" w:rsidR="00F173EF" w:rsidRDefault="00DA290D">
            <w:pPr>
              <w:pStyle w:val="ByReference"/>
            </w:pPr>
            <w:r>
              <w:t>NOV 2023</w:t>
            </w:r>
          </w:p>
        </w:tc>
      </w:tr>
      <w:tr w:rsidR="00F173EF" w14:paraId="44E84073" w14:textId="77777777" w:rsidTr="00EB209B">
        <w:tc>
          <w:tcPr>
            <w:tcW w:w="1440" w:type="dxa"/>
          </w:tcPr>
          <w:p w14:paraId="44E84070" w14:textId="77777777" w:rsidR="00F173EF" w:rsidRDefault="00DA290D">
            <w:pPr>
              <w:pStyle w:val="ByReference"/>
            </w:pPr>
            <w:r>
              <w:t>52.203-19</w:t>
            </w:r>
          </w:p>
        </w:tc>
        <w:tc>
          <w:tcPr>
            <w:tcW w:w="6192" w:type="dxa"/>
          </w:tcPr>
          <w:p w14:paraId="44E84071" w14:textId="77777777" w:rsidR="00F173EF" w:rsidRDefault="00DA290D">
            <w:pPr>
              <w:pStyle w:val="ByReference"/>
            </w:pPr>
            <w:r>
              <w:t>PROHIBITION ON REQUIRING CERTAIN INTERNAL CONFIDENTIALITY AGREEMENTS OR STATEMENTS</w:t>
            </w:r>
          </w:p>
        </w:tc>
        <w:tc>
          <w:tcPr>
            <w:tcW w:w="1440" w:type="dxa"/>
          </w:tcPr>
          <w:p w14:paraId="44E84072" w14:textId="77777777" w:rsidR="00F173EF" w:rsidRDefault="00DA290D">
            <w:pPr>
              <w:pStyle w:val="ByReference"/>
            </w:pPr>
            <w:r>
              <w:t>JAN 2017</w:t>
            </w:r>
          </w:p>
        </w:tc>
      </w:tr>
      <w:tr w:rsidR="00F173EF" w14:paraId="44E84077" w14:textId="77777777" w:rsidTr="00EB209B">
        <w:tc>
          <w:tcPr>
            <w:tcW w:w="1440" w:type="dxa"/>
          </w:tcPr>
          <w:p w14:paraId="44E84074" w14:textId="77777777" w:rsidR="00F173EF" w:rsidRDefault="00DA290D">
            <w:pPr>
              <w:pStyle w:val="ByReference"/>
            </w:pPr>
            <w:r>
              <w:t>52.204-9</w:t>
            </w:r>
          </w:p>
        </w:tc>
        <w:tc>
          <w:tcPr>
            <w:tcW w:w="6192" w:type="dxa"/>
          </w:tcPr>
          <w:p w14:paraId="44E84075" w14:textId="77777777" w:rsidR="00F173EF" w:rsidRDefault="00DA290D">
            <w:pPr>
              <w:pStyle w:val="ByReference"/>
            </w:pPr>
            <w:r>
              <w:t>PERSONAL IDENTITY VERIFICATION OF CONTRACTOR PERSONNEL</w:t>
            </w:r>
          </w:p>
        </w:tc>
        <w:tc>
          <w:tcPr>
            <w:tcW w:w="1440" w:type="dxa"/>
          </w:tcPr>
          <w:p w14:paraId="44E84076" w14:textId="77777777" w:rsidR="00F173EF" w:rsidRDefault="00DA290D">
            <w:pPr>
              <w:pStyle w:val="ByReference"/>
            </w:pPr>
            <w:r>
              <w:t>JAN 2011</w:t>
            </w:r>
          </w:p>
        </w:tc>
      </w:tr>
      <w:tr w:rsidR="00F173EF" w14:paraId="44E8407B" w14:textId="77777777" w:rsidTr="00EB209B">
        <w:tc>
          <w:tcPr>
            <w:tcW w:w="1440" w:type="dxa"/>
          </w:tcPr>
          <w:p w14:paraId="44E84078" w14:textId="77777777" w:rsidR="00F173EF" w:rsidRDefault="00DA290D">
            <w:pPr>
              <w:pStyle w:val="ByReference"/>
            </w:pPr>
            <w:r>
              <w:t>52.209-6</w:t>
            </w:r>
          </w:p>
        </w:tc>
        <w:tc>
          <w:tcPr>
            <w:tcW w:w="6192" w:type="dxa"/>
          </w:tcPr>
          <w:p w14:paraId="44E84079" w14:textId="77777777" w:rsidR="00F173EF" w:rsidRDefault="00DA290D">
            <w:pPr>
              <w:pStyle w:val="ByReference"/>
            </w:pPr>
            <w:r>
              <w:t>PROTECTING THE GOVERNMENT'S INTEREST WHEN SUBCONTRACTING WITH CONTRACTORS DEBARRED, SUSPENDED, PROPOSED FOR DEBARMENT, OR VOLUNTARILY EXCLUDED</w:t>
            </w:r>
          </w:p>
        </w:tc>
        <w:tc>
          <w:tcPr>
            <w:tcW w:w="1440" w:type="dxa"/>
          </w:tcPr>
          <w:p w14:paraId="44E8407A" w14:textId="77777777" w:rsidR="00F173EF" w:rsidRDefault="00DA290D">
            <w:pPr>
              <w:pStyle w:val="ByReference"/>
            </w:pPr>
            <w:r>
              <w:t>JAN 2025</w:t>
            </w:r>
          </w:p>
        </w:tc>
      </w:tr>
      <w:tr w:rsidR="00F173EF" w14:paraId="44E8407F" w14:textId="77777777" w:rsidTr="00EB209B">
        <w:tc>
          <w:tcPr>
            <w:tcW w:w="1440" w:type="dxa"/>
          </w:tcPr>
          <w:p w14:paraId="44E8407C" w14:textId="77777777" w:rsidR="00F173EF" w:rsidRDefault="00DA290D">
            <w:pPr>
              <w:pStyle w:val="ByReference"/>
            </w:pPr>
            <w:r>
              <w:t>52.209-10</w:t>
            </w:r>
          </w:p>
        </w:tc>
        <w:tc>
          <w:tcPr>
            <w:tcW w:w="6192" w:type="dxa"/>
          </w:tcPr>
          <w:p w14:paraId="44E8407D" w14:textId="77777777" w:rsidR="00F173EF" w:rsidRDefault="00DA290D">
            <w:pPr>
              <w:pStyle w:val="ByReference"/>
            </w:pPr>
            <w:r>
              <w:t>PROHIBITION ON CONTRACTING WITH INVERTED DOMESTIC CORPORATIONS</w:t>
            </w:r>
          </w:p>
        </w:tc>
        <w:tc>
          <w:tcPr>
            <w:tcW w:w="1440" w:type="dxa"/>
          </w:tcPr>
          <w:p w14:paraId="44E8407E" w14:textId="77777777" w:rsidR="00F173EF" w:rsidRDefault="00DA290D">
            <w:pPr>
              <w:pStyle w:val="ByReference"/>
            </w:pPr>
            <w:r>
              <w:t>NOV 2015</w:t>
            </w:r>
          </w:p>
        </w:tc>
      </w:tr>
      <w:tr w:rsidR="00F173EF" w14:paraId="44E84083" w14:textId="77777777" w:rsidTr="00EB209B">
        <w:tc>
          <w:tcPr>
            <w:tcW w:w="1440" w:type="dxa"/>
          </w:tcPr>
          <w:p w14:paraId="44E84080" w14:textId="77777777" w:rsidR="00F173EF" w:rsidRDefault="00DA290D">
            <w:pPr>
              <w:pStyle w:val="ByReference"/>
            </w:pPr>
            <w:r>
              <w:t>52.219-8</w:t>
            </w:r>
          </w:p>
        </w:tc>
        <w:tc>
          <w:tcPr>
            <w:tcW w:w="6192" w:type="dxa"/>
          </w:tcPr>
          <w:p w14:paraId="44E84081" w14:textId="77777777" w:rsidR="00F173EF" w:rsidRDefault="00DA290D">
            <w:pPr>
              <w:pStyle w:val="ByReference"/>
            </w:pPr>
            <w:r>
              <w:t>UTILIZATION OF SMALL BUSINESS CONCERNS</w:t>
            </w:r>
          </w:p>
        </w:tc>
        <w:tc>
          <w:tcPr>
            <w:tcW w:w="1440" w:type="dxa"/>
          </w:tcPr>
          <w:p w14:paraId="44E84082" w14:textId="77777777" w:rsidR="00F173EF" w:rsidRDefault="00DA290D">
            <w:pPr>
              <w:pStyle w:val="ByReference"/>
            </w:pPr>
            <w:r>
              <w:t>JAN 2025</w:t>
            </w:r>
          </w:p>
        </w:tc>
      </w:tr>
      <w:tr w:rsidR="00F173EF" w14:paraId="44E84087" w14:textId="77777777" w:rsidTr="00EB209B">
        <w:tc>
          <w:tcPr>
            <w:tcW w:w="1440" w:type="dxa"/>
          </w:tcPr>
          <w:p w14:paraId="44E84084" w14:textId="77777777" w:rsidR="00F173EF" w:rsidRDefault="00DA290D">
            <w:pPr>
              <w:pStyle w:val="ByReference"/>
            </w:pPr>
            <w:r>
              <w:t>52.219-14</w:t>
            </w:r>
          </w:p>
        </w:tc>
        <w:tc>
          <w:tcPr>
            <w:tcW w:w="6192" w:type="dxa"/>
          </w:tcPr>
          <w:p w14:paraId="44E84085" w14:textId="77777777" w:rsidR="00F173EF" w:rsidRDefault="00DA290D">
            <w:pPr>
              <w:pStyle w:val="ByReference"/>
            </w:pPr>
            <w:r>
              <w:t>LIMITATIONS ON SUBCONTRACTING</w:t>
            </w:r>
          </w:p>
        </w:tc>
        <w:tc>
          <w:tcPr>
            <w:tcW w:w="1440" w:type="dxa"/>
          </w:tcPr>
          <w:p w14:paraId="44E84086" w14:textId="77777777" w:rsidR="00F173EF" w:rsidRDefault="00DA290D">
            <w:pPr>
              <w:pStyle w:val="ByReference"/>
            </w:pPr>
            <w:r>
              <w:t>OCT 2022</w:t>
            </w:r>
          </w:p>
        </w:tc>
      </w:tr>
      <w:tr w:rsidR="00F173EF" w14:paraId="44E8408B" w14:textId="77777777" w:rsidTr="00EB209B">
        <w:tc>
          <w:tcPr>
            <w:tcW w:w="1440" w:type="dxa"/>
          </w:tcPr>
          <w:p w14:paraId="44E84088" w14:textId="77777777" w:rsidR="00F173EF" w:rsidRDefault="00DA290D">
            <w:pPr>
              <w:pStyle w:val="ByReference"/>
            </w:pPr>
            <w:r>
              <w:t>52.222-3</w:t>
            </w:r>
          </w:p>
        </w:tc>
        <w:tc>
          <w:tcPr>
            <w:tcW w:w="6192" w:type="dxa"/>
          </w:tcPr>
          <w:p w14:paraId="44E84089" w14:textId="77777777" w:rsidR="00F173EF" w:rsidRDefault="00DA290D">
            <w:pPr>
              <w:pStyle w:val="ByReference"/>
            </w:pPr>
            <w:r>
              <w:t>CONVICT LABOR</w:t>
            </w:r>
          </w:p>
        </w:tc>
        <w:tc>
          <w:tcPr>
            <w:tcW w:w="1440" w:type="dxa"/>
          </w:tcPr>
          <w:p w14:paraId="44E8408A" w14:textId="77777777" w:rsidR="00F173EF" w:rsidRDefault="00DA290D">
            <w:pPr>
              <w:pStyle w:val="ByReference"/>
            </w:pPr>
            <w:r>
              <w:t>JUN 2003</w:t>
            </w:r>
          </w:p>
        </w:tc>
      </w:tr>
      <w:tr w:rsidR="00F173EF" w14:paraId="44E8408F" w14:textId="77777777" w:rsidTr="00EB209B">
        <w:tc>
          <w:tcPr>
            <w:tcW w:w="1440" w:type="dxa"/>
          </w:tcPr>
          <w:p w14:paraId="44E8408C" w14:textId="77777777" w:rsidR="00F173EF" w:rsidRDefault="00DA290D">
            <w:pPr>
              <w:pStyle w:val="ByReference"/>
            </w:pPr>
            <w:r>
              <w:t>52.222-35</w:t>
            </w:r>
          </w:p>
        </w:tc>
        <w:tc>
          <w:tcPr>
            <w:tcW w:w="6192" w:type="dxa"/>
          </w:tcPr>
          <w:p w14:paraId="44E8408D" w14:textId="77777777" w:rsidR="00F173EF" w:rsidRDefault="00DA290D">
            <w:pPr>
              <w:pStyle w:val="ByReference"/>
            </w:pPr>
            <w:r>
              <w:t>EQUAL OPPORTUNITY FOR VETERANS</w:t>
            </w:r>
          </w:p>
        </w:tc>
        <w:tc>
          <w:tcPr>
            <w:tcW w:w="1440" w:type="dxa"/>
          </w:tcPr>
          <w:p w14:paraId="44E8408E" w14:textId="77777777" w:rsidR="00F173EF" w:rsidRDefault="00DA290D">
            <w:pPr>
              <w:pStyle w:val="ByReference"/>
            </w:pPr>
            <w:r>
              <w:t>JUN 2020</w:t>
            </w:r>
          </w:p>
        </w:tc>
      </w:tr>
      <w:tr w:rsidR="00F173EF" w14:paraId="44E84093" w14:textId="77777777" w:rsidTr="00EB209B">
        <w:tc>
          <w:tcPr>
            <w:tcW w:w="1440" w:type="dxa"/>
          </w:tcPr>
          <w:p w14:paraId="44E84090" w14:textId="77777777" w:rsidR="00F173EF" w:rsidRDefault="00DA290D">
            <w:pPr>
              <w:pStyle w:val="ByReference"/>
            </w:pPr>
            <w:r>
              <w:t>52.222-36</w:t>
            </w:r>
          </w:p>
        </w:tc>
        <w:tc>
          <w:tcPr>
            <w:tcW w:w="6192" w:type="dxa"/>
          </w:tcPr>
          <w:p w14:paraId="44E84091" w14:textId="77777777" w:rsidR="00F173EF" w:rsidRDefault="00DA290D">
            <w:pPr>
              <w:pStyle w:val="ByReference"/>
            </w:pPr>
            <w:r>
              <w:t>EQUAL OPPORTUNITY FOR WORKERS WITH DISABILITIES</w:t>
            </w:r>
          </w:p>
        </w:tc>
        <w:tc>
          <w:tcPr>
            <w:tcW w:w="1440" w:type="dxa"/>
          </w:tcPr>
          <w:p w14:paraId="44E84092" w14:textId="77777777" w:rsidR="00F173EF" w:rsidRDefault="00DA290D">
            <w:pPr>
              <w:pStyle w:val="ByReference"/>
            </w:pPr>
            <w:r>
              <w:t>JUN 2020</w:t>
            </w:r>
          </w:p>
        </w:tc>
      </w:tr>
      <w:tr w:rsidR="00F173EF" w14:paraId="44E84097" w14:textId="77777777" w:rsidTr="00EB209B">
        <w:tc>
          <w:tcPr>
            <w:tcW w:w="1440" w:type="dxa"/>
          </w:tcPr>
          <w:p w14:paraId="44E84094" w14:textId="77777777" w:rsidR="00F173EF" w:rsidRDefault="00DA290D">
            <w:pPr>
              <w:pStyle w:val="ByReference"/>
            </w:pPr>
            <w:r>
              <w:t>52.222-37</w:t>
            </w:r>
          </w:p>
        </w:tc>
        <w:tc>
          <w:tcPr>
            <w:tcW w:w="6192" w:type="dxa"/>
          </w:tcPr>
          <w:p w14:paraId="44E84095" w14:textId="77777777" w:rsidR="00F173EF" w:rsidRDefault="00DA290D">
            <w:pPr>
              <w:pStyle w:val="ByReference"/>
            </w:pPr>
            <w:r>
              <w:t>EMPLOYMENT REPORTS ON VETERANS</w:t>
            </w:r>
          </w:p>
        </w:tc>
        <w:tc>
          <w:tcPr>
            <w:tcW w:w="1440" w:type="dxa"/>
          </w:tcPr>
          <w:p w14:paraId="44E84096" w14:textId="77777777" w:rsidR="00F173EF" w:rsidRDefault="00DA290D">
            <w:pPr>
              <w:pStyle w:val="ByReference"/>
            </w:pPr>
            <w:r>
              <w:t>JUN 2020</w:t>
            </w:r>
          </w:p>
        </w:tc>
      </w:tr>
      <w:tr w:rsidR="00F173EF" w14:paraId="44E8409B" w14:textId="77777777" w:rsidTr="00EB209B">
        <w:tc>
          <w:tcPr>
            <w:tcW w:w="1440" w:type="dxa"/>
          </w:tcPr>
          <w:p w14:paraId="44E84098" w14:textId="77777777" w:rsidR="00F173EF" w:rsidRDefault="00DA290D">
            <w:pPr>
              <w:pStyle w:val="ByReference"/>
            </w:pPr>
            <w:r>
              <w:t>52.222-40</w:t>
            </w:r>
          </w:p>
        </w:tc>
        <w:tc>
          <w:tcPr>
            <w:tcW w:w="6192" w:type="dxa"/>
          </w:tcPr>
          <w:p w14:paraId="44E84099" w14:textId="77777777" w:rsidR="00F173EF" w:rsidRDefault="00DA290D">
            <w:pPr>
              <w:pStyle w:val="ByReference"/>
            </w:pPr>
            <w:r>
              <w:t>NOTIFICATION OF EMPLOYEE RIGHTS UNDER THE NATIONAL LABOR RELATIONS ACT</w:t>
            </w:r>
          </w:p>
        </w:tc>
        <w:tc>
          <w:tcPr>
            <w:tcW w:w="1440" w:type="dxa"/>
          </w:tcPr>
          <w:p w14:paraId="44E8409A" w14:textId="77777777" w:rsidR="00F173EF" w:rsidRDefault="00DA290D">
            <w:pPr>
              <w:pStyle w:val="ByReference"/>
            </w:pPr>
            <w:r>
              <w:t>DEC 2010</w:t>
            </w:r>
          </w:p>
        </w:tc>
      </w:tr>
      <w:tr w:rsidR="00F173EF" w14:paraId="44E8409F" w14:textId="77777777" w:rsidTr="00EB209B">
        <w:tc>
          <w:tcPr>
            <w:tcW w:w="1440" w:type="dxa"/>
          </w:tcPr>
          <w:p w14:paraId="44E8409C" w14:textId="77777777" w:rsidR="00F173EF" w:rsidRDefault="00DA290D">
            <w:pPr>
              <w:pStyle w:val="ByReference"/>
            </w:pPr>
            <w:r>
              <w:t>52.222-41</w:t>
            </w:r>
          </w:p>
        </w:tc>
        <w:tc>
          <w:tcPr>
            <w:tcW w:w="6192" w:type="dxa"/>
          </w:tcPr>
          <w:p w14:paraId="44E8409D" w14:textId="77777777" w:rsidR="00F173EF" w:rsidRDefault="00DA290D">
            <w:pPr>
              <w:pStyle w:val="ByReference"/>
            </w:pPr>
            <w:r>
              <w:t>SERVICE CONTRACT LABOR STANDARDS</w:t>
            </w:r>
          </w:p>
        </w:tc>
        <w:tc>
          <w:tcPr>
            <w:tcW w:w="1440" w:type="dxa"/>
          </w:tcPr>
          <w:p w14:paraId="44E8409E" w14:textId="77777777" w:rsidR="00F173EF" w:rsidRDefault="00DA290D">
            <w:pPr>
              <w:pStyle w:val="ByReference"/>
            </w:pPr>
            <w:r>
              <w:t>AUG 2018</w:t>
            </w:r>
          </w:p>
        </w:tc>
      </w:tr>
      <w:tr w:rsidR="00F173EF" w14:paraId="44E840A3" w14:textId="77777777" w:rsidTr="00EB209B">
        <w:tc>
          <w:tcPr>
            <w:tcW w:w="1440" w:type="dxa"/>
          </w:tcPr>
          <w:p w14:paraId="44E840A0" w14:textId="77777777" w:rsidR="00F173EF" w:rsidRDefault="00DA290D">
            <w:pPr>
              <w:pStyle w:val="ByReference"/>
            </w:pPr>
            <w:r>
              <w:t>52.222-42</w:t>
            </w:r>
          </w:p>
        </w:tc>
        <w:tc>
          <w:tcPr>
            <w:tcW w:w="6192" w:type="dxa"/>
          </w:tcPr>
          <w:p w14:paraId="44E840A1" w14:textId="77777777" w:rsidR="00F173EF" w:rsidRDefault="00DA290D">
            <w:pPr>
              <w:pStyle w:val="ByReference"/>
            </w:pPr>
            <w:r>
              <w:t>STATEMENT OF EQUIVALENT RATES FOR FEDERAL HIRES</w:t>
            </w:r>
          </w:p>
        </w:tc>
        <w:tc>
          <w:tcPr>
            <w:tcW w:w="1440" w:type="dxa"/>
          </w:tcPr>
          <w:p w14:paraId="44E840A2" w14:textId="77777777" w:rsidR="00F173EF" w:rsidRDefault="00DA290D">
            <w:pPr>
              <w:pStyle w:val="ByReference"/>
            </w:pPr>
            <w:r>
              <w:t>MAY 2014</w:t>
            </w:r>
          </w:p>
        </w:tc>
      </w:tr>
      <w:tr w:rsidR="00F173EF" w14:paraId="44E840A7" w14:textId="77777777" w:rsidTr="00EB209B">
        <w:tc>
          <w:tcPr>
            <w:tcW w:w="1440" w:type="dxa"/>
          </w:tcPr>
          <w:p w14:paraId="44E840A4" w14:textId="77777777" w:rsidR="00F173EF" w:rsidRDefault="00DA290D">
            <w:pPr>
              <w:pStyle w:val="ByReference"/>
            </w:pPr>
            <w:r>
              <w:t>52.222-43</w:t>
            </w:r>
          </w:p>
        </w:tc>
        <w:tc>
          <w:tcPr>
            <w:tcW w:w="6192" w:type="dxa"/>
          </w:tcPr>
          <w:p w14:paraId="44E840A5" w14:textId="77777777" w:rsidR="00F173EF" w:rsidRDefault="00DA290D">
            <w:pPr>
              <w:pStyle w:val="ByReference"/>
            </w:pPr>
            <w:r>
              <w:t>FAIR LABOR STANDARDS ACT AND SERVICE CONTRACT LABOR STANDARDS—PRICE ADJUSTMENT (MULTIPLE YEAR AND OPTION CONTRACTS)</w:t>
            </w:r>
          </w:p>
        </w:tc>
        <w:tc>
          <w:tcPr>
            <w:tcW w:w="1440" w:type="dxa"/>
          </w:tcPr>
          <w:p w14:paraId="44E840A6" w14:textId="77777777" w:rsidR="00F173EF" w:rsidRDefault="00DA290D">
            <w:pPr>
              <w:pStyle w:val="ByReference"/>
            </w:pPr>
            <w:r>
              <w:t>AUG 2018</w:t>
            </w:r>
          </w:p>
        </w:tc>
      </w:tr>
      <w:tr w:rsidR="00F173EF" w14:paraId="44E840AB" w14:textId="77777777" w:rsidTr="00EB209B">
        <w:tc>
          <w:tcPr>
            <w:tcW w:w="1440" w:type="dxa"/>
          </w:tcPr>
          <w:p w14:paraId="44E840A8" w14:textId="77777777" w:rsidR="00F173EF" w:rsidRDefault="00DA290D">
            <w:pPr>
              <w:pStyle w:val="ByReference"/>
            </w:pPr>
            <w:r>
              <w:lastRenderedPageBreak/>
              <w:t>52.222-50</w:t>
            </w:r>
          </w:p>
        </w:tc>
        <w:tc>
          <w:tcPr>
            <w:tcW w:w="6192" w:type="dxa"/>
          </w:tcPr>
          <w:p w14:paraId="44E840A9" w14:textId="77777777" w:rsidR="00F173EF" w:rsidRDefault="00DA290D">
            <w:pPr>
              <w:pStyle w:val="ByReference"/>
            </w:pPr>
            <w:r>
              <w:t>COMBATING TRAFFICKING IN PERSONS</w:t>
            </w:r>
          </w:p>
        </w:tc>
        <w:tc>
          <w:tcPr>
            <w:tcW w:w="1440" w:type="dxa"/>
          </w:tcPr>
          <w:p w14:paraId="44E840AA" w14:textId="77777777" w:rsidR="00F173EF" w:rsidRDefault="00DA290D">
            <w:pPr>
              <w:pStyle w:val="ByReference"/>
            </w:pPr>
            <w:r>
              <w:t>OCT 2025</w:t>
            </w:r>
          </w:p>
        </w:tc>
      </w:tr>
      <w:tr w:rsidR="00F173EF" w14:paraId="44E840AF" w14:textId="77777777" w:rsidTr="00EB209B">
        <w:tc>
          <w:tcPr>
            <w:tcW w:w="1440" w:type="dxa"/>
          </w:tcPr>
          <w:p w14:paraId="44E840AC" w14:textId="77777777" w:rsidR="00F173EF" w:rsidRDefault="00DA290D">
            <w:pPr>
              <w:pStyle w:val="ByReference"/>
            </w:pPr>
            <w:r>
              <w:t>52.222-54</w:t>
            </w:r>
          </w:p>
        </w:tc>
        <w:tc>
          <w:tcPr>
            <w:tcW w:w="6192" w:type="dxa"/>
          </w:tcPr>
          <w:p w14:paraId="44E840AD" w14:textId="77777777" w:rsidR="00F173EF" w:rsidRDefault="00DA290D">
            <w:pPr>
              <w:pStyle w:val="ByReference"/>
            </w:pPr>
            <w:r>
              <w:t>EMPLOYMENT ELIGIBILITY VERIFICATION</w:t>
            </w:r>
          </w:p>
        </w:tc>
        <w:tc>
          <w:tcPr>
            <w:tcW w:w="1440" w:type="dxa"/>
          </w:tcPr>
          <w:p w14:paraId="44E840AE" w14:textId="77777777" w:rsidR="00F173EF" w:rsidRDefault="00DA290D">
            <w:pPr>
              <w:pStyle w:val="ByReference"/>
            </w:pPr>
            <w:r>
              <w:t>JAN 2025</w:t>
            </w:r>
          </w:p>
        </w:tc>
      </w:tr>
      <w:tr w:rsidR="00F173EF" w14:paraId="44E840B3" w14:textId="77777777" w:rsidTr="00EB209B">
        <w:tc>
          <w:tcPr>
            <w:tcW w:w="1440" w:type="dxa"/>
          </w:tcPr>
          <w:p w14:paraId="44E840B0" w14:textId="77777777" w:rsidR="00F173EF" w:rsidRDefault="00DA290D">
            <w:pPr>
              <w:pStyle w:val="ByReference"/>
            </w:pPr>
            <w:r>
              <w:t>52.222-62</w:t>
            </w:r>
          </w:p>
        </w:tc>
        <w:tc>
          <w:tcPr>
            <w:tcW w:w="6192" w:type="dxa"/>
          </w:tcPr>
          <w:p w14:paraId="44E840B1" w14:textId="77777777" w:rsidR="00F173EF" w:rsidRDefault="00DA290D">
            <w:pPr>
              <w:pStyle w:val="ByReference"/>
            </w:pPr>
            <w:r>
              <w:t>PAID SICK LEAVE UNDER EXECUTIVE ORDER 13706</w:t>
            </w:r>
          </w:p>
        </w:tc>
        <w:tc>
          <w:tcPr>
            <w:tcW w:w="1440" w:type="dxa"/>
          </w:tcPr>
          <w:p w14:paraId="44E840B2" w14:textId="77777777" w:rsidR="00F173EF" w:rsidRDefault="00DA290D">
            <w:pPr>
              <w:pStyle w:val="ByReference"/>
            </w:pPr>
            <w:r>
              <w:t>JAN 2022</w:t>
            </w:r>
          </w:p>
        </w:tc>
      </w:tr>
      <w:tr w:rsidR="00F173EF" w14:paraId="44E840B7" w14:textId="77777777" w:rsidTr="00EB209B">
        <w:tc>
          <w:tcPr>
            <w:tcW w:w="1440" w:type="dxa"/>
          </w:tcPr>
          <w:p w14:paraId="44E840B4" w14:textId="77777777" w:rsidR="00F173EF" w:rsidRDefault="00DA290D">
            <w:pPr>
              <w:pStyle w:val="ByReference"/>
            </w:pPr>
            <w:r>
              <w:t>52.223-23</w:t>
            </w:r>
          </w:p>
        </w:tc>
        <w:tc>
          <w:tcPr>
            <w:tcW w:w="6192" w:type="dxa"/>
          </w:tcPr>
          <w:p w14:paraId="44E840B5" w14:textId="77777777" w:rsidR="00F173EF" w:rsidRDefault="00DA290D">
            <w:pPr>
              <w:pStyle w:val="ByReference"/>
            </w:pPr>
            <w:r>
              <w:t>SUSTAINABLE PRODUCTS AND SERVICES</w:t>
            </w:r>
          </w:p>
        </w:tc>
        <w:tc>
          <w:tcPr>
            <w:tcW w:w="1440" w:type="dxa"/>
          </w:tcPr>
          <w:p w14:paraId="44E840B6" w14:textId="095AB4DE" w:rsidR="00F173EF" w:rsidRDefault="00FC5901">
            <w:pPr>
              <w:pStyle w:val="ByReference"/>
            </w:pPr>
            <w:r>
              <w:t>DEV NOV</w:t>
            </w:r>
            <w:r w:rsidR="00F81A77">
              <w:t xml:space="preserve"> </w:t>
            </w:r>
            <w:r>
              <w:t>2025</w:t>
            </w:r>
          </w:p>
        </w:tc>
      </w:tr>
      <w:tr w:rsidR="00F173EF" w14:paraId="44E840BB" w14:textId="77777777" w:rsidTr="00EB209B">
        <w:tc>
          <w:tcPr>
            <w:tcW w:w="1440" w:type="dxa"/>
          </w:tcPr>
          <w:p w14:paraId="44E840B8" w14:textId="77777777" w:rsidR="00F173EF" w:rsidRDefault="00DA290D">
            <w:pPr>
              <w:pStyle w:val="ByReference"/>
            </w:pPr>
            <w:r>
              <w:t>52.226-8</w:t>
            </w:r>
          </w:p>
        </w:tc>
        <w:tc>
          <w:tcPr>
            <w:tcW w:w="6192" w:type="dxa"/>
          </w:tcPr>
          <w:p w14:paraId="44E840B9" w14:textId="77777777" w:rsidR="00F173EF" w:rsidRDefault="00DA290D">
            <w:pPr>
              <w:pStyle w:val="ByReference"/>
            </w:pPr>
            <w:r>
              <w:t>ENCOURAGING CONTRACTOR POLICIES  TO BAN TEXT MESSAGING WHILE DRIVING</w:t>
            </w:r>
          </w:p>
        </w:tc>
        <w:tc>
          <w:tcPr>
            <w:tcW w:w="1440" w:type="dxa"/>
          </w:tcPr>
          <w:p w14:paraId="44E840BA" w14:textId="77777777" w:rsidR="00F173EF" w:rsidRDefault="00DA290D">
            <w:pPr>
              <w:pStyle w:val="ByReference"/>
            </w:pPr>
            <w:r>
              <w:t>MAY 2024</w:t>
            </w:r>
          </w:p>
        </w:tc>
      </w:tr>
      <w:tr w:rsidR="00F173EF" w14:paraId="44E840BF" w14:textId="77777777" w:rsidTr="00EB209B">
        <w:tc>
          <w:tcPr>
            <w:tcW w:w="1440" w:type="dxa"/>
          </w:tcPr>
          <w:p w14:paraId="44E840BC" w14:textId="77777777" w:rsidR="00F173EF" w:rsidRDefault="00DA290D">
            <w:pPr>
              <w:pStyle w:val="ByReference"/>
            </w:pPr>
            <w:r>
              <w:t>52.204-13</w:t>
            </w:r>
          </w:p>
        </w:tc>
        <w:tc>
          <w:tcPr>
            <w:tcW w:w="6192" w:type="dxa"/>
          </w:tcPr>
          <w:p w14:paraId="44E840BD" w14:textId="77777777" w:rsidR="00F173EF" w:rsidRDefault="00DA290D">
            <w:pPr>
              <w:pStyle w:val="ByReference"/>
            </w:pPr>
            <w:r>
              <w:t>SYSTEM FOR AWARD MANAGEMENT MAINTENANCE</w:t>
            </w:r>
          </w:p>
        </w:tc>
        <w:tc>
          <w:tcPr>
            <w:tcW w:w="1440" w:type="dxa"/>
          </w:tcPr>
          <w:p w14:paraId="44E840BE" w14:textId="77777777" w:rsidR="00F173EF" w:rsidRDefault="00DA290D">
            <w:pPr>
              <w:pStyle w:val="ByReference"/>
            </w:pPr>
            <w:r>
              <w:t>OCT 2018</w:t>
            </w:r>
          </w:p>
        </w:tc>
      </w:tr>
      <w:tr w:rsidR="00F173EF" w14:paraId="44E840C3" w14:textId="77777777" w:rsidTr="00EB209B">
        <w:tc>
          <w:tcPr>
            <w:tcW w:w="1440" w:type="dxa"/>
          </w:tcPr>
          <w:p w14:paraId="44E840C0" w14:textId="77777777" w:rsidR="00F173EF" w:rsidRDefault="00DA290D">
            <w:pPr>
              <w:pStyle w:val="ByReference"/>
            </w:pPr>
            <w:r>
              <w:t>52.228-5</w:t>
            </w:r>
          </w:p>
        </w:tc>
        <w:tc>
          <w:tcPr>
            <w:tcW w:w="6192" w:type="dxa"/>
          </w:tcPr>
          <w:p w14:paraId="44E840C1" w14:textId="77777777" w:rsidR="00F173EF" w:rsidRDefault="00DA290D">
            <w:pPr>
              <w:pStyle w:val="ByReference"/>
            </w:pPr>
            <w:r>
              <w:t>INSURANCE—WORK ON A GOVERNMENT INSTALLATION</w:t>
            </w:r>
          </w:p>
        </w:tc>
        <w:tc>
          <w:tcPr>
            <w:tcW w:w="1440" w:type="dxa"/>
          </w:tcPr>
          <w:p w14:paraId="44E840C2" w14:textId="77777777" w:rsidR="00F173EF" w:rsidRDefault="00DA290D">
            <w:pPr>
              <w:pStyle w:val="ByReference"/>
            </w:pPr>
            <w:r>
              <w:t>JAN 1997</w:t>
            </w:r>
          </w:p>
        </w:tc>
      </w:tr>
      <w:tr w:rsidR="00F173EF" w14:paraId="44E840C7" w14:textId="77777777" w:rsidTr="00EB209B">
        <w:tc>
          <w:tcPr>
            <w:tcW w:w="1440" w:type="dxa"/>
          </w:tcPr>
          <w:p w14:paraId="44E840C4" w14:textId="77777777" w:rsidR="00F173EF" w:rsidRDefault="00DA290D">
            <w:pPr>
              <w:pStyle w:val="ByReference"/>
            </w:pPr>
            <w:r>
              <w:t>52.229-3</w:t>
            </w:r>
          </w:p>
        </w:tc>
        <w:tc>
          <w:tcPr>
            <w:tcW w:w="6192" w:type="dxa"/>
          </w:tcPr>
          <w:p w14:paraId="44E840C5" w14:textId="77777777" w:rsidR="00F173EF" w:rsidRDefault="00DA290D">
            <w:pPr>
              <w:pStyle w:val="ByReference"/>
            </w:pPr>
            <w:r>
              <w:t>FEDERAL, STATE, AND LOCAL TAXES (DEVIATION)</w:t>
            </w:r>
          </w:p>
        </w:tc>
        <w:tc>
          <w:tcPr>
            <w:tcW w:w="1440" w:type="dxa"/>
          </w:tcPr>
          <w:p w14:paraId="44E840C6" w14:textId="77777777" w:rsidR="00F173EF" w:rsidRDefault="00DA290D">
            <w:pPr>
              <w:pStyle w:val="ByReference"/>
            </w:pPr>
            <w:r>
              <w:t>SEP 2025</w:t>
            </w:r>
          </w:p>
        </w:tc>
      </w:tr>
      <w:tr w:rsidR="00F173EF" w14:paraId="44E840CB" w14:textId="77777777" w:rsidTr="00EB209B">
        <w:tc>
          <w:tcPr>
            <w:tcW w:w="1440" w:type="dxa"/>
          </w:tcPr>
          <w:p w14:paraId="44E840C8" w14:textId="77777777" w:rsidR="00F173EF" w:rsidRDefault="00DA290D">
            <w:pPr>
              <w:pStyle w:val="ByReference"/>
            </w:pPr>
            <w:r>
              <w:t>52.232-33</w:t>
            </w:r>
          </w:p>
        </w:tc>
        <w:tc>
          <w:tcPr>
            <w:tcW w:w="6192" w:type="dxa"/>
          </w:tcPr>
          <w:p w14:paraId="44E840C9" w14:textId="77777777" w:rsidR="00F173EF" w:rsidRDefault="00DA290D">
            <w:pPr>
              <w:pStyle w:val="ByReference"/>
            </w:pPr>
            <w:r>
              <w:t xml:space="preserve"> PAYMENT BY ELECTRONIC FUNDS TRANSFER—SYSTEM FOR AWARD MANAGEMENT</w:t>
            </w:r>
          </w:p>
        </w:tc>
        <w:tc>
          <w:tcPr>
            <w:tcW w:w="1440" w:type="dxa"/>
          </w:tcPr>
          <w:p w14:paraId="44E840CA" w14:textId="77777777" w:rsidR="00F173EF" w:rsidRDefault="00DA290D">
            <w:pPr>
              <w:pStyle w:val="ByReference"/>
            </w:pPr>
            <w:r>
              <w:t>OCT 2018</w:t>
            </w:r>
          </w:p>
        </w:tc>
      </w:tr>
      <w:tr w:rsidR="00F173EF" w14:paraId="44E840CF" w14:textId="77777777" w:rsidTr="00EB209B">
        <w:tc>
          <w:tcPr>
            <w:tcW w:w="1440" w:type="dxa"/>
          </w:tcPr>
          <w:p w14:paraId="44E840CC" w14:textId="77777777" w:rsidR="00F173EF" w:rsidRDefault="00DA290D">
            <w:pPr>
              <w:pStyle w:val="ByReference"/>
            </w:pPr>
            <w:r>
              <w:t>52.232-40</w:t>
            </w:r>
          </w:p>
        </w:tc>
        <w:tc>
          <w:tcPr>
            <w:tcW w:w="6192" w:type="dxa"/>
          </w:tcPr>
          <w:p w14:paraId="44E840CD" w14:textId="77777777" w:rsidR="00F173EF" w:rsidRDefault="00DA290D">
            <w:pPr>
              <w:pStyle w:val="ByReference"/>
            </w:pPr>
            <w:r>
              <w:t>PROVIDING ACCELERATED PAYMENTS TO SMALL BUSINESS SUBCONTRACTORS</w:t>
            </w:r>
          </w:p>
        </w:tc>
        <w:tc>
          <w:tcPr>
            <w:tcW w:w="1440" w:type="dxa"/>
          </w:tcPr>
          <w:p w14:paraId="44E840CE" w14:textId="77777777" w:rsidR="00F173EF" w:rsidRDefault="00DA290D">
            <w:pPr>
              <w:pStyle w:val="ByReference"/>
            </w:pPr>
            <w:r>
              <w:t>MAR 2023</w:t>
            </w:r>
          </w:p>
        </w:tc>
      </w:tr>
      <w:tr w:rsidR="00F173EF" w14:paraId="44E840D3" w14:textId="77777777" w:rsidTr="00EB209B">
        <w:tc>
          <w:tcPr>
            <w:tcW w:w="1440" w:type="dxa"/>
          </w:tcPr>
          <w:p w14:paraId="44E840D0" w14:textId="77777777" w:rsidR="00F173EF" w:rsidRDefault="00DA290D">
            <w:pPr>
              <w:pStyle w:val="ByReference"/>
            </w:pPr>
            <w:r>
              <w:t>52.233-3</w:t>
            </w:r>
          </w:p>
        </w:tc>
        <w:tc>
          <w:tcPr>
            <w:tcW w:w="6192" w:type="dxa"/>
          </w:tcPr>
          <w:p w14:paraId="44E840D1" w14:textId="77777777" w:rsidR="00F173EF" w:rsidRDefault="00DA290D">
            <w:pPr>
              <w:pStyle w:val="ByReference"/>
            </w:pPr>
            <w:r>
              <w:t>PROTEST AFTER AWARD</w:t>
            </w:r>
          </w:p>
        </w:tc>
        <w:tc>
          <w:tcPr>
            <w:tcW w:w="1440" w:type="dxa"/>
          </w:tcPr>
          <w:p w14:paraId="44E840D2" w14:textId="3636150F" w:rsidR="00F173EF" w:rsidRDefault="009A5AB7">
            <w:pPr>
              <w:pStyle w:val="ByReference"/>
            </w:pPr>
            <w:r>
              <w:t>DEV NOV</w:t>
            </w:r>
            <w:r w:rsidR="00F81A77">
              <w:t xml:space="preserve"> 2025</w:t>
            </w:r>
          </w:p>
        </w:tc>
      </w:tr>
      <w:tr w:rsidR="00F173EF" w14:paraId="44E840D7" w14:textId="77777777" w:rsidTr="00EB209B">
        <w:tc>
          <w:tcPr>
            <w:tcW w:w="1440" w:type="dxa"/>
          </w:tcPr>
          <w:p w14:paraId="44E840D4" w14:textId="77777777" w:rsidR="00F173EF" w:rsidRDefault="00DA290D">
            <w:pPr>
              <w:pStyle w:val="ByReference"/>
            </w:pPr>
            <w:r>
              <w:t>52.233-4</w:t>
            </w:r>
          </w:p>
        </w:tc>
        <w:tc>
          <w:tcPr>
            <w:tcW w:w="6192" w:type="dxa"/>
          </w:tcPr>
          <w:p w14:paraId="44E840D5" w14:textId="77777777" w:rsidR="00F173EF" w:rsidRDefault="00DA290D">
            <w:pPr>
              <w:pStyle w:val="ByReference"/>
            </w:pPr>
            <w:r>
              <w:t>APPLICABLE LAW FOR BREACH OF CONTRACT CLAIM</w:t>
            </w:r>
          </w:p>
        </w:tc>
        <w:tc>
          <w:tcPr>
            <w:tcW w:w="1440" w:type="dxa"/>
          </w:tcPr>
          <w:p w14:paraId="44E840D6" w14:textId="577CACE9" w:rsidR="00F173EF" w:rsidRDefault="00F81A77">
            <w:pPr>
              <w:pStyle w:val="ByReference"/>
            </w:pPr>
            <w:r>
              <w:t>DEV</w:t>
            </w:r>
            <w:r w:rsidR="004A2965">
              <w:t xml:space="preserve"> NOV 2025</w:t>
            </w:r>
          </w:p>
        </w:tc>
      </w:tr>
      <w:tr w:rsidR="00F173EF" w14:paraId="44E840DB" w14:textId="77777777" w:rsidTr="00EB209B">
        <w:tc>
          <w:tcPr>
            <w:tcW w:w="1440" w:type="dxa"/>
          </w:tcPr>
          <w:p w14:paraId="44E840D8" w14:textId="77777777" w:rsidR="00F173EF" w:rsidRDefault="00DA290D">
            <w:pPr>
              <w:pStyle w:val="ByReference"/>
            </w:pPr>
            <w:r>
              <w:t>52.244-6DEV</w:t>
            </w:r>
          </w:p>
        </w:tc>
        <w:tc>
          <w:tcPr>
            <w:tcW w:w="6192" w:type="dxa"/>
          </w:tcPr>
          <w:p w14:paraId="44E840D9" w14:textId="77777777" w:rsidR="00F173EF" w:rsidRDefault="00DA290D">
            <w:pPr>
              <w:pStyle w:val="ByReference"/>
            </w:pPr>
            <w:r>
              <w:t>SUBCONTRACTS FOR COMMERCIAL PRODUCTS AND COMMERCIAL SERVICES</w:t>
            </w:r>
          </w:p>
        </w:tc>
        <w:tc>
          <w:tcPr>
            <w:tcW w:w="1440" w:type="dxa"/>
          </w:tcPr>
          <w:p w14:paraId="44E840DA" w14:textId="77777777" w:rsidR="00F173EF" w:rsidRDefault="00DA290D">
            <w:pPr>
              <w:pStyle w:val="ByReference"/>
            </w:pPr>
            <w:r>
              <w:t>OCT 2025</w:t>
            </w:r>
          </w:p>
        </w:tc>
      </w:tr>
      <w:tr w:rsidR="00F173EF" w14:paraId="44E840DF" w14:textId="77777777" w:rsidTr="00EB209B">
        <w:tc>
          <w:tcPr>
            <w:tcW w:w="1440" w:type="dxa"/>
          </w:tcPr>
          <w:p w14:paraId="44E840DC" w14:textId="77777777" w:rsidR="00F173EF" w:rsidRDefault="00DA290D">
            <w:pPr>
              <w:pStyle w:val="ByReference"/>
            </w:pPr>
            <w:r>
              <w:t>852.201-70</w:t>
            </w:r>
          </w:p>
        </w:tc>
        <w:tc>
          <w:tcPr>
            <w:tcW w:w="6192" w:type="dxa"/>
          </w:tcPr>
          <w:p w14:paraId="44E840DD" w14:textId="77777777" w:rsidR="00F173EF" w:rsidRDefault="00DA290D">
            <w:pPr>
              <w:pStyle w:val="ByReference"/>
            </w:pPr>
            <w:r>
              <w:t>CONTRACTING OFFICER'S REPRESENTATIVE</w:t>
            </w:r>
          </w:p>
        </w:tc>
        <w:tc>
          <w:tcPr>
            <w:tcW w:w="1440" w:type="dxa"/>
          </w:tcPr>
          <w:p w14:paraId="44E840DE" w14:textId="77777777" w:rsidR="00F173EF" w:rsidRDefault="00DA290D">
            <w:pPr>
              <w:pStyle w:val="ByReference"/>
            </w:pPr>
            <w:r>
              <w:t>DEC 2022</w:t>
            </w:r>
          </w:p>
        </w:tc>
      </w:tr>
      <w:tr w:rsidR="00F173EF" w14:paraId="44E840E3" w14:textId="77777777" w:rsidTr="00EB209B">
        <w:tc>
          <w:tcPr>
            <w:tcW w:w="1440" w:type="dxa"/>
          </w:tcPr>
          <w:p w14:paraId="44E840E0" w14:textId="77777777" w:rsidR="00F173EF" w:rsidRDefault="00DA290D">
            <w:pPr>
              <w:pStyle w:val="ByReference"/>
            </w:pPr>
            <w:r>
              <w:t>852.203-70</w:t>
            </w:r>
          </w:p>
        </w:tc>
        <w:tc>
          <w:tcPr>
            <w:tcW w:w="6192" w:type="dxa"/>
          </w:tcPr>
          <w:p w14:paraId="44E840E1" w14:textId="77777777" w:rsidR="00F173EF" w:rsidRDefault="00DA290D">
            <w:pPr>
              <w:pStyle w:val="ByReference"/>
            </w:pPr>
            <w:r>
              <w:t>COMMERCIAL ADVERTISING</w:t>
            </w:r>
          </w:p>
        </w:tc>
        <w:tc>
          <w:tcPr>
            <w:tcW w:w="1440" w:type="dxa"/>
          </w:tcPr>
          <w:p w14:paraId="44E840E2" w14:textId="77777777" w:rsidR="00F173EF" w:rsidRDefault="00DA290D">
            <w:pPr>
              <w:pStyle w:val="ByReference"/>
            </w:pPr>
            <w:r>
              <w:t>MAY 2018</w:t>
            </w:r>
          </w:p>
        </w:tc>
      </w:tr>
      <w:tr w:rsidR="00F173EF" w14:paraId="44E840E7" w14:textId="77777777" w:rsidTr="00EB209B">
        <w:tc>
          <w:tcPr>
            <w:tcW w:w="1440" w:type="dxa"/>
          </w:tcPr>
          <w:p w14:paraId="3CEA055B" w14:textId="77777777" w:rsidR="00F173EF" w:rsidRDefault="00DA290D">
            <w:pPr>
              <w:pStyle w:val="ByReference"/>
            </w:pPr>
            <w:r>
              <w:t>852.222-71</w:t>
            </w:r>
          </w:p>
          <w:p w14:paraId="3720DCAB" w14:textId="77777777" w:rsidR="00E2042D" w:rsidRDefault="00E2042D">
            <w:pPr>
              <w:pStyle w:val="ByReference"/>
            </w:pPr>
          </w:p>
          <w:p w14:paraId="1A1C4C19" w14:textId="77777777" w:rsidR="00E2042D" w:rsidRDefault="00E2042D">
            <w:pPr>
              <w:pStyle w:val="ByReference"/>
            </w:pPr>
            <w:r>
              <w:t>852.</w:t>
            </w:r>
            <w:r w:rsidR="00A7597A">
              <w:t>232-72</w:t>
            </w:r>
          </w:p>
          <w:p w14:paraId="44E840E4" w14:textId="794BD1DA" w:rsidR="000E3726" w:rsidRDefault="000E3726">
            <w:pPr>
              <w:pStyle w:val="ByReference"/>
            </w:pPr>
            <w:r>
              <w:t>852.233-70</w:t>
            </w:r>
          </w:p>
        </w:tc>
        <w:tc>
          <w:tcPr>
            <w:tcW w:w="6192" w:type="dxa"/>
          </w:tcPr>
          <w:p w14:paraId="406FD909" w14:textId="77777777" w:rsidR="00F173EF" w:rsidRDefault="00DA290D">
            <w:pPr>
              <w:pStyle w:val="ByReference"/>
            </w:pPr>
            <w:r>
              <w:t>COMPLIANCE WITH EXECUTIVE ORDER 13899 (DEVIATION) (APR 2025)</w:t>
            </w:r>
          </w:p>
          <w:p w14:paraId="36658A96" w14:textId="77777777" w:rsidR="005E69C6" w:rsidRDefault="00A7597A" w:rsidP="005E69C6">
            <w:pPr>
              <w:pStyle w:val="ByReference"/>
              <w:jc w:val="both"/>
            </w:pPr>
            <w:r>
              <w:t>ELECTRONIC SUBMISSION OF PAYMENT REQUESTS</w:t>
            </w:r>
          </w:p>
          <w:p w14:paraId="44E840E5" w14:textId="13BC1539" w:rsidR="00872FBD" w:rsidRDefault="00872FBD" w:rsidP="005E69C6">
            <w:pPr>
              <w:pStyle w:val="ByReference"/>
              <w:jc w:val="both"/>
            </w:pPr>
            <w:r>
              <w:t>PROTEST</w:t>
            </w:r>
            <w:r w:rsidR="001F359D">
              <w:t xml:space="preserve"> </w:t>
            </w:r>
            <w:r>
              <w:t>CONTENT/ALTERNATIVE DISPUTE RESOLUTION</w:t>
            </w:r>
          </w:p>
        </w:tc>
        <w:tc>
          <w:tcPr>
            <w:tcW w:w="1440" w:type="dxa"/>
          </w:tcPr>
          <w:p w14:paraId="0F35D534" w14:textId="77777777" w:rsidR="00F173EF" w:rsidRDefault="00DA290D">
            <w:pPr>
              <w:pStyle w:val="ByReference"/>
            </w:pPr>
            <w:r>
              <w:t>APR 2025</w:t>
            </w:r>
          </w:p>
          <w:p w14:paraId="19AE6954" w14:textId="77777777" w:rsidR="005E69C6" w:rsidRDefault="005E69C6">
            <w:pPr>
              <w:pStyle w:val="ByReference"/>
            </w:pPr>
          </w:p>
          <w:p w14:paraId="218B38F3" w14:textId="77777777" w:rsidR="005E69C6" w:rsidRDefault="00984063">
            <w:pPr>
              <w:pStyle w:val="ByReference"/>
            </w:pPr>
            <w:r>
              <w:t>NOV 2018</w:t>
            </w:r>
          </w:p>
          <w:p w14:paraId="44E840E6" w14:textId="6EEE75A7" w:rsidR="001F359D" w:rsidRDefault="001F359D">
            <w:pPr>
              <w:pStyle w:val="ByReference"/>
            </w:pPr>
            <w:r>
              <w:t>OCT 2018</w:t>
            </w:r>
          </w:p>
        </w:tc>
      </w:tr>
    </w:tbl>
    <w:p w14:paraId="44E840E8" w14:textId="77777777" w:rsidR="00DA290D" w:rsidRDefault="00DA290D">
      <w:pPr>
        <w:pageBreakBefore/>
      </w:pPr>
    </w:p>
    <w:p w14:paraId="44E840E9" w14:textId="77777777" w:rsidR="00DA290D" w:rsidRDefault="00DA290D">
      <w:pPr>
        <w:pStyle w:val="Heading1"/>
      </w:pPr>
      <w:bookmarkStart w:id="19" w:name="_Toc214970439"/>
      <w:r>
        <w:t>SECTION D - CONTRACT DOCUMENTS, EXHIBITS, OR ATTACHMENTS</w:t>
      </w:r>
      <w:bookmarkEnd w:id="19"/>
    </w:p>
    <w:p w14:paraId="44E840EB" w14:textId="5C19577E" w:rsidR="00DA290D" w:rsidRDefault="009D0CA4" w:rsidP="009D0CA4">
      <w:pPr>
        <w:pStyle w:val="Heading2"/>
      </w:pPr>
      <w:bookmarkStart w:id="20" w:name="_Toc214970440"/>
      <w:r>
        <w:t>D.1</w:t>
      </w:r>
      <w:r w:rsidR="00DA290D">
        <w:t xml:space="preserve"> Wage Determination 2015-5535 King County, Washington</w:t>
      </w:r>
      <w:bookmarkEnd w:id="20"/>
    </w:p>
    <w:p w14:paraId="44E840EC" w14:textId="77777777" w:rsidR="00DA290D" w:rsidRDefault="00DA290D" w:rsidP="00695412">
      <w:pPr>
        <w:pStyle w:val="PlainText"/>
        <w:rPr>
          <w:rFonts w:ascii="Courier New" w:hAnsi="Courier New" w:cs="Courier New"/>
          <w:sz w:val="18"/>
          <w:szCs w:val="18"/>
        </w:rPr>
      </w:pPr>
    </w:p>
    <w:p w14:paraId="44E840E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"REGISTER OF WAGE DETERMINATIONS UNDER  |        U.S. DEPARTMENT OF LABOR        </w:t>
      </w:r>
    </w:p>
    <w:p w14:paraId="44E840E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THE SERVICE CONTRACT ACT        |  EMPLOYMENT STANDARDS ADMINISTRATION   </w:t>
      </w:r>
    </w:p>
    <w:p w14:paraId="44E840E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By direction of the Secretary of Labor |         WAGE AND HOUR DIVISION         </w:t>
      </w:r>
    </w:p>
    <w:p w14:paraId="44E840F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         WASHINGTON D.C.  20210         </w:t>
      </w:r>
    </w:p>
    <w:p w14:paraId="44E840F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0F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0F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0F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 Wage Determination No.: 2015-5535</w:t>
      </w:r>
    </w:p>
    <w:p w14:paraId="44E840F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Daniel W. Simms          Division of   |           Revision No.: 26</w:t>
      </w:r>
    </w:p>
    <w:p w14:paraId="44E840F6"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 xml:space="preserve">Director           </w:t>
      </w:r>
      <w:proofErr w:type="gramEnd"/>
      <w:r w:rsidRPr="00D768D8">
        <w:rPr>
          <w:rFonts w:ascii="Courier New" w:hAnsi="Courier New" w:cs="Courier New"/>
          <w:sz w:val="18"/>
          <w:szCs w:val="18"/>
        </w:rPr>
        <w:t xml:space="preserve"> Wage Determinations|  Date </w:t>
      </w:r>
      <w:proofErr w:type="gramStart"/>
      <w:r w:rsidRPr="00D768D8">
        <w:rPr>
          <w:rFonts w:ascii="Courier New" w:hAnsi="Courier New" w:cs="Courier New"/>
          <w:sz w:val="18"/>
          <w:szCs w:val="18"/>
        </w:rPr>
        <w:t>Of</w:t>
      </w:r>
      <w:proofErr w:type="gramEnd"/>
      <w:r w:rsidRPr="00D768D8">
        <w:rPr>
          <w:rFonts w:ascii="Courier New" w:hAnsi="Courier New" w:cs="Courier New"/>
          <w:sz w:val="18"/>
          <w:szCs w:val="18"/>
        </w:rPr>
        <w:t xml:space="preserve"> Last Revision: 07/08/2025</w:t>
      </w:r>
    </w:p>
    <w:p w14:paraId="44E840F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w:t>
      </w:r>
    </w:p>
    <w:p w14:paraId="44E840F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0F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Note: Contracts subject to the Service Contract Act are generally required to </w:t>
      </w:r>
    </w:p>
    <w:p w14:paraId="44E840F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pay at least the applicable minimum wage rate required under Executive Order </w:t>
      </w:r>
    </w:p>
    <w:p w14:paraId="44E840F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14026 or Executive Order 13658.</w:t>
      </w:r>
    </w:p>
    <w:p w14:paraId="44E840F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0F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_____________________________________________________________________________________</w:t>
      </w:r>
    </w:p>
    <w:p w14:paraId="44E840F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|If the contract is entered </w:t>
      </w:r>
      <w:proofErr w:type="gramStart"/>
      <w:r w:rsidRPr="00D768D8">
        <w:rPr>
          <w:rFonts w:ascii="Courier New" w:hAnsi="Courier New" w:cs="Courier New"/>
          <w:sz w:val="18"/>
          <w:szCs w:val="18"/>
        </w:rPr>
        <w:t>into on or  |</w:t>
      </w:r>
      <w:proofErr w:type="gramEnd"/>
      <w:r w:rsidRPr="00D768D8">
        <w:rPr>
          <w:rFonts w:ascii="Courier New" w:hAnsi="Courier New" w:cs="Courier New"/>
          <w:sz w:val="18"/>
          <w:szCs w:val="18"/>
        </w:rPr>
        <w:t>Executive Order 14026 generally applies to  |</w:t>
      </w:r>
    </w:p>
    <w:p w14:paraId="44E840F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|after January 30, 2022, or </w:t>
      </w:r>
      <w:proofErr w:type="gramStart"/>
      <w:r w:rsidRPr="00D768D8">
        <w:rPr>
          <w:rFonts w:ascii="Courier New" w:hAnsi="Courier New" w:cs="Courier New"/>
          <w:sz w:val="18"/>
          <w:szCs w:val="18"/>
        </w:rPr>
        <w:t>the         |the</w:t>
      </w:r>
      <w:proofErr w:type="gramEnd"/>
      <w:r w:rsidRPr="00D768D8">
        <w:rPr>
          <w:rFonts w:ascii="Courier New" w:hAnsi="Courier New" w:cs="Courier New"/>
          <w:sz w:val="18"/>
          <w:szCs w:val="18"/>
        </w:rPr>
        <w:t xml:space="preserve"> contract.                               |</w:t>
      </w:r>
    </w:p>
    <w:p w14:paraId="44E8410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|contract is renewed or extended (e.g., |The contractor must pay all covered workers |</w:t>
      </w:r>
    </w:p>
    <w:p w14:paraId="44E8410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|an option is exercised) on or after    |at least $17.75 per hour (or the applicable |</w:t>
      </w:r>
    </w:p>
    <w:p w14:paraId="44E8410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|January 30, 2022:                      |wage rate listed on this wage determination,|</w:t>
      </w:r>
    </w:p>
    <w:p w14:paraId="44E8410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|if it is higher) for all hours spent        |</w:t>
      </w:r>
    </w:p>
    <w:p w14:paraId="44E8410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|performing on the contract in 2025.         |</w:t>
      </w:r>
    </w:p>
    <w:p w14:paraId="44E8410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________________________________________|____________________________________________</w:t>
      </w:r>
    </w:p>
    <w:p w14:paraId="44E8410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|If the contract was awarded on or      |Executive Order 13658 generally applies to  |</w:t>
      </w:r>
    </w:p>
    <w:p w14:paraId="44E8410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|between January 1, </w:t>
      </w:r>
      <w:proofErr w:type="gramStart"/>
      <w:r w:rsidRPr="00D768D8">
        <w:rPr>
          <w:rFonts w:ascii="Courier New" w:hAnsi="Courier New" w:cs="Courier New"/>
          <w:sz w:val="18"/>
          <w:szCs w:val="18"/>
        </w:rPr>
        <w:t>2015</w:t>
      </w:r>
      <w:proofErr w:type="gramEnd"/>
      <w:r w:rsidRPr="00D768D8">
        <w:rPr>
          <w:rFonts w:ascii="Courier New" w:hAnsi="Courier New" w:cs="Courier New"/>
          <w:sz w:val="18"/>
          <w:szCs w:val="18"/>
        </w:rPr>
        <w:t xml:space="preserve"> and January 29,|the contract.                               |</w:t>
      </w:r>
    </w:p>
    <w:p w14:paraId="44E8410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|2022, and the contract is not renewed  |The contractor must pay all covered workers |</w:t>
      </w:r>
    </w:p>
    <w:p w14:paraId="44E8410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|or extended on or after January 30,    |at least $13.30 per hour (or the applicable |</w:t>
      </w:r>
    </w:p>
    <w:p w14:paraId="44E8410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|2022:                                  |wage rate listed on this wage determination,|</w:t>
      </w:r>
    </w:p>
    <w:p w14:paraId="44E8410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|if it is higher) for all hours spent        |</w:t>
      </w:r>
    </w:p>
    <w:p w14:paraId="44E8410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|performing on the contract in 2025.         |</w:t>
      </w:r>
    </w:p>
    <w:p w14:paraId="44E8410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_____________________________________________________________________________________</w:t>
      </w:r>
    </w:p>
    <w:p w14:paraId="44E8410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10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applicable Executive Order minimum wage rate will be adjusted annually. </w:t>
      </w:r>
      <w:proofErr w:type="gramStart"/>
      <w:r w:rsidRPr="00D768D8">
        <w:rPr>
          <w:rFonts w:ascii="Courier New" w:hAnsi="Courier New" w:cs="Courier New"/>
          <w:sz w:val="18"/>
          <w:szCs w:val="18"/>
        </w:rPr>
        <w:t>Additional</w:t>
      </w:r>
      <w:proofErr w:type="gramEnd"/>
      <w:r w:rsidRPr="00D768D8">
        <w:rPr>
          <w:rFonts w:ascii="Courier New" w:hAnsi="Courier New" w:cs="Courier New"/>
          <w:sz w:val="18"/>
          <w:szCs w:val="18"/>
        </w:rPr>
        <w:t xml:space="preserve"> </w:t>
      </w:r>
    </w:p>
    <w:p w14:paraId="44E8411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information on contractor requirements and worker protections under the Executive Orders </w:t>
      </w:r>
    </w:p>
    <w:p w14:paraId="44E8411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is available at www.dol.gov/whd/govcontracts.</w:t>
      </w:r>
    </w:p>
    <w:p w14:paraId="44E8411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____________________________________________________________________________________</w:t>
      </w:r>
    </w:p>
    <w:p w14:paraId="44E8411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State: Washington </w:t>
      </w:r>
    </w:p>
    <w:p w14:paraId="44E84114" w14:textId="77777777" w:rsidR="00DA290D" w:rsidRPr="00D768D8" w:rsidRDefault="00DA290D" w:rsidP="00695412">
      <w:pPr>
        <w:pStyle w:val="PlainText"/>
        <w:rPr>
          <w:rFonts w:ascii="Courier New" w:hAnsi="Courier New" w:cs="Courier New"/>
          <w:sz w:val="18"/>
          <w:szCs w:val="18"/>
        </w:rPr>
      </w:pPr>
    </w:p>
    <w:p w14:paraId="44E8411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Area: Washington Counties of King, Snohomish</w:t>
      </w:r>
    </w:p>
    <w:p w14:paraId="44E8411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____________________________________________________________________________________</w:t>
      </w:r>
    </w:p>
    <w:p w14:paraId="44E84117" w14:textId="77777777" w:rsidR="00DA290D" w:rsidRPr="00D768D8" w:rsidRDefault="00DA290D" w:rsidP="00695412">
      <w:pPr>
        <w:pStyle w:val="PlainText"/>
        <w:rPr>
          <w:rFonts w:ascii="Courier New" w:hAnsi="Courier New" w:cs="Courier New"/>
          <w:sz w:val="18"/>
          <w:szCs w:val="18"/>
        </w:rPr>
      </w:pPr>
    </w:p>
    <w:p w14:paraId="44E8411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**Fringe Benefits Required Follow the Occupational Listing**          </w:t>
      </w:r>
    </w:p>
    <w:p w14:paraId="44E84119" w14:textId="77777777" w:rsidR="00DA290D" w:rsidRPr="00D768D8" w:rsidRDefault="00DA290D" w:rsidP="00695412">
      <w:pPr>
        <w:pStyle w:val="PlainText"/>
        <w:rPr>
          <w:rFonts w:ascii="Courier New" w:hAnsi="Courier New" w:cs="Courier New"/>
          <w:sz w:val="18"/>
          <w:szCs w:val="18"/>
        </w:rPr>
      </w:pPr>
    </w:p>
    <w:p w14:paraId="44E8411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OCCUPATION CODE - TITLE                                  FOOTNOTE               RATE</w:t>
      </w:r>
    </w:p>
    <w:p w14:paraId="44E8411B" w14:textId="77777777" w:rsidR="00DA290D" w:rsidRPr="00D768D8" w:rsidRDefault="00DA290D" w:rsidP="00695412">
      <w:pPr>
        <w:pStyle w:val="PlainText"/>
        <w:rPr>
          <w:rFonts w:ascii="Courier New" w:hAnsi="Courier New" w:cs="Courier New"/>
          <w:sz w:val="18"/>
          <w:szCs w:val="18"/>
        </w:rPr>
      </w:pPr>
    </w:p>
    <w:p w14:paraId="44E8411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01000 - Administrative Support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Clerical Occupations</w:t>
      </w:r>
    </w:p>
    <w:p w14:paraId="44E8411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01011 - Accounting Clerk I                                                   22.36</w:t>
      </w:r>
    </w:p>
    <w:p w14:paraId="44E8411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01012 - Accounting Clerk II                                                  25.09</w:t>
      </w:r>
    </w:p>
    <w:p w14:paraId="44E8411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01013 - Accounting Clerk III                                                 28.07</w:t>
      </w:r>
    </w:p>
    <w:p w14:paraId="44E8412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01020 - Administrative Assistant                                             39.00</w:t>
      </w:r>
    </w:p>
    <w:p w14:paraId="44E8412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01035 - Court Reporter                                                       30.10</w:t>
      </w:r>
    </w:p>
    <w:p w14:paraId="44E8412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01041 - Customer Service Representative I                                    20.05</w:t>
      </w:r>
    </w:p>
    <w:p w14:paraId="44E8412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01042 - Customer Service Representative II                                   21.88</w:t>
      </w:r>
    </w:p>
    <w:p w14:paraId="44E8412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01043 - Customer Service Representative III                                  24.56</w:t>
      </w:r>
    </w:p>
    <w:p w14:paraId="44E8412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 xml:space="preserve">  01051 - Data Entry Operator I                                                20.28</w:t>
      </w:r>
    </w:p>
    <w:p w14:paraId="44E8412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01052 - Data Entry Operator II                                               22.13</w:t>
      </w:r>
    </w:p>
    <w:p w14:paraId="44E8412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01060 - Dispatcher, Motor Vehicle                                            28.38</w:t>
      </w:r>
    </w:p>
    <w:p w14:paraId="44E8412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01070 - Document Preparation Clerk                                           21.80</w:t>
      </w:r>
    </w:p>
    <w:p w14:paraId="44E8412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01090 - Duplicating Machine Operator                                         21.80</w:t>
      </w:r>
    </w:p>
    <w:p w14:paraId="44E8412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01111 - General Clerk I                                                      21.05</w:t>
      </w:r>
    </w:p>
    <w:p w14:paraId="44E8412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01112 - General Clerk II                                                     22.98</w:t>
      </w:r>
    </w:p>
    <w:p w14:paraId="44E8412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01113 - General Clerk III                                                    25.79</w:t>
      </w:r>
    </w:p>
    <w:p w14:paraId="44E8412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01120 - Housing Referral Assistant                                           28.26</w:t>
      </w:r>
    </w:p>
    <w:p w14:paraId="44E8412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01141 - Messenger Courier                                                    22.07</w:t>
      </w:r>
    </w:p>
    <w:p w14:paraId="44E8412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01191 - Order Clerk I                                                        21.50</w:t>
      </w:r>
    </w:p>
    <w:p w14:paraId="44E8413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01192 - Order Clerk II                                                       23.46</w:t>
      </w:r>
    </w:p>
    <w:p w14:paraId="44E8413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01261 - Personnel Assistant (Employment) I                                   22.93</w:t>
      </w:r>
    </w:p>
    <w:p w14:paraId="44E8413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01262 - Personnel Assistant (Employment) II                                  25.65</w:t>
      </w:r>
    </w:p>
    <w:p w14:paraId="44E8413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01263 - Personnel Assistant (Employment) III                                 28.60</w:t>
      </w:r>
    </w:p>
    <w:p w14:paraId="44E8413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01270 - Production Control Clerk                                             33.14</w:t>
      </w:r>
    </w:p>
    <w:p w14:paraId="44E8413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01290 - Rental Clerk                                                         23.34</w:t>
      </w:r>
    </w:p>
    <w:p w14:paraId="44E8413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01300 - Scheduler, Maintenance                                               24.46</w:t>
      </w:r>
    </w:p>
    <w:p w14:paraId="44E8413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01311 - Secretary I                                                          24.46</w:t>
      </w:r>
    </w:p>
    <w:p w14:paraId="44E8413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01312 - Secretary II                                                         27.36</w:t>
      </w:r>
    </w:p>
    <w:p w14:paraId="44E8413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01313 - Secretary III                                                        30.50</w:t>
      </w:r>
    </w:p>
    <w:p w14:paraId="44E8413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01320 - Service Order Dispatcher                                             25.37</w:t>
      </w:r>
    </w:p>
    <w:p w14:paraId="44E8413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01410 - Supply Technician                                                    39.00</w:t>
      </w:r>
    </w:p>
    <w:p w14:paraId="44E8413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01420 - Survey Worker                                                        25.51</w:t>
      </w:r>
    </w:p>
    <w:p w14:paraId="44E8413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01460 - Switchboard Operator/Receptionist                                    21.78</w:t>
      </w:r>
    </w:p>
    <w:p w14:paraId="44E8413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01531 - Travel Clerk I                                                       25.34</w:t>
      </w:r>
    </w:p>
    <w:p w14:paraId="44E8413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01532 - Travel Clerk II                                                      28.45</w:t>
      </w:r>
    </w:p>
    <w:p w14:paraId="44E8414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01533 - Travel Clerk III                                                     31.82</w:t>
      </w:r>
    </w:p>
    <w:p w14:paraId="44E8414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01611 - Word Processor I                                                     20.58</w:t>
      </w:r>
    </w:p>
    <w:p w14:paraId="44E8414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01612 - Word Processor II                                                    23.10</w:t>
      </w:r>
    </w:p>
    <w:p w14:paraId="44E8414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01613 - Word Processor III                                                   25.84</w:t>
      </w:r>
    </w:p>
    <w:p w14:paraId="44E8414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05000 - Automotive Service Occupations</w:t>
      </w:r>
    </w:p>
    <w:p w14:paraId="44E8414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05005 - Automobile Body Repairer, Fiberglass                                 28.82</w:t>
      </w:r>
    </w:p>
    <w:p w14:paraId="44E8414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05010 - Automotive  Electrician                                              28.09</w:t>
      </w:r>
    </w:p>
    <w:p w14:paraId="44E8414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05040 - Automotive Glass Installer                                           26.89</w:t>
      </w:r>
    </w:p>
    <w:p w14:paraId="44E8414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05070 - Automotive Worker                                                    26.89</w:t>
      </w:r>
    </w:p>
    <w:p w14:paraId="44E8414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05110 - Mobile Equipment Servicer                                            24.00</w:t>
      </w:r>
    </w:p>
    <w:p w14:paraId="44E8414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05130 - Motor Equipment Metal Mechanic                                       29.06</w:t>
      </w:r>
    </w:p>
    <w:p w14:paraId="44E8414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05160 - Motor Equipment Metal Worker                                         26.89</w:t>
      </w:r>
    </w:p>
    <w:p w14:paraId="44E8414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05190 - Motor Vehicle Mechanic                                               29.06</w:t>
      </w:r>
    </w:p>
    <w:p w14:paraId="44E8414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05220 - Motor Vehicle Mechanic Helper                                        22.56</w:t>
      </w:r>
    </w:p>
    <w:p w14:paraId="44E8414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05250 - Motor Vehicle Upholstery Worker                                      25.46</w:t>
      </w:r>
    </w:p>
    <w:p w14:paraId="44E8414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05280 - Motor Vehicle Wrecker                                                26.89</w:t>
      </w:r>
    </w:p>
    <w:p w14:paraId="44E8415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05310 - Painter, Automotive                                                  28.09</w:t>
      </w:r>
    </w:p>
    <w:p w14:paraId="44E8415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05340 - Radiator Repair Specialist                                           26.89</w:t>
      </w:r>
    </w:p>
    <w:p w14:paraId="44E8415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05370 - Tire Repairer                                                        21.31</w:t>
      </w:r>
    </w:p>
    <w:p w14:paraId="44E8415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05400 - Transmission Repair Specialist                                       29.06</w:t>
      </w:r>
    </w:p>
    <w:p w14:paraId="44E8415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07000 - Food Preparation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Service Occupations</w:t>
      </w:r>
    </w:p>
    <w:p w14:paraId="44E8415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07010 - Baker                                                                21.72</w:t>
      </w:r>
    </w:p>
    <w:p w14:paraId="44E8415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07041 - Cook I                                                               24.18</w:t>
      </w:r>
    </w:p>
    <w:p w14:paraId="44E8415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07042 - Cook II                                                              27.10</w:t>
      </w:r>
    </w:p>
    <w:p w14:paraId="44E8415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07070 - Dishwasher                                                           18.98</w:t>
      </w:r>
    </w:p>
    <w:p w14:paraId="44E8415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07130 - Food Service Worker                                                  20.23</w:t>
      </w:r>
    </w:p>
    <w:p w14:paraId="44E8415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07210 - Meat Cutter                                                          27.82</w:t>
      </w:r>
    </w:p>
    <w:p w14:paraId="44E8415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07260 - Waiter/Waitress                                                      22.11</w:t>
      </w:r>
    </w:p>
    <w:p w14:paraId="44E8415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09000 - Furniture Maintenance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Repair Occupations</w:t>
      </w:r>
    </w:p>
    <w:p w14:paraId="44E8415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09010 - Electrostatic Spray Painter                                          28.64</w:t>
      </w:r>
    </w:p>
    <w:p w14:paraId="44E8415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09040 - Furniture Handler                                                    17.88</w:t>
      </w:r>
    </w:p>
    <w:p w14:paraId="44E8415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09080 - Furniture Refinisher                                                 22.58</w:t>
      </w:r>
    </w:p>
    <w:p w14:paraId="44E8416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09090 - Furniture Refinisher Helper                                          19.16</w:t>
      </w:r>
    </w:p>
    <w:p w14:paraId="44E8416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09110 - Furniture Repairer, Minor                                            20.52</w:t>
      </w:r>
    </w:p>
    <w:p w14:paraId="44E8416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09130 - Upholsterer                                                          27.63</w:t>
      </w:r>
    </w:p>
    <w:p w14:paraId="44E8416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11000 - General Services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Support Occupations</w:t>
      </w:r>
    </w:p>
    <w:p w14:paraId="44E8416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11030 - Cleaner, Vehicles                                                    20.47</w:t>
      </w:r>
    </w:p>
    <w:p w14:paraId="44E8416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11060 - Elevator Operator                                                    21.41</w:t>
      </w:r>
    </w:p>
    <w:p w14:paraId="44E8416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11090 - Gardener                                                             28.16</w:t>
      </w:r>
    </w:p>
    <w:p w14:paraId="44E8416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11122 - Housekeeping Aide                                                    21.55</w:t>
      </w:r>
    </w:p>
    <w:p w14:paraId="44E8416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 xml:space="preserve">  11150 - Janitor                                                              21.55</w:t>
      </w:r>
    </w:p>
    <w:p w14:paraId="44E8416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11210 - Laborer, Grounds Maintenance                                         23.07</w:t>
      </w:r>
    </w:p>
    <w:p w14:paraId="44E8416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11240 - Maid or Houseman                                                     20.61</w:t>
      </w:r>
    </w:p>
    <w:p w14:paraId="44E8416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11260 - Pruner                                                               21.35</w:t>
      </w:r>
    </w:p>
    <w:p w14:paraId="44E8416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11270 - Tractor Operator                                                     26.47</w:t>
      </w:r>
    </w:p>
    <w:p w14:paraId="44E8416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11330 - Trail Maintenance Worker                                             23.07</w:t>
      </w:r>
    </w:p>
    <w:p w14:paraId="44E8416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11360 - Window Cleaner                                                       23.28</w:t>
      </w:r>
    </w:p>
    <w:p w14:paraId="44E8416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12000 - Health Occupations</w:t>
      </w:r>
    </w:p>
    <w:p w14:paraId="44E8417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12010 - Ambulance Driver                                                     30.49</w:t>
      </w:r>
    </w:p>
    <w:p w14:paraId="44E8417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12011 - Breath Alcohol Technician                                            34.72</w:t>
      </w:r>
    </w:p>
    <w:p w14:paraId="44E8417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12012 - Certified Occupational Therapist Assistant                           36.54</w:t>
      </w:r>
    </w:p>
    <w:p w14:paraId="44E8417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12015 - Certified Physical Therapist Assistant                               35.69</w:t>
      </w:r>
    </w:p>
    <w:p w14:paraId="44E8417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12020 - Dental Assistant                                                     29.27</w:t>
      </w:r>
    </w:p>
    <w:p w14:paraId="44E8417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12025 - Dental Hygienist                                                     63.41</w:t>
      </w:r>
    </w:p>
    <w:p w14:paraId="44E8417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12030 - EKG Technician                                                       40.38</w:t>
      </w:r>
    </w:p>
    <w:p w14:paraId="44E8417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12035 - Electroneurodiagnostic Technologist                                  40.38</w:t>
      </w:r>
    </w:p>
    <w:p w14:paraId="44E8417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12040 - Emergency Medical Technician                                         30.49</w:t>
      </w:r>
    </w:p>
    <w:p w14:paraId="44E8417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12071 - Licensed Practical Nurse I                                           31.04</w:t>
      </w:r>
    </w:p>
    <w:p w14:paraId="44E8417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12072 - Licensed Practical Nurse II                                          34.72</w:t>
      </w:r>
    </w:p>
    <w:p w14:paraId="44E8417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12073 - Licensed Practical Nurse III                                         38.69</w:t>
      </w:r>
    </w:p>
    <w:p w14:paraId="44E8417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12100 - Medical Assistant                                                    28.29</w:t>
      </w:r>
    </w:p>
    <w:p w14:paraId="44E8417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12130 - Medical Laboratory Technician                                        35.33</w:t>
      </w:r>
    </w:p>
    <w:p w14:paraId="44E8417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12160 - Medical Record Clerk                                                 29.14</w:t>
      </w:r>
    </w:p>
    <w:p w14:paraId="44E8417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12190 - Medical Record Technician                                            32.59</w:t>
      </w:r>
    </w:p>
    <w:p w14:paraId="44E8418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12195 - Medical Transcriptionist                                             22.98</w:t>
      </w:r>
    </w:p>
    <w:p w14:paraId="44E8418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12210 - Nuclear Medicine Technologist                                        61.80</w:t>
      </w:r>
    </w:p>
    <w:p w14:paraId="44E8418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12221 - Nursing Assistant I                                               17.61***</w:t>
      </w:r>
    </w:p>
    <w:p w14:paraId="44E8418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12222 - Nursing Assistant II                                                 19.80</w:t>
      </w:r>
    </w:p>
    <w:p w14:paraId="44E8418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12223 - Nursing Assistant III                                                21.60</w:t>
      </w:r>
    </w:p>
    <w:p w14:paraId="44E8418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12224 - Nursing Assistant IV                                                 24.23</w:t>
      </w:r>
    </w:p>
    <w:p w14:paraId="44E8418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12235 - Optical Dispenser                                                    26.47</w:t>
      </w:r>
    </w:p>
    <w:p w14:paraId="44E8418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12236 - Optical Technician                                                   24.24</w:t>
      </w:r>
    </w:p>
    <w:p w14:paraId="44E8418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12250 - Pharmacy Technician                                                  28.83</w:t>
      </w:r>
    </w:p>
    <w:p w14:paraId="44E8418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12280 - Phlebotomist                                                         24.13</w:t>
      </w:r>
    </w:p>
    <w:p w14:paraId="44E8418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12305 - Radiologic Technologist                                              47.85</w:t>
      </w:r>
    </w:p>
    <w:p w14:paraId="44E8418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12311 - Registered Nurse I                                                   32.13</w:t>
      </w:r>
    </w:p>
    <w:p w14:paraId="44E8418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12312 - Registered Nurse II                                                  39.29</w:t>
      </w:r>
    </w:p>
    <w:p w14:paraId="44E8418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12313 - Registered Nurse II, Specialist                                      39.29</w:t>
      </w:r>
    </w:p>
    <w:p w14:paraId="44E8418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12314 - Registered Nurse III                                                 47.54</w:t>
      </w:r>
    </w:p>
    <w:p w14:paraId="44E8418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12315 - Registered Nurse III, Anesthetist                                    47.54</w:t>
      </w:r>
    </w:p>
    <w:p w14:paraId="44E8419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12316 - Registered Nurse IV                                                  57.00</w:t>
      </w:r>
    </w:p>
    <w:p w14:paraId="44E8419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12317 - Scheduler (Drug and Alcohol Testing)                                 43.00</w:t>
      </w:r>
    </w:p>
    <w:p w14:paraId="44E8419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12320 - Substance Abuse Treatment Counselor                                  31.39</w:t>
      </w:r>
    </w:p>
    <w:p w14:paraId="44E8419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13000 - Information And Arts Occupations</w:t>
      </w:r>
    </w:p>
    <w:p w14:paraId="44E8419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13011 - Exhibits Specialist I                                                24.86</w:t>
      </w:r>
    </w:p>
    <w:p w14:paraId="44E8419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13012 - Exhibits Specialist II                                               30.79</w:t>
      </w:r>
    </w:p>
    <w:p w14:paraId="44E8419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13013 - Exhibits Specialist III                                              37.66</w:t>
      </w:r>
    </w:p>
    <w:p w14:paraId="44E8419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13041 - Illustrator I                                                        27.11</w:t>
      </w:r>
    </w:p>
    <w:p w14:paraId="44E8419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13042 - Illustrator II                                                       33.60</w:t>
      </w:r>
    </w:p>
    <w:p w14:paraId="44E8419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13043 - Illustrator III                                                      41.08</w:t>
      </w:r>
    </w:p>
    <w:p w14:paraId="44E8419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13047 - Librarian                                                            48.47</w:t>
      </w:r>
    </w:p>
    <w:p w14:paraId="44E8419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13050 - Library Aide/Clerk                                                   22.13</w:t>
      </w:r>
    </w:p>
    <w:p w14:paraId="44E8419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13054 - Library Information Technology Systems                               43.76</w:t>
      </w:r>
    </w:p>
    <w:p w14:paraId="44E8419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Administrator                                          </w:t>
      </w:r>
    </w:p>
    <w:p w14:paraId="44E8419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13058 - Library Technician                                                   29.25</w:t>
      </w:r>
    </w:p>
    <w:p w14:paraId="44E8419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13061 - Media Specialist I                                                   31.59</w:t>
      </w:r>
    </w:p>
    <w:p w14:paraId="44E841A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13062 - Media Specialist II                                                  35.33</w:t>
      </w:r>
    </w:p>
    <w:p w14:paraId="44E841A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13063 - Media Specialist III                                                 39.38</w:t>
      </w:r>
    </w:p>
    <w:p w14:paraId="44E841A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13071 - Photographer I                                                       21.46</w:t>
      </w:r>
    </w:p>
    <w:p w14:paraId="44E841A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13072 - Photographer II                                                      24.00</w:t>
      </w:r>
    </w:p>
    <w:p w14:paraId="44E841A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13073 - Photographer III                                                     29.74</w:t>
      </w:r>
    </w:p>
    <w:p w14:paraId="44E841A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13074 - Photographer IV                                                      36.37</w:t>
      </w:r>
    </w:p>
    <w:p w14:paraId="44E841A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13075 - Photographer V                                                       44.01</w:t>
      </w:r>
    </w:p>
    <w:p w14:paraId="44E841A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13090 - Technical Order Library Clerk                                        27.79</w:t>
      </w:r>
    </w:p>
    <w:p w14:paraId="44E841A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13110 - Video Teleconference Technician                                      36.76</w:t>
      </w:r>
    </w:p>
    <w:p w14:paraId="44E841A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14000 - Information Technology Occupations</w:t>
      </w:r>
    </w:p>
    <w:p w14:paraId="44E841A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14041 - Computer Operator I                                                  30.45</w:t>
      </w:r>
    </w:p>
    <w:p w14:paraId="44E841A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 xml:space="preserve">  14042 - Computer Operator II                                                 34.06</w:t>
      </w:r>
    </w:p>
    <w:p w14:paraId="44E841A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14043 - Computer Operator III                                                37.96</w:t>
      </w:r>
    </w:p>
    <w:p w14:paraId="44E841A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14044 - Computer Operator IV                                                 42.19</w:t>
      </w:r>
    </w:p>
    <w:p w14:paraId="44E841A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14045 - Computer Operator V                                                  46.73</w:t>
      </w:r>
    </w:p>
    <w:p w14:paraId="44E841A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14071 - Computer Programmer I                          (see 1)                    </w:t>
      </w:r>
    </w:p>
    <w:p w14:paraId="44E841B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14072 - Computer Programmer II                         (see 1)                    </w:t>
      </w:r>
    </w:p>
    <w:p w14:paraId="44E841B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14073 - Computer Programmer III                        (see 1)                    </w:t>
      </w:r>
    </w:p>
    <w:p w14:paraId="44E841B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14074 - Computer Programmer IV                         (see 1)                    </w:t>
      </w:r>
    </w:p>
    <w:p w14:paraId="44E841B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14101 - Computer Systems Analyst I                     (see 1)                    </w:t>
      </w:r>
    </w:p>
    <w:p w14:paraId="44E841B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14102 - Computer Systems Analyst II                    (see 1)                    </w:t>
      </w:r>
    </w:p>
    <w:p w14:paraId="44E841B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14103 - Computer Systems Analyst III                   (see 1)                    </w:t>
      </w:r>
    </w:p>
    <w:p w14:paraId="44E841B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14150 - Peripheral Equipment Operator                                        30.45</w:t>
      </w:r>
    </w:p>
    <w:p w14:paraId="44E841B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14160 - Personal Computer Support Technician                                 42.19</w:t>
      </w:r>
    </w:p>
    <w:p w14:paraId="44E841B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14170 - System Support Specialist                                            46.73</w:t>
      </w:r>
    </w:p>
    <w:p w14:paraId="44E841B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15000 - Instructional Occupations</w:t>
      </w:r>
    </w:p>
    <w:p w14:paraId="44E841B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15010 - Aircrew Training Devices Instructor (Non-Rated)                      44.24</w:t>
      </w:r>
    </w:p>
    <w:p w14:paraId="44E841B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15020 - Aircrew Training Devices Instructor (Rated)                          53.53</w:t>
      </w:r>
    </w:p>
    <w:p w14:paraId="44E841B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15030 - Air Crew Training Devices Instructor (Pilot)                         64.15</w:t>
      </w:r>
    </w:p>
    <w:p w14:paraId="44E841B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15050 - Computer Based Training Specialist / Instructor                      44.24</w:t>
      </w:r>
    </w:p>
    <w:p w14:paraId="44E841B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15060 - Educational Technologist                                             46.17</w:t>
      </w:r>
    </w:p>
    <w:p w14:paraId="44E841B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15070 - Flight Instructor (Pilot)                                            64.15</w:t>
      </w:r>
    </w:p>
    <w:p w14:paraId="44E841C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15080 - Graphic Artist                                                       39.55</w:t>
      </w:r>
    </w:p>
    <w:p w14:paraId="44E841C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15085 - Maintenance Test Pilot, Fixed, Jet/Prop                              64.15</w:t>
      </w:r>
    </w:p>
    <w:p w14:paraId="44E841C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15086 - Maintenance Test Pilot, Rotary Wing                                  64.15</w:t>
      </w:r>
    </w:p>
    <w:p w14:paraId="44E841C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15088 - Non-Maintenance Test/Co-Pilot                                        64.15</w:t>
      </w:r>
    </w:p>
    <w:p w14:paraId="44E841C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15090 - Technical Instructor                                                 36.44</w:t>
      </w:r>
    </w:p>
    <w:p w14:paraId="44E841C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15095 - Technical Instructor/Course Developer                                44.57</w:t>
      </w:r>
    </w:p>
    <w:p w14:paraId="44E841C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15110 - Test Proctor                                                         29.42</w:t>
      </w:r>
    </w:p>
    <w:p w14:paraId="44E841C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15120 - Tutor                                                                29.42</w:t>
      </w:r>
    </w:p>
    <w:p w14:paraId="44E841C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16000 - Laundry, Dry-Cleaning, Pressing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Related Occupations</w:t>
      </w:r>
    </w:p>
    <w:p w14:paraId="44E841C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16010 - Assembler                                                            23.17</w:t>
      </w:r>
    </w:p>
    <w:p w14:paraId="44E841C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16030 - Counter Attendant                                                    23.17</w:t>
      </w:r>
    </w:p>
    <w:p w14:paraId="44E841C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16040 - Dry Cleaner                                                          26.47</w:t>
      </w:r>
    </w:p>
    <w:p w14:paraId="44E841C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16070 - Finisher, Flatwork, Machine                                          23.17</w:t>
      </w:r>
    </w:p>
    <w:p w14:paraId="44E841C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16090 - Presser, Hand                                                        23.17</w:t>
      </w:r>
    </w:p>
    <w:p w14:paraId="44E841C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16110 - Presser, Machine, Drycleaning                                        23.17</w:t>
      </w:r>
    </w:p>
    <w:p w14:paraId="44E841C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16130 - Presser, Machine, Shirts                                             23.17</w:t>
      </w:r>
    </w:p>
    <w:p w14:paraId="44E841D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16160 - Presser, Machine, Wearing Apparel, Laundry                           23.17</w:t>
      </w:r>
    </w:p>
    <w:p w14:paraId="44E841D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16190 - Sewing Machine Operator                                              27.57</w:t>
      </w:r>
    </w:p>
    <w:p w14:paraId="44E841D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16220 - Tailor                                                               28.67</w:t>
      </w:r>
    </w:p>
    <w:p w14:paraId="44E841D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16250 - Washer, Machine                                                      24.27</w:t>
      </w:r>
    </w:p>
    <w:p w14:paraId="44E841D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19000 - Machine Tool Operation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Repair Occupations</w:t>
      </w:r>
    </w:p>
    <w:p w14:paraId="44E841D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19010 - Machine-Tool Operator (Tool Room)                                    43.36</w:t>
      </w:r>
    </w:p>
    <w:p w14:paraId="44E841D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19040 - Tool And Die Maker                                                   49.12</w:t>
      </w:r>
    </w:p>
    <w:p w14:paraId="44E841D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21000 - Materials Handling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Packing Occupations</w:t>
      </w:r>
    </w:p>
    <w:p w14:paraId="44E841D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21020 - Forklift Operator                                                    25.21</w:t>
      </w:r>
    </w:p>
    <w:p w14:paraId="44E841D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21030 - Material Coordinator                                                 33.14</w:t>
      </w:r>
    </w:p>
    <w:p w14:paraId="44E841D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21040 - Material Expediter                                                   33.14</w:t>
      </w:r>
    </w:p>
    <w:p w14:paraId="44E841D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21050 - Material Handling Laborer                                            22.92</w:t>
      </w:r>
    </w:p>
    <w:p w14:paraId="44E841D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21071 - Order Filler                                                         21.35</w:t>
      </w:r>
    </w:p>
    <w:p w14:paraId="44E841D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21080 - Production Line Worker (Food Processing)                             25.21</w:t>
      </w:r>
    </w:p>
    <w:p w14:paraId="44E841D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21110 - Shipping Packer                                                      25.00</w:t>
      </w:r>
    </w:p>
    <w:p w14:paraId="44E841D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21130 - Shipping/Receiving Clerk                                             25.00</w:t>
      </w:r>
    </w:p>
    <w:p w14:paraId="44E841E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21140 - Store Worker I                                                       21.63</w:t>
      </w:r>
    </w:p>
    <w:p w14:paraId="44E841E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21150 - Stock Clerk                                                          26.99</w:t>
      </w:r>
    </w:p>
    <w:p w14:paraId="44E841E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21210 - Tools And Parts Attendant                                            25.21</w:t>
      </w:r>
    </w:p>
    <w:p w14:paraId="44E841E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21410 - Warehouse Specialist                                                 25.21</w:t>
      </w:r>
    </w:p>
    <w:p w14:paraId="44E841E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23000 - Mechanics And Maintenance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Repair Occupations</w:t>
      </w:r>
    </w:p>
    <w:p w14:paraId="44E841E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23010 - Aerospace Structural Welder                                          42.69</w:t>
      </w:r>
    </w:p>
    <w:p w14:paraId="44E841E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23019 - Aircraft Logs and Records Technician                                 36.23</w:t>
      </w:r>
    </w:p>
    <w:p w14:paraId="44E841E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23021 - Aircraft Mechanic I                                                  41.35</w:t>
      </w:r>
    </w:p>
    <w:p w14:paraId="44E841E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23022 - Aircraft Mechanic II                                                 42.69</w:t>
      </w:r>
    </w:p>
    <w:p w14:paraId="44E841E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23023 - Aircraft Mechanic III                                                43.93</w:t>
      </w:r>
    </w:p>
    <w:p w14:paraId="44E841E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23040 - Aircraft Mechanic Helper                                             32.10</w:t>
      </w:r>
    </w:p>
    <w:p w14:paraId="44E841E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23050 - Aircraft, Painter                                                    39.97</w:t>
      </w:r>
    </w:p>
    <w:p w14:paraId="44E841E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23060 - Aircraft Servicer                                                    36.23</w:t>
      </w:r>
    </w:p>
    <w:p w14:paraId="44E841E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23070 - Aircraft Survival Flight Equipment Technician                        39.97</w:t>
      </w:r>
    </w:p>
    <w:p w14:paraId="44E841E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 xml:space="preserve">  23080 - Aircraft Worker                                                      38.27</w:t>
      </w:r>
    </w:p>
    <w:p w14:paraId="44E841E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23091 - Aircrew Life Support Equipment (ALSE) Mechanic                       38.27</w:t>
      </w:r>
    </w:p>
    <w:p w14:paraId="44E841F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I                                                      </w:t>
      </w:r>
    </w:p>
    <w:p w14:paraId="44E841F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23092 - Aircrew Life Support Equipment (ALSE) Mechanic                       41.35</w:t>
      </w:r>
    </w:p>
    <w:p w14:paraId="44E841F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II                                                     </w:t>
      </w:r>
    </w:p>
    <w:p w14:paraId="44E841F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23110 - Appliance Mechanic                                                   28.86</w:t>
      </w:r>
    </w:p>
    <w:p w14:paraId="44E841F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23120 - Bicycle Repairer                                                     25.36</w:t>
      </w:r>
    </w:p>
    <w:p w14:paraId="44E841F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23125 - Cable Splicer                                                        62.49</w:t>
      </w:r>
    </w:p>
    <w:p w14:paraId="44E841F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23130 - Carpenter, Maintenance                                               36.90</w:t>
      </w:r>
    </w:p>
    <w:p w14:paraId="44E841F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23140 - Carpet Layer                                                         30.00</w:t>
      </w:r>
    </w:p>
    <w:p w14:paraId="44E841F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23160 - Electrician, Maintenance                                             48.85</w:t>
      </w:r>
    </w:p>
    <w:p w14:paraId="44E841F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23181 - Electronics Technician Maintenance I                                 45.39</w:t>
      </w:r>
    </w:p>
    <w:p w14:paraId="44E841F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23182 - Electronics Technician Maintenance II                                47.40</w:t>
      </w:r>
    </w:p>
    <w:p w14:paraId="44E841F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23183 - Electronics Technician Maintenance III                               49.04</w:t>
      </w:r>
    </w:p>
    <w:p w14:paraId="44E841F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23260 - Fabric Worker                                                        35.75</w:t>
      </w:r>
    </w:p>
    <w:p w14:paraId="44E841F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23290 - Fire Alarm System Mechanic                                           32.49</w:t>
      </w:r>
    </w:p>
    <w:p w14:paraId="44E841F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23310 - Fire Extinguisher Repairer                                           33.69</w:t>
      </w:r>
    </w:p>
    <w:p w14:paraId="44E841F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23311 - Fuel Distribution System Mechanic                                    46.36</w:t>
      </w:r>
    </w:p>
    <w:p w14:paraId="44E8420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23312 - Fuel Distribution System Operator                                    38.28</w:t>
      </w:r>
    </w:p>
    <w:p w14:paraId="44E8420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23370 - General Maintenance Worker                                           28.65</w:t>
      </w:r>
    </w:p>
    <w:p w14:paraId="44E8420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23380 - Ground Support Equipment Mechanic                                    41.35</w:t>
      </w:r>
    </w:p>
    <w:p w14:paraId="44E8420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23381 - Ground Support Equipment Servicer                                    36.23</w:t>
      </w:r>
    </w:p>
    <w:p w14:paraId="44E8420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23382 - Ground Support Equipment Worker                                      38.27</w:t>
      </w:r>
    </w:p>
    <w:p w14:paraId="44E8420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23391 - Gunsmith I                                                           33.69</w:t>
      </w:r>
    </w:p>
    <w:p w14:paraId="44E8420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23392 - Gunsmith II                                                          37.76</w:t>
      </w:r>
    </w:p>
    <w:p w14:paraId="44E8420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23393 - Gunsmith III                                                         40.80</w:t>
      </w:r>
    </w:p>
    <w:p w14:paraId="44E8420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23410 - Heating, Ventilation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Air-Conditioning                            36.30</w:t>
      </w:r>
    </w:p>
    <w:p w14:paraId="44E8420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Mechanic                                               </w:t>
      </w:r>
    </w:p>
    <w:p w14:paraId="44E8420A" w14:textId="221DD69B"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23411 - Heating, Ventilation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Air </w:t>
      </w:r>
      <w:r w:rsidR="008141FC" w:rsidRPr="00D768D8">
        <w:rPr>
          <w:rFonts w:ascii="Courier New" w:hAnsi="Courier New" w:cs="Courier New"/>
          <w:sz w:val="18"/>
          <w:szCs w:val="18"/>
        </w:rPr>
        <w:t>Conditioning</w:t>
      </w:r>
      <w:r w:rsidRPr="00D768D8">
        <w:rPr>
          <w:rFonts w:ascii="Courier New" w:hAnsi="Courier New" w:cs="Courier New"/>
          <w:sz w:val="18"/>
          <w:szCs w:val="18"/>
        </w:rPr>
        <w:t xml:space="preserve">                            37.47</w:t>
      </w:r>
    </w:p>
    <w:p w14:paraId="44E8420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roofErr w:type="gramStart"/>
      <w:r w:rsidRPr="00D768D8">
        <w:rPr>
          <w:rFonts w:ascii="Courier New" w:hAnsi="Courier New" w:cs="Courier New"/>
          <w:sz w:val="18"/>
          <w:szCs w:val="18"/>
        </w:rPr>
        <w:t>Mechanic</w:t>
      </w:r>
      <w:proofErr w:type="gramEnd"/>
      <w:r w:rsidRPr="00D768D8">
        <w:rPr>
          <w:rFonts w:ascii="Courier New" w:hAnsi="Courier New" w:cs="Courier New"/>
          <w:sz w:val="18"/>
          <w:szCs w:val="18"/>
        </w:rPr>
        <w:t xml:space="preserve"> (Research Facility)                           </w:t>
      </w:r>
    </w:p>
    <w:p w14:paraId="44E8420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23430 - Heavy Equipment Mechanic                                             38.19</w:t>
      </w:r>
    </w:p>
    <w:p w14:paraId="44E8420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23440 - Heavy Equipment Operator                                             41.93</w:t>
      </w:r>
    </w:p>
    <w:p w14:paraId="44E8420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23460 - Instrument Mechanic                                                  38.39</w:t>
      </w:r>
    </w:p>
    <w:p w14:paraId="44E8420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23465 - Laboratory/Shelter Mechanic                                          39.44</w:t>
      </w:r>
    </w:p>
    <w:p w14:paraId="44E8421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23470 - Laborer                                                              22.92</w:t>
      </w:r>
    </w:p>
    <w:p w14:paraId="44E8421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23510 - Locksmith                                                            31.32</w:t>
      </w:r>
    </w:p>
    <w:p w14:paraId="44E8421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23530 - Machinery Maintenance Mechanic                                       37.35</w:t>
      </w:r>
    </w:p>
    <w:p w14:paraId="44E8421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23550 - Machinist, Maintenance                                               35.02</w:t>
      </w:r>
    </w:p>
    <w:p w14:paraId="44E8421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23580 - Maintenance Trades Helper                                            23.03</w:t>
      </w:r>
    </w:p>
    <w:p w14:paraId="44E8421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23591 - Metrology Technician I                                               38.39</w:t>
      </w:r>
    </w:p>
    <w:p w14:paraId="44E8421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23592 - Metrology Technician II                                              39.64</w:t>
      </w:r>
    </w:p>
    <w:p w14:paraId="44E8421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23593 - Metrology Technician III                                             40.80</w:t>
      </w:r>
    </w:p>
    <w:p w14:paraId="44E8421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23640 - Millwright                                                           42.31</w:t>
      </w:r>
    </w:p>
    <w:p w14:paraId="44E8421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23710 - Office Appliance Repairer                                            28.49</w:t>
      </w:r>
    </w:p>
    <w:p w14:paraId="44E8421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23760 - Painter, Maintenance                                                 28.49</w:t>
      </w:r>
    </w:p>
    <w:p w14:paraId="44E8421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23790 - Pipefitter, Maintenance                                              41.90</w:t>
      </w:r>
    </w:p>
    <w:p w14:paraId="44E8421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23810 - Plumber, Maintenance                                                 40.50</w:t>
      </w:r>
    </w:p>
    <w:p w14:paraId="44E8421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23820 - Pneudraulic Systems Mechanic                                         40.80</w:t>
      </w:r>
    </w:p>
    <w:p w14:paraId="44E8421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23850 - Rigger                                                               37.11</w:t>
      </w:r>
    </w:p>
    <w:p w14:paraId="44E8421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23870 - Scale Mechanic                                                       37.76</w:t>
      </w:r>
    </w:p>
    <w:p w14:paraId="44E8422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23890 - Sheet-Metal Worker, Maintenance                                      49.36</w:t>
      </w:r>
    </w:p>
    <w:p w14:paraId="44E8422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23910 - Small Engine Mechanic                                                26.57</w:t>
      </w:r>
    </w:p>
    <w:p w14:paraId="44E8422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23931 - Telecommunications Mechanic I                                        37.12</w:t>
      </w:r>
    </w:p>
    <w:p w14:paraId="44E8422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23932 - Telecommunications Mechanic II                                       38.32</w:t>
      </w:r>
    </w:p>
    <w:p w14:paraId="44E8422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23950 - Telephone Lineman                                                    38.80</w:t>
      </w:r>
    </w:p>
    <w:p w14:paraId="44E8422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23960 - Welder, Combination, Maintenance                                     31.01</w:t>
      </w:r>
    </w:p>
    <w:p w14:paraId="44E8422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23965 - Well Driller                                                         38.01</w:t>
      </w:r>
    </w:p>
    <w:p w14:paraId="44E8422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23970 - Woodcraft Worker                                                     40.80</w:t>
      </w:r>
    </w:p>
    <w:p w14:paraId="44E8422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23980 - Woodworker                                                           33.69</w:t>
      </w:r>
    </w:p>
    <w:p w14:paraId="44E8422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24000 - Personal Needs Occupations</w:t>
      </w:r>
    </w:p>
    <w:p w14:paraId="44E8422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24550 - Case Manager                                                         25.40</w:t>
      </w:r>
    </w:p>
    <w:p w14:paraId="44E8422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24570 - Child Care Attendant                                                 19.32</w:t>
      </w:r>
    </w:p>
    <w:p w14:paraId="44E8422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24580 - Child Care Center Clerk                                              24.08</w:t>
      </w:r>
    </w:p>
    <w:p w14:paraId="44E8422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24610 - Chore Aide                                                           22.31</w:t>
      </w:r>
    </w:p>
    <w:p w14:paraId="44E8422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24620 - Family Readiness </w:t>
      </w:r>
      <w:proofErr w:type="gramStart"/>
      <w:r w:rsidRPr="00D768D8">
        <w:rPr>
          <w:rFonts w:ascii="Courier New" w:hAnsi="Courier New" w:cs="Courier New"/>
          <w:sz w:val="18"/>
          <w:szCs w:val="18"/>
        </w:rPr>
        <w:t>And</w:t>
      </w:r>
      <w:proofErr w:type="gramEnd"/>
      <w:r w:rsidRPr="00D768D8">
        <w:rPr>
          <w:rFonts w:ascii="Courier New" w:hAnsi="Courier New" w:cs="Courier New"/>
          <w:sz w:val="18"/>
          <w:szCs w:val="18"/>
        </w:rPr>
        <w:t xml:space="preserve"> Support Services                                25.40</w:t>
      </w:r>
    </w:p>
    <w:p w14:paraId="44E8422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Coordinator                                            </w:t>
      </w:r>
    </w:p>
    <w:p w14:paraId="44E8423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24630 - Homemaker                                                            25.40</w:t>
      </w:r>
    </w:p>
    <w:p w14:paraId="44E8423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25000 - Plant And System Operations Occupations</w:t>
      </w:r>
    </w:p>
    <w:p w14:paraId="44E8423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25010 - Boiler Tender                                                        45.68</w:t>
      </w:r>
    </w:p>
    <w:p w14:paraId="44E8423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25040 - Sewage Plant Operator                                                42.52</w:t>
      </w:r>
    </w:p>
    <w:p w14:paraId="44E8423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25070 - Stationary Engineer                                                  45.68</w:t>
      </w:r>
    </w:p>
    <w:p w14:paraId="44E8423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25190 - Ventilation Equipment Tender                                         35.46</w:t>
      </w:r>
    </w:p>
    <w:p w14:paraId="44E8423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25210 - Water Treatment Plant Operator                                       42.52</w:t>
      </w:r>
    </w:p>
    <w:p w14:paraId="44E8423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27000 - Protective Service Occupations</w:t>
      </w:r>
    </w:p>
    <w:p w14:paraId="44E8423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27004 - Alarm Monitor                                                        38.00</w:t>
      </w:r>
    </w:p>
    <w:p w14:paraId="44E8423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27007 - Baggage Inspector                                                    20.80</w:t>
      </w:r>
    </w:p>
    <w:p w14:paraId="44E8423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27008 - Corrections Officer                                                  38.60</w:t>
      </w:r>
    </w:p>
    <w:p w14:paraId="44E8423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27010 - Court Security Officer                                               43.87</w:t>
      </w:r>
    </w:p>
    <w:p w14:paraId="44E8423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27030 - Detection Dog Handler                                                23.27</w:t>
      </w:r>
    </w:p>
    <w:p w14:paraId="44E8423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27040 - Detention Officer                                                    38.60</w:t>
      </w:r>
    </w:p>
    <w:p w14:paraId="44E8423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27070 - Firefighter                                                          49.14</w:t>
      </w:r>
    </w:p>
    <w:p w14:paraId="44E8423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27101 - Guard I                                                              20.80</w:t>
      </w:r>
    </w:p>
    <w:p w14:paraId="44E8424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27102 - Guard II                                                             23.27</w:t>
      </w:r>
    </w:p>
    <w:p w14:paraId="44E8424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27131 - Police Officer I                                                     49.40</w:t>
      </w:r>
    </w:p>
    <w:p w14:paraId="44E8424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27132 - Police Officer II                                                    54.90</w:t>
      </w:r>
    </w:p>
    <w:p w14:paraId="44E8424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28000 - Recreation Occupations</w:t>
      </w:r>
    </w:p>
    <w:p w14:paraId="44E8424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28041 - Carnival Equipment Operator                                          23.10</w:t>
      </w:r>
    </w:p>
    <w:p w14:paraId="44E8424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28042 - Carnival Equipment Repairer                                          24.58</w:t>
      </w:r>
    </w:p>
    <w:p w14:paraId="44E8424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28043 - Carnival Worker                                                      18.64</w:t>
      </w:r>
    </w:p>
    <w:p w14:paraId="44E8424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28210 - Gate Attendant/Gate Tender                                           26.59</w:t>
      </w:r>
    </w:p>
    <w:p w14:paraId="44E8424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28310 - Lifeguard                                                            19.13</w:t>
      </w:r>
    </w:p>
    <w:p w14:paraId="44E8424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28350 - Park Attendant (Aide)                                                29.75</w:t>
      </w:r>
    </w:p>
    <w:p w14:paraId="44E8424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28510 - Recreation Aide/Health Facility Attendant                            21.71</w:t>
      </w:r>
    </w:p>
    <w:p w14:paraId="44E8424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28515 - Recreation Specialist                                                36.84</w:t>
      </w:r>
    </w:p>
    <w:p w14:paraId="44E8424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28630 - Sports Official                                                      23.69</w:t>
      </w:r>
    </w:p>
    <w:p w14:paraId="44E8424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28690 - Swimming Pool Operator                                               27.54</w:t>
      </w:r>
    </w:p>
    <w:p w14:paraId="44E8424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29000 - Stevedoring/Longshoremen Occupational Services</w:t>
      </w:r>
    </w:p>
    <w:p w14:paraId="44E8424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29010 - Blocker And Bracer                                                   46.74</w:t>
      </w:r>
    </w:p>
    <w:p w14:paraId="44E8425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29020 - Hatch Tender                                                         46.74</w:t>
      </w:r>
    </w:p>
    <w:p w14:paraId="44E8425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29030 - Line Handler                                                         46.74</w:t>
      </w:r>
    </w:p>
    <w:p w14:paraId="44E8425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29041 - Stevedore I                                                          44.25</w:t>
      </w:r>
    </w:p>
    <w:p w14:paraId="44E8425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29042 - Stevedore II                                                         48.80</w:t>
      </w:r>
    </w:p>
    <w:p w14:paraId="44E8425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30000 - Technical Occupations</w:t>
      </w:r>
    </w:p>
    <w:p w14:paraId="44E8425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30010 - Air Traffic Control Specialist, Center (HFO)   (see 2)               51.79</w:t>
      </w:r>
    </w:p>
    <w:p w14:paraId="44E8425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30011 - Air Traffic Control Specialist, Station (HFO)  (see 2)               35.71</w:t>
      </w:r>
    </w:p>
    <w:p w14:paraId="44E8425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30012 - Air Traffic Control Specialist, Terminal (HFO) (see 2)               39.32</w:t>
      </w:r>
    </w:p>
    <w:p w14:paraId="44E8425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30021 - Archeological Technician I                                           22.27</w:t>
      </w:r>
    </w:p>
    <w:p w14:paraId="44E8425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30022 - Archeological Technician II                                          24.91</w:t>
      </w:r>
    </w:p>
    <w:p w14:paraId="44E8425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30023 - Archeological Technician III                                         30.86</w:t>
      </w:r>
    </w:p>
    <w:p w14:paraId="44E8425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30030 - Cartographic Technician                                              30.86</w:t>
      </w:r>
    </w:p>
    <w:p w14:paraId="44E8425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30040 - Civil Engineering Technician                                         40.06</w:t>
      </w:r>
    </w:p>
    <w:p w14:paraId="44E8425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30051 - Cryogenic Technician I                                               32.83</w:t>
      </w:r>
    </w:p>
    <w:p w14:paraId="44E8425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30052 - Cryogenic Technician II                                              36.25</w:t>
      </w:r>
    </w:p>
    <w:p w14:paraId="44E8425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30061 - Drafter/CAD Operator I                                               22.27</w:t>
      </w:r>
    </w:p>
    <w:p w14:paraId="44E8426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30062 - Drafter/CAD Operator II                                              24.91</w:t>
      </w:r>
    </w:p>
    <w:p w14:paraId="44E8426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30063 - Drafter/CAD Operator III                                             27.78</w:t>
      </w:r>
    </w:p>
    <w:p w14:paraId="44E8426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30064 - Drafter/CAD Operator IV                                              34.17</w:t>
      </w:r>
    </w:p>
    <w:p w14:paraId="44E8426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30081 - Engineering Technician I                                             20.07</w:t>
      </w:r>
    </w:p>
    <w:p w14:paraId="44E8426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30082 - Engineering Technician II                                            22.53</w:t>
      </w:r>
    </w:p>
    <w:p w14:paraId="44E8426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30083 - Engineering Technician III                                           25.20</w:t>
      </w:r>
    </w:p>
    <w:p w14:paraId="44E8426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30084 - Engineering Technician IV                                            31.22</w:t>
      </w:r>
    </w:p>
    <w:p w14:paraId="44E8426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30085 - Engineering Technician V                                             38.19</w:t>
      </w:r>
    </w:p>
    <w:p w14:paraId="44E8426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30086 - Engineering Technician VI                                            46.21</w:t>
      </w:r>
    </w:p>
    <w:p w14:paraId="44E8426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30090 - Environmental Technician                                             28.91</w:t>
      </w:r>
    </w:p>
    <w:p w14:paraId="44E8426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30095 - Evidence Control Specialist                                          29.64</w:t>
      </w:r>
    </w:p>
    <w:p w14:paraId="44E8426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30210 - Laboratory Technician                                                27.78</w:t>
      </w:r>
    </w:p>
    <w:p w14:paraId="44E8426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30221 - Latent Fingerprint Technician I                                      35.96</w:t>
      </w:r>
    </w:p>
    <w:p w14:paraId="44E8426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30222 - Latent Fingerprint Technician II                                     39.71</w:t>
      </w:r>
    </w:p>
    <w:p w14:paraId="44E8426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30240 - Mathematical Technician                                              37.35</w:t>
      </w:r>
    </w:p>
    <w:p w14:paraId="44E8426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30361 - Paralegal/Legal Assistant I                                          25.05</w:t>
      </w:r>
    </w:p>
    <w:p w14:paraId="44E8427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30362 - Paralegal/Legal Assistant II                                         31.04</w:t>
      </w:r>
    </w:p>
    <w:p w14:paraId="44E8427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30363 - Paralegal/Legal Assistant III                                        37.97</w:t>
      </w:r>
    </w:p>
    <w:p w14:paraId="44E8427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30364 - Paralegal/Legal Assistant IV                                         45.93</w:t>
      </w:r>
    </w:p>
    <w:p w14:paraId="44E8427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30375 - Petroleum Supply Specialist                                          36.25</w:t>
      </w:r>
    </w:p>
    <w:p w14:paraId="44E8427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 xml:space="preserve">  30390 - Photo-Optics Technician                                              30.86</w:t>
      </w:r>
    </w:p>
    <w:p w14:paraId="44E8427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30395 - Radiation Control Technician                                         36.25</w:t>
      </w:r>
    </w:p>
    <w:p w14:paraId="44E8427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30461 - Technical Writer I                                                   33.56</w:t>
      </w:r>
    </w:p>
    <w:p w14:paraId="44E8427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30462 - Technical Writer II                                                  41.05</w:t>
      </w:r>
    </w:p>
    <w:p w14:paraId="44E8427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30463 - Technical Writer III                                                 49.66</w:t>
      </w:r>
    </w:p>
    <w:p w14:paraId="44E8427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30491 - Unexploded Ordnance (UXO) Technician I                               32.91</w:t>
      </w:r>
    </w:p>
    <w:p w14:paraId="44E8427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30492 - Unexploded Ordnance (UXO) Technician II                              39.82</w:t>
      </w:r>
    </w:p>
    <w:p w14:paraId="44E8427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30493 - Unexploded Ordnance (UXO) Technician III                             47.73</w:t>
      </w:r>
    </w:p>
    <w:p w14:paraId="44E8427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30494 - Unexploded (UXO) Safety Escort                                       32.91</w:t>
      </w:r>
    </w:p>
    <w:p w14:paraId="44E8427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30495 - Unexploded (UXO) Sweep Personnel                                     32.91</w:t>
      </w:r>
    </w:p>
    <w:p w14:paraId="44E8427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30501 - Weather Forecaster I                                                 34.17</w:t>
      </w:r>
    </w:p>
    <w:p w14:paraId="44E8427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30502 - Weather Forecaster II                                                41.57</w:t>
      </w:r>
    </w:p>
    <w:p w14:paraId="44E8428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30620 - Weather Observer, Combined Upper Air Or        (see 2)               26.67</w:t>
      </w:r>
    </w:p>
    <w:p w14:paraId="44E8428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Surface Programs                                       </w:t>
      </w:r>
    </w:p>
    <w:p w14:paraId="44E8428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30621 - Weather Observer, Senior                       (see 2)               29.64</w:t>
      </w:r>
    </w:p>
    <w:p w14:paraId="44E8428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31000 - Transportation/Mobile Equipment Operation Occupations</w:t>
      </w:r>
    </w:p>
    <w:p w14:paraId="44E8428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31010 - Airplane Pilot                                                       39.82</w:t>
      </w:r>
    </w:p>
    <w:p w14:paraId="44E8428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31020 - Bus Aide                                                             30.22</w:t>
      </w:r>
    </w:p>
    <w:p w14:paraId="44E8428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31030 - Bus Driver                                                           39.13</w:t>
      </w:r>
    </w:p>
    <w:p w14:paraId="44E8428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31043 - Driver Courier                                                       21.79</w:t>
      </w:r>
    </w:p>
    <w:p w14:paraId="44E8428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31260 - Parking and Lot Attendant                                            20.07</w:t>
      </w:r>
    </w:p>
    <w:p w14:paraId="44E8428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31290 - Shuttle Bus Driver                                                   21.85</w:t>
      </w:r>
    </w:p>
    <w:p w14:paraId="44E8428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31310 - Taxi Driver                                                          18.89</w:t>
      </w:r>
    </w:p>
    <w:p w14:paraId="44E8428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31361 - Truckdriver, Light                                                   23.18</w:t>
      </w:r>
    </w:p>
    <w:p w14:paraId="44E8428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31362 - Truckdriver, Medium                                                  24.59</w:t>
      </w:r>
    </w:p>
    <w:p w14:paraId="44E8428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31363 - Truckdriver, Heavy                                                   33.31</w:t>
      </w:r>
    </w:p>
    <w:p w14:paraId="44E8428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31364 - Truckdriver, Tractor-Trailer                                         33.31</w:t>
      </w:r>
    </w:p>
    <w:p w14:paraId="44E8428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99000 - Miscellaneous Occupations</w:t>
      </w:r>
    </w:p>
    <w:p w14:paraId="44E8429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99020 - Cabin Safety Specialist                                              19.41</w:t>
      </w:r>
    </w:p>
    <w:p w14:paraId="44E8429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99030 - Cashier                                                              18.93</w:t>
      </w:r>
    </w:p>
    <w:p w14:paraId="44E8429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99050 - Desk Clerk                                                           20.97</w:t>
      </w:r>
    </w:p>
    <w:p w14:paraId="44E8429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99095 - Embalmer                                                             30.25</w:t>
      </w:r>
    </w:p>
    <w:p w14:paraId="44E8429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99130 - Flight Follower                                                      32.91</w:t>
      </w:r>
    </w:p>
    <w:p w14:paraId="44E8429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99251 - Laboratory Animal Caretaker I                                        21.87</w:t>
      </w:r>
    </w:p>
    <w:p w14:paraId="44E8429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99252 - Laboratory Animal Caretaker II                                       23.27</w:t>
      </w:r>
    </w:p>
    <w:p w14:paraId="44E8429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99260 - Marketing Analyst                                                    49.23</w:t>
      </w:r>
    </w:p>
    <w:p w14:paraId="44E8429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99310 - Mortician                                                            30.39</w:t>
      </w:r>
    </w:p>
    <w:p w14:paraId="44E8429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99410 - Pest Controller                                                      28.20</w:t>
      </w:r>
    </w:p>
    <w:p w14:paraId="44E8429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99510 - Photofinishing Worker                                                30.36</w:t>
      </w:r>
    </w:p>
    <w:p w14:paraId="44E8429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99710 - Recycling Laborer                                                    40.15</w:t>
      </w:r>
    </w:p>
    <w:p w14:paraId="44E8429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99711 - Recycling Specialist                                                 46.06</w:t>
      </w:r>
    </w:p>
    <w:p w14:paraId="44E8429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99730 - Refuse Collector                                                     37.16</w:t>
      </w:r>
    </w:p>
    <w:p w14:paraId="44E8429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99810 - Sales Clerk                                                          18.84</w:t>
      </w:r>
    </w:p>
    <w:p w14:paraId="44E8429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99820 - School Crossing Guard                                                25.17</w:t>
      </w:r>
    </w:p>
    <w:p w14:paraId="44E842A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99830 - Survey Party Chief                                                   37.71</w:t>
      </w:r>
    </w:p>
    <w:p w14:paraId="44E842A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99831 - Surveying Aide                                                       21.63</w:t>
      </w:r>
    </w:p>
    <w:p w14:paraId="44E842A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99832 - Surveying Technician                                                 29.65</w:t>
      </w:r>
    </w:p>
    <w:p w14:paraId="44E842A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99840 - Vending Machine Attendant                                            22.31</w:t>
      </w:r>
    </w:p>
    <w:p w14:paraId="44E842A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99841 - Vending Machine Repairer                                             26.32</w:t>
      </w:r>
    </w:p>
    <w:p w14:paraId="44E842A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99842 - Vending Machine Repairer Helper                                      22.31</w:t>
      </w:r>
    </w:p>
    <w:p w14:paraId="44E842A6" w14:textId="77777777" w:rsidR="00DA290D" w:rsidRPr="00D768D8" w:rsidRDefault="00DA290D" w:rsidP="00695412">
      <w:pPr>
        <w:pStyle w:val="PlainText"/>
        <w:rPr>
          <w:rFonts w:ascii="Courier New" w:hAnsi="Courier New" w:cs="Courier New"/>
          <w:sz w:val="18"/>
          <w:szCs w:val="18"/>
        </w:rPr>
      </w:pPr>
    </w:p>
    <w:p w14:paraId="44E842A7" w14:textId="77777777" w:rsidR="00DA290D" w:rsidRPr="00D768D8" w:rsidRDefault="00DA290D" w:rsidP="00695412">
      <w:pPr>
        <w:pStyle w:val="PlainText"/>
        <w:rPr>
          <w:rFonts w:ascii="Courier New" w:hAnsi="Courier New" w:cs="Courier New"/>
          <w:sz w:val="18"/>
          <w:szCs w:val="18"/>
        </w:rPr>
      </w:pPr>
    </w:p>
    <w:p w14:paraId="44E842A8" w14:textId="77777777" w:rsidR="00DA290D" w:rsidRPr="00D768D8" w:rsidRDefault="00DA290D" w:rsidP="00695412">
      <w:pPr>
        <w:pStyle w:val="PlainText"/>
        <w:rPr>
          <w:rFonts w:ascii="Courier New" w:hAnsi="Courier New" w:cs="Courier New"/>
          <w:sz w:val="18"/>
          <w:szCs w:val="18"/>
        </w:rPr>
      </w:pPr>
    </w:p>
    <w:p w14:paraId="44E842A9" w14:textId="77777777" w:rsidR="00DA290D" w:rsidRPr="00D768D8" w:rsidRDefault="00DA290D" w:rsidP="00695412">
      <w:pPr>
        <w:pStyle w:val="PlainText"/>
        <w:rPr>
          <w:rFonts w:ascii="Courier New" w:hAnsi="Courier New" w:cs="Courier New"/>
          <w:sz w:val="18"/>
          <w:szCs w:val="18"/>
        </w:rPr>
      </w:pPr>
    </w:p>
    <w:p w14:paraId="44E842AA" w14:textId="77777777" w:rsidR="00DA290D" w:rsidRPr="00D768D8" w:rsidRDefault="00DA290D" w:rsidP="00695412">
      <w:pPr>
        <w:pStyle w:val="PlainText"/>
        <w:rPr>
          <w:rFonts w:ascii="Courier New" w:hAnsi="Courier New" w:cs="Courier New"/>
          <w:sz w:val="18"/>
          <w:szCs w:val="18"/>
        </w:rPr>
      </w:pPr>
    </w:p>
    <w:p w14:paraId="44E842A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***Workers in this classification may be entitled to a higher minimum wage under </w:t>
      </w:r>
    </w:p>
    <w:p w14:paraId="44E842A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Executive Order 14026 ($17.75 per hour) or 13658 ($13.30 per hour). Please see the </w:t>
      </w:r>
    </w:p>
    <w:p w14:paraId="44E842A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Note at the top of the wage determination for more information. Please also note </w:t>
      </w:r>
    </w:p>
    <w:p w14:paraId="44E842A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that the minimum wage requirements of Executive Order 14026 and 13658 are not </w:t>
      </w:r>
    </w:p>
    <w:p w14:paraId="44E842A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currently being enforced as to contracts or contract-like instruments </w:t>
      </w:r>
      <w:proofErr w:type="gramStart"/>
      <w:r w:rsidRPr="00D768D8">
        <w:rPr>
          <w:rFonts w:ascii="Courier New" w:hAnsi="Courier New" w:cs="Courier New"/>
          <w:sz w:val="18"/>
          <w:szCs w:val="18"/>
        </w:rPr>
        <w:t>entered into</w:t>
      </w:r>
      <w:proofErr w:type="gramEnd"/>
      <w:r w:rsidRPr="00D768D8">
        <w:rPr>
          <w:rFonts w:ascii="Courier New" w:hAnsi="Courier New" w:cs="Courier New"/>
          <w:sz w:val="18"/>
          <w:szCs w:val="18"/>
        </w:rPr>
        <w:t xml:space="preserve"> </w:t>
      </w:r>
    </w:p>
    <w:p w14:paraId="44E842B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with the federal government in connection with seasonal recreational services or </w:t>
      </w:r>
    </w:p>
    <w:p w14:paraId="44E842B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seasonal recreational equipment rental for the </w:t>
      </w:r>
      <w:proofErr w:type="gramStart"/>
      <w:r w:rsidRPr="00D768D8">
        <w:rPr>
          <w:rFonts w:ascii="Courier New" w:hAnsi="Courier New" w:cs="Courier New"/>
          <w:sz w:val="18"/>
          <w:szCs w:val="18"/>
        </w:rPr>
        <w:t>general public</w:t>
      </w:r>
      <w:proofErr w:type="gramEnd"/>
      <w:r w:rsidRPr="00D768D8">
        <w:rPr>
          <w:rFonts w:ascii="Courier New" w:hAnsi="Courier New" w:cs="Courier New"/>
          <w:sz w:val="18"/>
          <w:szCs w:val="18"/>
        </w:rPr>
        <w:t xml:space="preserve"> on federal lands. The </w:t>
      </w:r>
    </w:p>
    <w:p w14:paraId="44E842B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minimum wage requirements of Executive Order 14026 also are not currently being </w:t>
      </w:r>
    </w:p>
    <w:p w14:paraId="44E842B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enforced as to any contract or subcontract to which the states of Texas, Louisiana, </w:t>
      </w:r>
    </w:p>
    <w:p w14:paraId="44E842B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or Mississippi, including their agencies, are a party.</w:t>
      </w:r>
    </w:p>
    <w:p w14:paraId="44E842B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____________________________________________________________________________________</w:t>
      </w:r>
    </w:p>
    <w:p w14:paraId="44E842B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Note: Executive Order (EO) 13706, Establishing Paid Sick Leave for Federal </w:t>
      </w:r>
    </w:p>
    <w:p w14:paraId="44E842B7"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lastRenderedPageBreak/>
        <w:t>Contractors,</w:t>
      </w:r>
      <w:proofErr w:type="gramEnd"/>
      <w:r w:rsidRPr="00D768D8">
        <w:rPr>
          <w:rFonts w:ascii="Courier New" w:hAnsi="Courier New" w:cs="Courier New"/>
          <w:sz w:val="18"/>
          <w:szCs w:val="18"/>
        </w:rPr>
        <w:t xml:space="preserve"> applies to all contracts subject to the Service Contract Act for which </w:t>
      </w:r>
    </w:p>
    <w:p w14:paraId="44E842B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contract is awarded (and any solicitation was issued) on or after January 1, </w:t>
      </w:r>
    </w:p>
    <w:p w14:paraId="44E842B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2017.  If this contract is covered by the EO, the contractor must provide employees </w:t>
      </w:r>
    </w:p>
    <w:p w14:paraId="44E842B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with 1 hour of paid sick leave for every 30 hours they work, up to 56 hours of paid </w:t>
      </w:r>
    </w:p>
    <w:p w14:paraId="44E842B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sick leave each year. Employees must be permitted to use paid sick leave for </w:t>
      </w:r>
      <w:proofErr w:type="gramStart"/>
      <w:r w:rsidRPr="00D768D8">
        <w:rPr>
          <w:rFonts w:ascii="Courier New" w:hAnsi="Courier New" w:cs="Courier New"/>
          <w:sz w:val="18"/>
          <w:szCs w:val="18"/>
        </w:rPr>
        <w:t>their</w:t>
      </w:r>
      <w:proofErr w:type="gramEnd"/>
      <w:r w:rsidRPr="00D768D8">
        <w:rPr>
          <w:rFonts w:ascii="Courier New" w:hAnsi="Courier New" w:cs="Courier New"/>
          <w:sz w:val="18"/>
          <w:szCs w:val="18"/>
        </w:rPr>
        <w:t xml:space="preserve"> </w:t>
      </w:r>
    </w:p>
    <w:p w14:paraId="44E842B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own illness, injury or other health-related needs, including preventive care; to </w:t>
      </w:r>
    </w:p>
    <w:p w14:paraId="44E842B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assist a family member (or person who is like family to the employee) who is ill, </w:t>
      </w:r>
    </w:p>
    <w:p w14:paraId="44E842B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injured, or </w:t>
      </w:r>
      <w:proofErr w:type="gramStart"/>
      <w:r w:rsidRPr="00D768D8">
        <w:rPr>
          <w:rFonts w:ascii="Courier New" w:hAnsi="Courier New" w:cs="Courier New"/>
          <w:sz w:val="18"/>
          <w:szCs w:val="18"/>
        </w:rPr>
        <w:t>has</w:t>
      </w:r>
      <w:proofErr w:type="gramEnd"/>
      <w:r w:rsidRPr="00D768D8">
        <w:rPr>
          <w:rFonts w:ascii="Courier New" w:hAnsi="Courier New" w:cs="Courier New"/>
          <w:sz w:val="18"/>
          <w:szCs w:val="18"/>
        </w:rPr>
        <w:t xml:space="preserve"> other health-related needs, including preventive care; or for </w:t>
      </w:r>
    </w:p>
    <w:p w14:paraId="44E842B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reasons resulting from, or to assist a family member (or person who is like family </w:t>
      </w:r>
    </w:p>
    <w:p w14:paraId="44E842C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to the employee) who is the victim of, domestic violence, sexual assault, or </w:t>
      </w:r>
    </w:p>
    <w:p w14:paraId="44E842C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stalking.  Additional information on contractor requirements and worker protections </w:t>
      </w:r>
    </w:p>
    <w:p w14:paraId="44E842C2"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under</w:t>
      </w:r>
      <w:proofErr w:type="gramEnd"/>
      <w:r w:rsidRPr="00D768D8">
        <w:rPr>
          <w:rFonts w:ascii="Courier New" w:hAnsi="Courier New" w:cs="Courier New"/>
          <w:sz w:val="18"/>
          <w:szCs w:val="18"/>
        </w:rPr>
        <w:t xml:space="preserve"> the EO is available at www.dol.gov/whd/govcontracts.</w:t>
      </w:r>
    </w:p>
    <w:p w14:paraId="44E842C3" w14:textId="77777777" w:rsidR="00DA290D" w:rsidRPr="00D768D8" w:rsidRDefault="00DA290D" w:rsidP="00695412">
      <w:pPr>
        <w:pStyle w:val="PlainText"/>
        <w:rPr>
          <w:rFonts w:ascii="Courier New" w:hAnsi="Courier New" w:cs="Courier New"/>
          <w:sz w:val="18"/>
          <w:szCs w:val="18"/>
        </w:rPr>
      </w:pPr>
    </w:p>
    <w:p w14:paraId="44E842C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ALL OCCUPATIONS LISTED ABOVE RECEIVE THE FOLLOWING BENEFITS: </w:t>
      </w:r>
    </w:p>
    <w:p w14:paraId="44E842C5" w14:textId="77777777" w:rsidR="00DA290D" w:rsidRPr="00D768D8" w:rsidRDefault="00DA290D" w:rsidP="00695412">
      <w:pPr>
        <w:pStyle w:val="PlainText"/>
        <w:rPr>
          <w:rFonts w:ascii="Courier New" w:hAnsi="Courier New" w:cs="Courier New"/>
          <w:sz w:val="18"/>
          <w:szCs w:val="18"/>
        </w:rPr>
      </w:pPr>
    </w:p>
    <w:p w14:paraId="44E842C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HEALTH &amp; WELFARE: $5.55 per hour, up to 40 hours per week, or $222.00 per week or </w:t>
      </w:r>
    </w:p>
    <w:p w14:paraId="44E842C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$962.00 per month</w:t>
      </w:r>
    </w:p>
    <w:p w14:paraId="44E842C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2C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HEALTH &amp; WELFARE EO 13706: $5.09 per hour, up to 40 hours per week, or $203.60 per </w:t>
      </w:r>
    </w:p>
    <w:p w14:paraId="44E842C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week, or $882.27 per month*</w:t>
      </w:r>
    </w:p>
    <w:p w14:paraId="44E842C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2C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*This rate is to be used only when compensating employees for performance on an SCA-</w:t>
      </w:r>
    </w:p>
    <w:p w14:paraId="44E842C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covered contract also covered by EO 13706, Establishing Paid Sick Leave for Federal </w:t>
      </w:r>
    </w:p>
    <w:p w14:paraId="44E842C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Contractors.  A contractor may not receive credit toward its SCA obligations for any </w:t>
      </w:r>
    </w:p>
    <w:p w14:paraId="44E842C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paid sick leave provided pursuant to EO 13706.</w:t>
      </w:r>
    </w:p>
    <w:p w14:paraId="44E842D0" w14:textId="77777777" w:rsidR="00DA290D" w:rsidRPr="00D768D8" w:rsidRDefault="00DA290D" w:rsidP="00695412">
      <w:pPr>
        <w:pStyle w:val="PlainText"/>
        <w:rPr>
          <w:rFonts w:ascii="Courier New" w:hAnsi="Courier New" w:cs="Courier New"/>
          <w:sz w:val="18"/>
          <w:szCs w:val="18"/>
        </w:rPr>
      </w:pPr>
    </w:p>
    <w:p w14:paraId="44E842D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VACATION: 2 weeks paid vacation after 1 year of service with a contractor or </w:t>
      </w:r>
    </w:p>
    <w:p w14:paraId="44E842D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successor, 3 weeks after 5 years, and 4 weeks after 15 years.  Length of service </w:t>
      </w:r>
    </w:p>
    <w:p w14:paraId="44E842D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includes the whole span of continuous service with the present contractor or </w:t>
      </w:r>
    </w:p>
    <w:p w14:paraId="44E842D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successor, wherever employed, and with the predecessor contractors in the </w:t>
      </w:r>
    </w:p>
    <w:p w14:paraId="44E842D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performance of similar work at the same Federal facility.  (Reg. 29 CFR 4.173)</w:t>
      </w:r>
    </w:p>
    <w:p w14:paraId="44E842D6" w14:textId="77777777" w:rsidR="00DA290D" w:rsidRPr="00D768D8" w:rsidRDefault="00DA290D" w:rsidP="00695412">
      <w:pPr>
        <w:pStyle w:val="PlainText"/>
        <w:rPr>
          <w:rFonts w:ascii="Courier New" w:hAnsi="Courier New" w:cs="Courier New"/>
          <w:sz w:val="18"/>
          <w:szCs w:val="18"/>
        </w:rPr>
      </w:pPr>
    </w:p>
    <w:p w14:paraId="44E842D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HOLIDAYS: A minimum of eleven paid holidays per year:  New Year's Day, Martin </w:t>
      </w:r>
    </w:p>
    <w:p w14:paraId="44E842D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Luther King Jr.'s Birthday, Washington's Birthday, Memorial Day, Juneteenth </w:t>
      </w:r>
    </w:p>
    <w:p w14:paraId="44E842D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National Independence Day, Independence Day, Labor Day, Columbus Day, Veterans' </w:t>
      </w:r>
    </w:p>
    <w:p w14:paraId="44E842D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Day, Thanksgiving Day, and Christmas Day. (A contractor may substitute for any of </w:t>
      </w:r>
    </w:p>
    <w:p w14:paraId="44E842D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named holidays another day off with pay in accordance with a plan communicated </w:t>
      </w:r>
    </w:p>
    <w:p w14:paraId="44E842D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to the employees involved.)  (See 29 CFR 4.174)</w:t>
      </w:r>
    </w:p>
    <w:p w14:paraId="44E842DD" w14:textId="77777777" w:rsidR="00DA290D" w:rsidRPr="00D768D8" w:rsidRDefault="00DA290D" w:rsidP="00695412">
      <w:pPr>
        <w:pStyle w:val="PlainText"/>
        <w:rPr>
          <w:rFonts w:ascii="Courier New" w:hAnsi="Courier New" w:cs="Courier New"/>
          <w:sz w:val="18"/>
          <w:szCs w:val="18"/>
        </w:rPr>
      </w:pPr>
    </w:p>
    <w:p w14:paraId="44E842DE" w14:textId="77777777" w:rsidR="00DA290D" w:rsidRPr="00D768D8" w:rsidRDefault="00DA290D" w:rsidP="00695412">
      <w:pPr>
        <w:pStyle w:val="PlainText"/>
        <w:rPr>
          <w:rFonts w:ascii="Courier New" w:hAnsi="Courier New" w:cs="Courier New"/>
          <w:sz w:val="18"/>
          <w:szCs w:val="18"/>
        </w:rPr>
      </w:pPr>
    </w:p>
    <w:p w14:paraId="44E842DF" w14:textId="77777777" w:rsidR="00DA290D" w:rsidRPr="00D768D8" w:rsidRDefault="00DA290D" w:rsidP="00695412">
      <w:pPr>
        <w:pStyle w:val="PlainText"/>
        <w:rPr>
          <w:rFonts w:ascii="Courier New" w:hAnsi="Courier New" w:cs="Courier New"/>
          <w:sz w:val="18"/>
          <w:szCs w:val="18"/>
        </w:rPr>
      </w:pPr>
    </w:p>
    <w:p w14:paraId="44E842E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THE OCCUPATIONS WHICH HAVE NUMBERED FOOTNOTES IN PARENTHESES RECEIVE THE FOLLOWING:</w:t>
      </w:r>
    </w:p>
    <w:p w14:paraId="44E842E1" w14:textId="77777777" w:rsidR="00DA290D" w:rsidRPr="00D768D8" w:rsidRDefault="00DA290D" w:rsidP="00695412">
      <w:pPr>
        <w:pStyle w:val="PlainText"/>
        <w:rPr>
          <w:rFonts w:ascii="Courier New" w:hAnsi="Courier New" w:cs="Courier New"/>
          <w:sz w:val="18"/>
          <w:szCs w:val="18"/>
        </w:rPr>
      </w:pPr>
    </w:p>
    <w:p w14:paraId="44E842E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1)  COMPUTER EMPLOYEES:  This wage determination does not apply to any individual </w:t>
      </w:r>
    </w:p>
    <w:p w14:paraId="44E842E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employed in a bona fide executive, administrative, or professional capacity, as </w:t>
      </w:r>
    </w:p>
    <w:p w14:paraId="44E842E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defined in 29 C.F.R. Part 541.  (See 41 C.F.R. 6701(3)).  Because most Computer </w:t>
      </w:r>
    </w:p>
    <w:p w14:paraId="44E842E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Systems Analysts and Computer Programmers who are paid at least $27.63 per hour (or </w:t>
      </w:r>
    </w:p>
    <w:p w14:paraId="44E842E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at least $684 per week if paid on a salary or fee basis) likely qualify as exempt </w:t>
      </w:r>
    </w:p>
    <w:p w14:paraId="44E842E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computer professionals under 29 U.S.C. 213(a)(1) and 29 U.S.C. 213(a)(17), this wage </w:t>
      </w:r>
    </w:p>
    <w:p w14:paraId="44E842E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determination may not include wage rates for all occupations within those </w:t>
      </w:r>
      <w:proofErr w:type="gramStart"/>
      <w:r w:rsidRPr="00D768D8">
        <w:rPr>
          <w:rFonts w:ascii="Courier New" w:hAnsi="Courier New" w:cs="Courier New"/>
          <w:sz w:val="18"/>
          <w:szCs w:val="18"/>
        </w:rPr>
        <w:t>job</w:t>
      </w:r>
      <w:proofErr w:type="gramEnd"/>
      <w:r w:rsidRPr="00D768D8">
        <w:rPr>
          <w:rFonts w:ascii="Courier New" w:hAnsi="Courier New" w:cs="Courier New"/>
          <w:sz w:val="18"/>
          <w:szCs w:val="18"/>
        </w:rPr>
        <w:t xml:space="preserve"> </w:t>
      </w:r>
    </w:p>
    <w:p w14:paraId="44E842E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families.  In such instances, a conformance will be necessary if there are nonexempt </w:t>
      </w:r>
    </w:p>
    <w:p w14:paraId="44E842E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employees in these job families working on the contract.</w:t>
      </w:r>
    </w:p>
    <w:p w14:paraId="44E842EB" w14:textId="77777777" w:rsidR="00DA290D" w:rsidRPr="00D768D8" w:rsidRDefault="00DA290D" w:rsidP="00695412">
      <w:pPr>
        <w:pStyle w:val="PlainText"/>
        <w:rPr>
          <w:rFonts w:ascii="Courier New" w:hAnsi="Courier New" w:cs="Courier New"/>
          <w:sz w:val="18"/>
          <w:szCs w:val="18"/>
        </w:rPr>
      </w:pPr>
    </w:p>
    <w:p w14:paraId="44E842E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Job titles vary widely and change quickly in the computer industry, and are not </w:t>
      </w:r>
    </w:p>
    <w:p w14:paraId="44E842E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determinative of whether an employee is an exempt computer professional.  To be </w:t>
      </w:r>
    </w:p>
    <w:p w14:paraId="44E842EE"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exempt, computer</w:t>
      </w:r>
      <w:proofErr w:type="gramEnd"/>
      <w:r w:rsidRPr="00D768D8">
        <w:rPr>
          <w:rFonts w:ascii="Courier New" w:hAnsi="Courier New" w:cs="Courier New"/>
          <w:sz w:val="18"/>
          <w:szCs w:val="18"/>
        </w:rPr>
        <w:t xml:space="preserve"> employees who satisfy the compensation requirements must also have </w:t>
      </w:r>
    </w:p>
    <w:p w14:paraId="44E842E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a primary duty that consists of:</w:t>
      </w:r>
    </w:p>
    <w:p w14:paraId="44E842F0" w14:textId="77777777" w:rsidR="00DA290D" w:rsidRPr="00D768D8" w:rsidRDefault="00DA290D" w:rsidP="00695412">
      <w:pPr>
        <w:pStyle w:val="PlainText"/>
        <w:rPr>
          <w:rFonts w:ascii="Courier New" w:hAnsi="Courier New" w:cs="Courier New"/>
          <w:sz w:val="18"/>
          <w:szCs w:val="18"/>
        </w:rPr>
      </w:pPr>
    </w:p>
    <w:p w14:paraId="44E842F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(1) The application of systems analysis techniques and procedures, including </w:t>
      </w:r>
    </w:p>
    <w:p w14:paraId="44E842F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consulting with users, to determine hardware, software or system functional </w:t>
      </w:r>
    </w:p>
    <w:p w14:paraId="44E842F3"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specifications;</w:t>
      </w:r>
      <w:proofErr w:type="gramEnd"/>
    </w:p>
    <w:p w14:paraId="44E842F4" w14:textId="77777777" w:rsidR="00DA290D" w:rsidRPr="00D768D8" w:rsidRDefault="00DA290D" w:rsidP="00695412">
      <w:pPr>
        <w:pStyle w:val="PlainText"/>
        <w:rPr>
          <w:rFonts w:ascii="Courier New" w:hAnsi="Courier New" w:cs="Courier New"/>
          <w:sz w:val="18"/>
          <w:szCs w:val="18"/>
        </w:rPr>
      </w:pPr>
    </w:p>
    <w:p w14:paraId="44E842F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(2</w:t>
      </w:r>
      <w:proofErr w:type="gramStart"/>
      <w:r w:rsidRPr="00D768D8">
        <w:rPr>
          <w:rFonts w:ascii="Courier New" w:hAnsi="Courier New" w:cs="Courier New"/>
          <w:sz w:val="18"/>
          <w:szCs w:val="18"/>
        </w:rPr>
        <w:t>) The design</w:t>
      </w:r>
      <w:proofErr w:type="gramEnd"/>
      <w:r w:rsidRPr="00D768D8">
        <w:rPr>
          <w:rFonts w:ascii="Courier New" w:hAnsi="Courier New" w:cs="Courier New"/>
          <w:sz w:val="18"/>
          <w:szCs w:val="18"/>
        </w:rPr>
        <w:t xml:space="preserve">, development, documentation, analysis, creation, testing or </w:t>
      </w:r>
    </w:p>
    <w:p w14:paraId="44E842F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modification of computer systems or programs, including prototypes, based on and </w:t>
      </w:r>
    </w:p>
    <w:p w14:paraId="44E842F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related to user or system design </w:t>
      </w:r>
      <w:proofErr w:type="gramStart"/>
      <w:r w:rsidRPr="00D768D8">
        <w:rPr>
          <w:rFonts w:ascii="Courier New" w:hAnsi="Courier New" w:cs="Courier New"/>
          <w:sz w:val="18"/>
          <w:szCs w:val="18"/>
        </w:rPr>
        <w:t>specifications;</w:t>
      </w:r>
      <w:proofErr w:type="gramEnd"/>
    </w:p>
    <w:p w14:paraId="44E842F8" w14:textId="77777777" w:rsidR="00DA290D" w:rsidRPr="00D768D8" w:rsidRDefault="00DA290D" w:rsidP="00695412">
      <w:pPr>
        <w:pStyle w:val="PlainText"/>
        <w:rPr>
          <w:rFonts w:ascii="Courier New" w:hAnsi="Courier New" w:cs="Courier New"/>
          <w:sz w:val="18"/>
          <w:szCs w:val="18"/>
        </w:rPr>
      </w:pPr>
    </w:p>
    <w:p w14:paraId="44E842F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(3) The design, documentation, testing, creation or modification of computer </w:t>
      </w:r>
    </w:p>
    <w:p w14:paraId="44E842F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programs related to machine operating systems; or</w:t>
      </w:r>
    </w:p>
    <w:p w14:paraId="44E842FB" w14:textId="77777777" w:rsidR="00DA290D" w:rsidRPr="00D768D8" w:rsidRDefault="00DA290D" w:rsidP="00695412">
      <w:pPr>
        <w:pStyle w:val="PlainText"/>
        <w:rPr>
          <w:rFonts w:ascii="Courier New" w:hAnsi="Courier New" w:cs="Courier New"/>
          <w:sz w:val="18"/>
          <w:szCs w:val="18"/>
        </w:rPr>
      </w:pPr>
    </w:p>
    <w:p w14:paraId="44E842F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(4) A combination of the </w:t>
      </w:r>
      <w:proofErr w:type="gramStart"/>
      <w:r w:rsidRPr="00D768D8">
        <w:rPr>
          <w:rFonts w:ascii="Courier New" w:hAnsi="Courier New" w:cs="Courier New"/>
          <w:sz w:val="18"/>
          <w:szCs w:val="18"/>
        </w:rPr>
        <w:t>aforementioned duties</w:t>
      </w:r>
      <w:proofErr w:type="gramEnd"/>
      <w:r w:rsidRPr="00D768D8">
        <w:rPr>
          <w:rFonts w:ascii="Courier New" w:hAnsi="Courier New" w:cs="Courier New"/>
          <w:sz w:val="18"/>
          <w:szCs w:val="18"/>
        </w:rPr>
        <w:t xml:space="preserve">, the performance of which </w:t>
      </w:r>
    </w:p>
    <w:p w14:paraId="44E842F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requires the same level of skills.  (29 C.F.R. 541.400).</w:t>
      </w:r>
    </w:p>
    <w:p w14:paraId="44E842FE" w14:textId="77777777" w:rsidR="00DA290D" w:rsidRPr="00D768D8" w:rsidRDefault="00DA290D" w:rsidP="00695412">
      <w:pPr>
        <w:pStyle w:val="PlainText"/>
        <w:rPr>
          <w:rFonts w:ascii="Courier New" w:hAnsi="Courier New" w:cs="Courier New"/>
          <w:sz w:val="18"/>
          <w:szCs w:val="18"/>
        </w:rPr>
      </w:pPr>
    </w:p>
    <w:p w14:paraId="44E842F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Any computer employee who meets the applicable compensation requirements and the </w:t>
      </w:r>
    </w:p>
    <w:p w14:paraId="44E8430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above duties test qualifies as an exempt computer professional under both </w:t>
      </w:r>
      <w:proofErr w:type="gramStart"/>
      <w:r w:rsidRPr="00D768D8">
        <w:rPr>
          <w:rFonts w:ascii="Courier New" w:hAnsi="Courier New" w:cs="Courier New"/>
          <w:sz w:val="18"/>
          <w:szCs w:val="18"/>
        </w:rPr>
        <w:t>section</w:t>
      </w:r>
      <w:proofErr w:type="gramEnd"/>
      <w:r w:rsidRPr="00D768D8">
        <w:rPr>
          <w:rFonts w:ascii="Courier New" w:hAnsi="Courier New" w:cs="Courier New"/>
          <w:sz w:val="18"/>
          <w:szCs w:val="18"/>
        </w:rPr>
        <w:t xml:space="preserve"> </w:t>
      </w:r>
    </w:p>
    <w:p w14:paraId="44E8430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13(a)(1) and section 13(a)(17) of the Fair Labor Standards Act. (Field Assistance </w:t>
      </w:r>
    </w:p>
    <w:p w14:paraId="44E8430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Bulletin No. 2006-3 (Dec. 14, </w:t>
      </w:r>
      <w:proofErr w:type="gramStart"/>
      <w:r w:rsidRPr="00D768D8">
        <w:rPr>
          <w:rFonts w:ascii="Courier New" w:hAnsi="Courier New" w:cs="Courier New"/>
          <w:sz w:val="18"/>
          <w:szCs w:val="18"/>
        </w:rPr>
        <w:t>2006))</w:t>
      </w:r>
      <w:proofErr w:type="gramEnd"/>
      <w:r w:rsidRPr="00D768D8">
        <w:rPr>
          <w:rFonts w:ascii="Courier New" w:hAnsi="Courier New" w:cs="Courier New"/>
          <w:sz w:val="18"/>
          <w:szCs w:val="18"/>
        </w:rPr>
        <w:t xml:space="preserve">.  Accordingly, this wage determination will not </w:t>
      </w:r>
    </w:p>
    <w:p w14:paraId="44E8430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apply to any exempt computer employee regardless of which of these two exemptions is </w:t>
      </w:r>
    </w:p>
    <w:p w14:paraId="44E8430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utilized.</w:t>
      </w:r>
    </w:p>
    <w:p w14:paraId="44E84305" w14:textId="77777777" w:rsidR="00DA290D" w:rsidRPr="00D768D8" w:rsidRDefault="00DA290D" w:rsidP="00695412">
      <w:pPr>
        <w:pStyle w:val="PlainText"/>
        <w:rPr>
          <w:rFonts w:ascii="Courier New" w:hAnsi="Courier New" w:cs="Courier New"/>
          <w:sz w:val="18"/>
          <w:szCs w:val="18"/>
        </w:rPr>
      </w:pPr>
    </w:p>
    <w:p w14:paraId="44E8430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2)  AIR TRAFFIC CONTROLLERS AND WEATHER OBSERVERS - NIGHT PAY &amp; SUNDAY PAY:  If you </w:t>
      </w:r>
    </w:p>
    <w:p w14:paraId="44E84307"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work</w:t>
      </w:r>
      <w:proofErr w:type="gramEnd"/>
      <w:r w:rsidRPr="00D768D8">
        <w:rPr>
          <w:rFonts w:ascii="Courier New" w:hAnsi="Courier New" w:cs="Courier New"/>
          <w:sz w:val="18"/>
          <w:szCs w:val="18"/>
        </w:rPr>
        <w:t xml:space="preserve"> at night as part of a regular tour of duty, you will earn a night differential </w:t>
      </w:r>
    </w:p>
    <w:p w14:paraId="44E8430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and receive an additional 10% of basic pay for any hours worked between 6pm and 6am. </w:t>
      </w:r>
    </w:p>
    <w:p w14:paraId="44E8430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If you are a full-time </w:t>
      </w:r>
      <w:proofErr w:type="gramStart"/>
      <w:r w:rsidRPr="00D768D8">
        <w:rPr>
          <w:rFonts w:ascii="Courier New" w:hAnsi="Courier New" w:cs="Courier New"/>
          <w:sz w:val="18"/>
          <w:szCs w:val="18"/>
        </w:rPr>
        <w:t>employed</w:t>
      </w:r>
      <w:proofErr w:type="gramEnd"/>
      <w:r w:rsidRPr="00D768D8">
        <w:rPr>
          <w:rFonts w:ascii="Courier New" w:hAnsi="Courier New" w:cs="Courier New"/>
          <w:sz w:val="18"/>
          <w:szCs w:val="18"/>
        </w:rPr>
        <w:t xml:space="preserve"> (40 hours a week) and Sunday is part of your </w:t>
      </w:r>
    </w:p>
    <w:p w14:paraId="44E8430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regularly scheduled workweek, you are paid at your rate of basic pay plus a Sunday </w:t>
      </w:r>
    </w:p>
    <w:p w14:paraId="44E8430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premium of 25% of your basic rate for each hour of Sunday </w:t>
      </w:r>
      <w:proofErr w:type="gramStart"/>
      <w:r w:rsidRPr="00D768D8">
        <w:rPr>
          <w:rFonts w:ascii="Courier New" w:hAnsi="Courier New" w:cs="Courier New"/>
          <w:sz w:val="18"/>
          <w:szCs w:val="18"/>
        </w:rPr>
        <w:t>work</w:t>
      </w:r>
      <w:proofErr w:type="gramEnd"/>
      <w:r w:rsidRPr="00D768D8">
        <w:rPr>
          <w:rFonts w:ascii="Courier New" w:hAnsi="Courier New" w:cs="Courier New"/>
          <w:sz w:val="18"/>
          <w:szCs w:val="18"/>
        </w:rPr>
        <w:t xml:space="preserve"> which is not overtime </w:t>
      </w:r>
    </w:p>
    <w:p w14:paraId="44E8430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(i.e. occasional work on Sunday outside the normal tour of duty is considered </w:t>
      </w:r>
    </w:p>
    <w:p w14:paraId="44E8430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overtime work).</w:t>
      </w:r>
    </w:p>
    <w:p w14:paraId="44E8430E" w14:textId="77777777" w:rsidR="00DA290D" w:rsidRPr="00D768D8" w:rsidRDefault="00DA290D" w:rsidP="00695412">
      <w:pPr>
        <w:pStyle w:val="PlainText"/>
        <w:rPr>
          <w:rFonts w:ascii="Courier New" w:hAnsi="Courier New" w:cs="Courier New"/>
          <w:sz w:val="18"/>
          <w:szCs w:val="18"/>
        </w:rPr>
      </w:pPr>
    </w:p>
    <w:p w14:paraId="44E8430F" w14:textId="77777777" w:rsidR="00DA290D" w:rsidRPr="00D768D8" w:rsidRDefault="00DA290D" w:rsidP="00695412">
      <w:pPr>
        <w:pStyle w:val="PlainText"/>
        <w:rPr>
          <w:rFonts w:ascii="Courier New" w:hAnsi="Courier New" w:cs="Courier New"/>
          <w:sz w:val="18"/>
          <w:szCs w:val="18"/>
        </w:rPr>
      </w:pPr>
    </w:p>
    <w:p w14:paraId="44E8431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HAZARDOUS PAY DIFFERENTIAL **</w:t>
      </w:r>
    </w:p>
    <w:p w14:paraId="44E84311" w14:textId="77777777" w:rsidR="00DA290D" w:rsidRPr="00D768D8" w:rsidRDefault="00DA290D" w:rsidP="00695412">
      <w:pPr>
        <w:pStyle w:val="PlainText"/>
        <w:rPr>
          <w:rFonts w:ascii="Courier New" w:hAnsi="Courier New" w:cs="Courier New"/>
          <w:sz w:val="18"/>
          <w:szCs w:val="18"/>
        </w:rPr>
      </w:pPr>
    </w:p>
    <w:p w14:paraId="44E8431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An 8 percent differential is applicable to employees employed in a position that </w:t>
      </w:r>
    </w:p>
    <w:p w14:paraId="44E8431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represents a high degree of hazard when working with or </w:t>
      </w:r>
      <w:proofErr w:type="gramStart"/>
      <w:r w:rsidRPr="00D768D8">
        <w:rPr>
          <w:rFonts w:ascii="Courier New" w:hAnsi="Courier New" w:cs="Courier New"/>
          <w:sz w:val="18"/>
          <w:szCs w:val="18"/>
        </w:rPr>
        <w:t>in close proximity to</w:t>
      </w:r>
      <w:proofErr w:type="gramEnd"/>
      <w:r w:rsidRPr="00D768D8">
        <w:rPr>
          <w:rFonts w:ascii="Courier New" w:hAnsi="Courier New" w:cs="Courier New"/>
          <w:sz w:val="18"/>
          <w:szCs w:val="18"/>
        </w:rPr>
        <w:t xml:space="preserve"> </w:t>
      </w:r>
    </w:p>
    <w:p w14:paraId="44E8431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ordnance, explosives, and incendiary materials.  This includes work such as </w:t>
      </w:r>
    </w:p>
    <w:p w14:paraId="44E8431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screening, blending, dying, mixing, and pressing of sensitive ordnance, explosives, </w:t>
      </w:r>
    </w:p>
    <w:p w14:paraId="44E8431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and pyrotechnic compositions such as lead azide, black powder and photoflash powder. </w:t>
      </w:r>
    </w:p>
    <w:p w14:paraId="44E8431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All dry-house activities </w:t>
      </w:r>
      <w:proofErr w:type="gramStart"/>
      <w:r w:rsidRPr="00D768D8">
        <w:rPr>
          <w:rFonts w:ascii="Courier New" w:hAnsi="Courier New" w:cs="Courier New"/>
          <w:sz w:val="18"/>
          <w:szCs w:val="18"/>
        </w:rPr>
        <w:t>involving</w:t>
      </w:r>
      <w:proofErr w:type="gramEnd"/>
      <w:r w:rsidRPr="00D768D8">
        <w:rPr>
          <w:rFonts w:ascii="Courier New" w:hAnsi="Courier New" w:cs="Courier New"/>
          <w:sz w:val="18"/>
          <w:szCs w:val="18"/>
        </w:rPr>
        <w:t xml:space="preserve"> propellants or explosives.  Demilitarization, </w:t>
      </w:r>
    </w:p>
    <w:p w14:paraId="44E8431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modification, renovation, demolition, and maintenance operations on sensitive </w:t>
      </w:r>
    </w:p>
    <w:p w14:paraId="44E8431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ordnance, explosives and incendiary materials.  All operations involving re-grading </w:t>
      </w:r>
    </w:p>
    <w:p w14:paraId="44E8431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and cleaning of artillery ranges.</w:t>
      </w:r>
    </w:p>
    <w:p w14:paraId="44E8431B" w14:textId="77777777" w:rsidR="00DA290D" w:rsidRPr="00D768D8" w:rsidRDefault="00DA290D" w:rsidP="00695412">
      <w:pPr>
        <w:pStyle w:val="PlainText"/>
        <w:rPr>
          <w:rFonts w:ascii="Courier New" w:hAnsi="Courier New" w:cs="Courier New"/>
          <w:sz w:val="18"/>
          <w:szCs w:val="18"/>
        </w:rPr>
      </w:pPr>
    </w:p>
    <w:p w14:paraId="44E8431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 4 percent differential is applicable to employees employed in a position that </w:t>
      </w:r>
    </w:p>
    <w:p w14:paraId="44E8431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represents a low degree of hazard when working with, or </w:t>
      </w:r>
      <w:proofErr w:type="gramStart"/>
      <w:r w:rsidRPr="00D768D8">
        <w:rPr>
          <w:rFonts w:ascii="Courier New" w:hAnsi="Courier New" w:cs="Courier New"/>
          <w:sz w:val="18"/>
          <w:szCs w:val="18"/>
        </w:rPr>
        <w:t>in close proximity to</w:t>
      </w:r>
      <w:proofErr w:type="gramEnd"/>
      <w:r w:rsidRPr="00D768D8">
        <w:rPr>
          <w:rFonts w:ascii="Courier New" w:hAnsi="Courier New" w:cs="Courier New"/>
          <w:sz w:val="18"/>
          <w:szCs w:val="18"/>
        </w:rPr>
        <w:t xml:space="preserve"> </w:t>
      </w:r>
    </w:p>
    <w:p w14:paraId="44E8431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ordnance, (or employees possibly adjacent to) explosives and incendiary materials </w:t>
      </w:r>
    </w:p>
    <w:p w14:paraId="44E8431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which involves potential injury such as laceration of hands, face, or arms of the </w:t>
      </w:r>
    </w:p>
    <w:p w14:paraId="44E8432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employee engaged in the operation, irritation of the skin, minor burns and the </w:t>
      </w:r>
      <w:proofErr w:type="gramStart"/>
      <w:r w:rsidRPr="00D768D8">
        <w:rPr>
          <w:rFonts w:ascii="Courier New" w:hAnsi="Courier New" w:cs="Courier New"/>
          <w:sz w:val="18"/>
          <w:szCs w:val="18"/>
        </w:rPr>
        <w:t>like;</w:t>
      </w:r>
      <w:proofErr w:type="gramEnd"/>
      <w:r w:rsidRPr="00D768D8">
        <w:rPr>
          <w:rFonts w:ascii="Courier New" w:hAnsi="Courier New" w:cs="Courier New"/>
          <w:sz w:val="18"/>
          <w:szCs w:val="18"/>
        </w:rPr>
        <w:t xml:space="preserve"> </w:t>
      </w:r>
    </w:p>
    <w:p w14:paraId="44E8432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minimal damage to immediate or adjacent work area or equipment being used.  All </w:t>
      </w:r>
    </w:p>
    <w:p w14:paraId="44E8432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operations involving, unloading, storage, and hauling of ordnance, explosive, and </w:t>
      </w:r>
    </w:p>
    <w:p w14:paraId="44E8432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incendiary ordnance material other than small arms ammunition.  These differentials </w:t>
      </w:r>
    </w:p>
    <w:p w14:paraId="44E8432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are only applicable to work that has been specifically designated by the agency for </w:t>
      </w:r>
    </w:p>
    <w:p w14:paraId="44E8432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ordnance, explosives, and incendiary material differential pay.</w:t>
      </w:r>
    </w:p>
    <w:p w14:paraId="44E84326" w14:textId="77777777" w:rsidR="00DA290D" w:rsidRPr="00D768D8" w:rsidRDefault="00DA290D" w:rsidP="00695412">
      <w:pPr>
        <w:pStyle w:val="PlainText"/>
        <w:rPr>
          <w:rFonts w:ascii="Courier New" w:hAnsi="Courier New" w:cs="Courier New"/>
          <w:sz w:val="18"/>
          <w:szCs w:val="18"/>
        </w:rPr>
      </w:pPr>
    </w:p>
    <w:p w14:paraId="44E8432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UNIFORM ALLOWANCE **</w:t>
      </w:r>
    </w:p>
    <w:p w14:paraId="44E84328" w14:textId="77777777" w:rsidR="00DA290D" w:rsidRPr="00D768D8" w:rsidRDefault="00DA290D" w:rsidP="00695412">
      <w:pPr>
        <w:pStyle w:val="PlainText"/>
        <w:rPr>
          <w:rFonts w:ascii="Courier New" w:hAnsi="Courier New" w:cs="Courier New"/>
          <w:sz w:val="18"/>
          <w:szCs w:val="18"/>
        </w:rPr>
      </w:pPr>
    </w:p>
    <w:p w14:paraId="44E8432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If employees are required to wear uniforms in the performance of this contract </w:t>
      </w:r>
    </w:p>
    <w:p w14:paraId="44E8432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w:t>
      </w:r>
      <w:proofErr w:type="gramStart"/>
      <w:r w:rsidRPr="00D768D8">
        <w:rPr>
          <w:rFonts w:ascii="Courier New" w:hAnsi="Courier New" w:cs="Courier New"/>
          <w:sz w:val="18"/>
          <w:szCs w:val="18"/>
        </w:rPr>
        <w:t>either</w:t>
      </w:r>
      <w:proofErr w:type="gramEnd"/>
      <w:r w:rsidRPr="00D768D8">
        <w:rPr>
          <w:rFonts w:ascii="Courier New" w:hAnsi="Courier New" w:cs="Courier New"/>
          <w:sz w:val="18"/>
          <w:szCs w:val="18"/>
        </w:rPr>
        <w:t xml:space="preserve"> by the terms of the Government contract, by the employer, by the state or </w:t>
      </w:r>
    </w:p>
    <w:p w14:paraId="44E8432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local law, etc.), the cost of furnishing such uniforms and maintaining (by </w:t>
      </w:r>
    </w:p>
    <w:p w14:paraId="44E8432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laundering or dry cleaning) such uniforms </w:t>
      </w:r>
      <w:proofErr w:type="gramStart"/>
      <w:r w:rsidRPr="00D768D8">
        <w:rPr>
          <w:rFonts w:ascii="Courier New" w:hAnsi="Courier New" w:cs="Courier New"/>
          <w:sz w:val="18"/>
          <w:szCs w:val="18"/>
        </w:rPr>
        <w:t>is</w:t>
      </w:r>
      <w:proofErr w:type="gramEnd"/>
      <w:r w:rsidRPr="00D768D8">
        <w:rPr>
          <w:rFonts w:ascii="Courier New" w:hAnsi="Courier New" w:cs="Courier New"/>
          <w:sz w:val="18"/>
          <w:szCs w:val="18"/>
        </w:rPr>
        <w:t xml:space="preserve"> an expense that may not be borne by an </w:t>
      </w:r>
    </w:p>
    <w:p w14:paraId="44E8432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employee where such cost reduces the hourly rate below that required by the wage </w:t>
      </w:r>
    </w:p>
    <w:p w14:paraId="44E8432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determination. The Department of Labor will accept payment in accordance with the </w:t>
      </w:r>
    </w:p>
    <w:p w14:paraId="44E8432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following standards as compliance:</w:t>
      </w:r>
    </w:p>
    <w:p w14:paraId="44E84330" w14:textId="77777777" w:rsidR="00DA290D" w:rsidRPr="00D768D8" w:rsidRDefault="00DA290D" w:rsidP="00695412">
      <w:pPr>
        <w:pStyle w:val="PlainText"/>
        <w:rPr>
          <w:rFonts w:ascii="Courier New" w:hAnsi="Courier New" w:cs="Courier New"/>
          <w:sz w:val="18"/>
          <w:szCs w:val="18"/>
        </w:rPr>
      </w:pPr>
    </w:p>
    <w:p w14:paraId="44E8433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contractor or subcontractor is required to furnish all employees with an </w:t>
      </w:r>
    </w:p>
    <w:p w14:paraId="44E8433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adequate number of uniforms without cost or to reimburse employees for the actual </w:t>
      </w:r>
    </w:p>
    <w:p w14:paraId="44E8433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cost of the uniforms.  In addition, where uniform cleaning and maintenance is made </w:t>
      </w:r>
    </w:p>
    <w:p w14:paraId="44E8433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responsibility of the employee, all contractors and subcontractors subject to </w:t>
      </w:r>
    </w:p>
    <w:p w14:paraId="44E8433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this wage determination shall (in the absence of a bona fide collective bargaining </w:t>
      </w:r>
    </w:p>
    <w:p w14:paraId="44E8433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agreement providing for a different amount, or the furnishing of contrary </w:t>
      </w:r>
    </w:p>
    <w:p w14:paraId="44E8433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affirmative proof as to the actual cost), reimburse all employees for such cleaning </w:t>
      </w:r>
    </w:p>
    <w:p w14:paraId="44E8433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and maintenance at a rate of $3.35 per week (or $.67 cents per day).  However, in </w:t>
      </w:r>
    </w:p>
    <w:p w14:paraId="44E8433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those instances where the uniforms furnished are made </w:t>
      </w:r>
      <w:proofErr w:type="gramStart"/>
      <w:r w:rsidRPr="00D768D8">
        <w:rPr>
          <w:rFonts w:ascii="Courier New" w:hAnsi="Courier New" w:cs="Courier New"/>
          <w:sz w:val="18"/>
          <w:szCs w:val="18"/>
        </w:rPr>
        <w:t>of ""</w:t>
      </w:r>
      <w:proofErr w:type="gramEnd"/>
      <w:r w:rsidRPr="00D768D8">
        <w:rPr>
          <w:rFonts w:ascii="Courier New" w:hAnsi="Courier New" w:cs="Courier New"/>
          <w:sz w:val="18"/>
          <w:szCs w:val="18"/>
        </w:rPr>
        <w:t xml:space="preserve">wash and </w:t>
      </w:r>
      <w:proofErr w:type="gramStart"/>
      <w:r w:rsidRPr="00D768D8">
        <w:rPr>
          <w:rFonts w:ascii="Courier New" w:hAnsi="Courier New" w:cs="Courier New"/>
          <w:sz w:val="18"/>
          <w:szCs w:val="18"/>
        </w:rPr>
        <w:t>wear""</w:t>
      </w:r>
      <w:proofErr w:type="gramEnd"/>
      <w:r w:rsidRPr="00D768D8">
        <w:rPr>
          <w:rFonts w:ascii="Courier New" w:hAnsi="Courier New" w:cs="Courier New"/>
          <w:sz w:val="18"/>
          <w:szCs w:val="18"/>
        </w:rPr>
        <w:t xml:space="preserve"> </w:t>
      </w:r>
    </w:p>
    <w:p w14:paraId="44E8433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materials, may be routinely washed and dried with other personal garments, and do </w:t>
      </w:r>
    </w:p>
    <w:p w14:paraId="44E8433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not require any special treatment such as dry cleaning, daily washing, or commercial </w:t>
      </w:r>
    </w:p>
    <w:p w14:paraId="44E8433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laundering </w:t>
      </w:r>
      <w:proofErr w:type="gramStart"/>
      <w:r w:rsidRPr="00D768D8">
        <w:rPr>
          <w:rFonts w:ascii="Courier New" w:hAnsi="Courier New" w:cs="Courier New"/>
          <w:sz w:val="18"/>
          <w:szCs w:val="18"/>
        </w:rPr>
        <w:t>in order to</w:t>
      </w:r>
      <w:proofErr w:type="gramEnd"/>
      <w:r w:rsidRPr="00D768D8">
        <w:rPr>
          <w:rFonts w:ascii="Courier New" w:hAnsi="Courier New" w:cs="Courier New"/>
          <w:sz w:val="18"/>
          <w:szCs w:val="18"/>
        </w:rPr>
        <w:t xml:space="preserve"> meet the cleanliness or appearance standards set by the terms </w:t>
      </w:r>
    </w:p>
    <w:p w14:paraId="44E8433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lastRenderedPageBreak/>
        <w:t xml:space="preserve">of the Government contract, by the contractor, by law, or by the nature of the work, </w:t>
      </w:r>
    </w:p>
    <w:p w14:paraId="44E8433E"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there</w:t>
      </w:r>
      <w:proofErr w:type="gramEnd"/>
      <w:r w:rsidRPr="00D768D8">
        <w:rPr>
          <w:rFonts w:ascii="Courier New" w:hAnsi="Courier New" w:cs="Courier New"/>
          <w:sz w:val="18"/>
          <w:szCs w:val="18"/>
        </w:rPr>
        <w:t xml:space="preserve"> is no requirement that employees be reimbursed for uniform maintenance costs.</w:t>
      </w:r>
    </w:p>
    <w:p w14:paraId="44E8433F" w14:textId="77777777" w:rsidR="00DA290D" w:rsidRPr="00D768D8" w:rsidRDefault="00DA290D" w:rsidP="00695412">
      <w:pPr>
        <w:pStyle w:val="PlainText"/>
        <w:rPr>
          <w:rFonts w:ascii="Courier New" w:hAnsi="Courier New" w:cs="Courier New"/>
          <w:sz w:val="18"/>
          <w:szCs w:val="18"/>
        </w:rPr>
      </w:pPr>
    </w:p>
    <w:p w14:paraId="44E8434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SERVICE CONTRACT ACT DIRECTORY OF OCCUPATIONS **</w:t>
      </w:r>
    </w:p>
    <w:p w14:paraId="44E84341" w14:textId="77777777" w:rsidR="00DA290D" w:rsidRPr="00D768D8" w:rsidRDefault="00DA290D" w:rsidP="00695412">
      <w:pPr>
        <w:pStyle w:val="PlainText"/>
        <w:rPr>
          <w:rFonts w:ascii="Courier New" w:hAnsi="Courier New" w:cs="Courier New"/>
          <w:sz w:val="18"/>
          <w:szCs w:val="18"/>
        </w:rPr>
      </w:pPr>
    </w:p>
    <w:p w14:paraId="44E8434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duties of employees under job titles listed are those described in the </w:t>
      </w:r>
    </w:p>
    <w:p w14:paraId="44E8434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""Service Contract Act Directory of </w:t>
      </w:r>
      <w:proofErr w:type="gramStart"/>
      <w:r w:rsidRPr="00D768D8">
        <w:rPr>
          <w:rFonts w:ascii="Courier New" w:hAnsi="Courier New" w:cs="Courier New"/>
          <w:sz w:val="18"/>
          <w:szCs w:val="18"/>
        </w:rPr>
        <w:t>Occupations""</w:t>
      </w:r>
      <w:proofErr w:type="gramEnd"/>
      <w:r w:rsidRPr="00D768D8">
        <w:rPr>
          <w:rFonts w:ascii="Courier New" w:hAnsi="Courier New" w:cs="Courier New"/>
          <w:sz w:val="18"/>
          <w:szCs w:val="18"/>
        </w:rPr>
        <w:t xml:space="preserve">, Fifth Edition (Revision 1), </w:t>
      </w:r>
    </w:p>
    <w:p w14:paraId="44E8434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dated September 2015, unless otherwise indicated.</w:t>
      </w:r>
    </w:p>
    <w:p w14:paraId="44E8434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w:t>
      </w:r>
    </w:p>
    <w:p w14:paraId="44E8434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 REQUEST FOR AUTHORIZATION OF ADDITIONAL CLASSIFICATION AND WAGE RATE, Standard </w:t>
      </w:r>
    </w:p>
    <w:p w14:paraId="44E84347"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t>Form</w:t>
      </w:r>
      <w:proofErr w:type="gramEnd"/>
      <w:r w:rsidRPr="00D768D8">
        <w:rPr>
          <w:rFonts w:ascii="Courier New" w:hAnsi="Courier New" w:cs="Courier New"/>
          <w:sz w:val="18"/>
          <w:szCs w:val="18"/>
        </w:rPr>
        <w:t xml:space="preserve"> 1444 (SF-1444) **</w:t>
      </w:r>
    </w:p>
    <w:p w14:paraId="44E84348" w14:textId="77777777" w:rsidR="00DA290D" w:rsidRPr="00D768D8" w:rsidRDefault="00DA290D" w:rsidP="00695412">
      <w:pPr>
        <w:pStyle w:val="PlainText"/>
        <w:rPr>
          <w:rFonts w:ascii="Courier New" w:hAnsi="Courier New" w:cs="Courier New"/>
          <w:sz w:val="18"/>
          <w:szCs w:val="18"/>
        </w:rPr>
      </w:pPr>
    </w:p>
    <w:p w14:paraId="44E8434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Conformance Process:</w:t>
      </w:r>
    </w:p>
    <w:p w14:paraId="44E8434A" w14:textId="77777777" w:rsidR="00DA290D" w:rsidRPr="00D768D8" w:rsidRDefault="00DA290D" w:rsidP="00695412">
      <w:pPr>
        <w:pStyle w:val="PlainText"/>
        <w:rPr>
          <w:rFonts w:ascii="Courier New" w:hAnsi="Courier New" w:cs="Courier New"/>
          <w:sz w:val="18"/>
          <w:szCs w:val="18"/>
        </w:rPr>
      </w:pPr>
    </w:p>
    <w:p w14:paraId="44E8434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contracting officer shall require that any class of service employee which is </w:t>
      </w:r>
    </w:p>
    <w:p w14:paraId="44E8434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not listed herein and which is to be employed under the contract (i.e., the work to </w:t>
      </w:r>
    </w:p>
    <w:p w14:paraId="44E8434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be performed is not performed by any classification listed in the wage </w:t>
      </w:r>
    </w:p>
    <w:p w14:paraId="44E8434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determination), be classified by the contractor </w:t>
      </w:r>
      <w:proofErr w:type="gramStart"/>
      <w:r w:rsidRPr="00D768D8">
        <w:rPr>
          <w:rFonts w:ascii="Courier New" w:hAnsi="Courier New" w:cs="Courier New"/>
          <w:sz w:val="18"/>
          <w:szCs w:val="18"/>
        </w:rPr>
        <w:t>so as to</w:t>
      </w:r>
      <w:proofErr w:type="gramEnd"/>
      <w:r w:rsidRPr="00D768D8">
        <w:rPr>
          <w:rFonts w:ascii="Courier New" w:hAnsi="Courier New" w:cs="Courier New"/>
          <w:sz w:val="18"/>
          <w:szCs w:val="18"/>
        </w:rPr>
        <w:t xml:space="preserve"> provide a reasonable </w:t>
      </w:r>
    </w:p>
    <w:p w14:paraId="44E8434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relationship (i.e., appropriate level of skill comparison) between such unlisted </w:t>
      </w:r>
    </w:p>
    <w:p w14:paraId="44E8435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classifications and the classifications listed in the wage determination (See 29 CFR </w:t>
      </w:r>
    </w:p>
    <w:p w14:paraId="44E8435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4.6(b)(2)(i)).  Such conforming procedures shall be initiated by the contractor </w:t>
      </w:r>
    </w:p>
    <w:p w14:paraId="44E8435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prior to the performance of contract work by such unlisted class(es) of employees </w:t>
      </w:r>
    </w:p>
    <w:p w14:paraId="44E8435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(See 29 CFR 4.6(b)(2)(ii)).  The Wage and Hour Division shall make a final </w:t>
      </w:r>
    </w:p>
    <w:p w14:paraId="44E8435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determination of conformed classification, wage rate, and/or fringe benefits which </w:t>
      </w:r>
    </w:p>
    <w:p w14:paraId="44E8435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shall be paid to all employees performing in the classification from the first day </w:t>
      </w:r>
    </w:p>
    <w:p w14:paraId="44E8435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of work on which contract work is performed by them in the classification.  Failure </w:t>
      </w:r>
    </w:p>
    <w:p w14:paraId="44E8435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to pay such unlisted employees the compensation agreed upon by the interested </w:t>
      </w:r>
    </w:p>
    <w:p w14:paraId="44E8435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parties and/or fully determined by the Wage and Hour Division retroactive to the </w:t>
      </w:r>
    </w:p>
    <w:p w14:paraId="44E8435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date such class of employees commenced contract work shall be a violation of the Act </w:t>
      </w:r>
    </w:p>
    <w:p w14:paraId="44E8435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and this contract.  (See 29 CFR 4.6(b)(2)(v)). When multiple wage determinations are </w:t>
      </w:r>
    </w:p>
    <w:p w14:paraId="44E8435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included in a contract, a separate SF-1444 should be prepared for each wage </w:t>
      </w:r>
    </w:p>
    <w:p w14:paraId="44E8435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determination to which </w:t>
      </w:r>
      <w:proofErr w:type="gramStart"/>
      <w:r w:rsidRPr="00D768D8">
        <w:rPr>
          <w:rFonts w:ascii="Courier New" w:hAnsi="Courier New" w:cs="Courier New"/>
          <w:sz w:val="18"/>
          <w:szCs w:val="18"/>
        </w:rPr>
        <w:t>a class</w:t>
      </w:r>
      <w:proofErr w:type="gramEnd"/>
      <w:r w:rsidRPr="00D768D8">
        <w:rPr>
          <w:rFonts w:ascii="Courier New" w:hAnsi="Courier New" w:cs="Courier New"/>
          <w:sz w:val="18"/>
          <w:szCs w:val="18"/>
        </w:rPr>
        <w:t xml:space="preserve">(es) is to be </w:t>
      </w:r>
      <w:proofErr w:type="spellStart"/>
      <w:r w:rsidRPr="00D768D8">
        <w:rPr>
          <w:rFonts w:ascii="Courier New" w:hAnsi="Courier New" w:cs="Courier New"/>
          <w:sz w:val="18"/>
          <w:szCs w:val="18"/>
        </w:rPr>
        <w:t>conformed</w:t>
      </w:r>
      <w:proofErr w:type="spellEnd"/>
      <w:r w:rsidRPr="00D768D8">
        <w:rPr>
          <w:rFonts w:ascii="Courier New" w:hAnsi="Courier New" w:cs="Courier New"/>
          <w:sz w:val="18"/>
          <w:szCs w:val="18"/>
        </w:rPr>
        <w:t>.</w:t>
      </w:r>
    </w:p>
    <w:p w14:paraId="44E8435D" w14:textId="77777777" w:rsidR="00DA290D" w:rsidRPr="00D768D8" w:rsidRDefault="00DA290D" w:rsidP="00695412">
      <w:pPr>
        <w:pStyle w:val="PlainText"/>
        <w:rPr>
          <w:rFonts w:ascii="Courier New" w:hAnsi="Courier New" w:cs="Courier New"/>
          <w:sz w:val="18"/>
          <w:szCs w:val="18"/>
        </w:rPr>
      </w:pPr>
    </w:p>
    <w:p w14:paraId="44E8435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The process for preparing a conformance request is as follows:</w:t>
      </w:r>
    </w:p>
    <w:p w14:paraId="44E8435F" w14:textId="77777777" w:rsidR="00DA290D" w:rsidRPr="00D768D8" w:rsidRDefault="00DA290D" w:rsidP="00695412">
      <w:pPr>
        <w:pStyle w:val="PlainText"/>
        <w:rPr>
          <w:rFonts w:ascii="Courier New" w:hAnsi="Courier New" w:cs="Courier New"/>
          <w:sz w:val="18"/>
          <w:szCs w:val="18"/>
        </w:rPr>
      </w:pPr>
    </w:p>
    <w:p w14:paraId="44E84360"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1) When preparing the bid, the contractor identifies the need for a </w:t>
      </w:r>
      <w:proofErr w:type="gramStart"/>
      <w:r w:rsidRPr="00D768D8">
        <w:rPr>
          <w:rFonts w:ascii="Courier New" w:hAnsi="Courier New" w:cs="Courier New"/>
          <w:sz w:val="18"/>
          <w:szCs w:val="18"/>
        </w:rPr>
        <w:t>conformed</w:t>
      </w:r>
      <w:proofErr w:type="gramEnd"/>
      <w:r w:rsidRPr="00D768D8">
        <w:rPr>
          <w:rFonts w:ascii="Courier New" w:hAnsi="Courier New" w:cs="Courier New"/>
          <w:sz w:val="18"/>
          <w:szCs w:val="18"/>
        </w:rPr>
        <w:t xml:space="preserve"> </w:t>
      </w:r>
    </w:p>
    <w:p w14:paraId="44E8436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occupation(s) and computes a proposed rate(s).</w:t>
      </w:r>
    </w:p>
    <w:p w14:paraId="44E84362" w14:textId="77777777" w:rsidR="00DA290D" w:rsidRPr="00D768D8" w:rsidRDefault="00DA290D" w:rsidP="00695412">
      <w:pPr>
        <w:pStyle w:val="PlainText"/>
        <w:rPr>
          <w:rFonts w:ascii="Courier New" w:hAnsi="Courier New" w:cs="Courier New"/>
          <w:sz w:val="18"/>
          <w:szCs w:val="18"/>
        </w:rPr>
      </w:pPr>
    </w:p>
    <w:p w14:paraId="44E8436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2) After contract award, the contractor prepares a written report listing in order </w:t>
      </w:r>
    </w:p>
    <w:p w14:paraId="44E8436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the proposed classification title(s), a </w:t>
      </w:r>
      <w:proofErr w:type="gramStart"/>
      <w:r w:rsidRPr="00D768D8">
        <w:rPr>
          <w:rFonts w:ascii="Courier New" w:hAnsi="Courier New" w:cs="Courier New"/>
          <w:sz w:val="18"/>
          <w:szCs w:val="18"/>
        </w:rPr>
        <w:t>Federal</w:t>
      </w:r>
      <w:proofErr w:type="gramEnd"/>
      <w:r w:rsidRPr="00D768D8">
        <w:rPr>
          <w:rFonts w:ascii="Courier New" w:hAnsi="Courier New" w:cs="Courier New"/>
          <w:sz w:val="18"/>
          <w:szCs w:val="18"/>
        </w:rPr>
        <w:t xml:space="preserve"> grade equivalency (FGE) for each </w:t>
      </w:r>
    </w:p>
    <w:p w14:paraId="44E84365"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proposed classification(s), job description(s), and rationale for proposed wage </w:t>
      </w:r>
    </w:p>
    <w:p w14:paraId="44E8436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rate(s), including information regarding the agreement or disagreement of the </w:t>
      </w:r>
    </w:p>
    <w:p w14:paraId="44E8436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authorized representative of the employees involved, or where there is no authorized </w:t>
      </w:r>
    </w:p>
    <w:p w14:paraId="44E84368"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representative, the employees themselves. This report should be submitted to the </w:t>
      </w:r>
    </w:p>
    <w:p w14:paraId="44E8436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contracting </w:t>
      </w:r>
      <w:proofErr w:type="gramStart"/>
      <w:r w:rsidRPr="00D768D8">
        <w:rPr>
          <w:rFonts w:ascii="Courier New" w:hAnsi="Courier New" w:cs="Courier New"/>
          <w:sz w:val="18"/>
          <w:szCs w:val="18"/>
        </w:rPr>
        <w:t>officer</w:t>
      </w:r>
      <w:proofErr w:type="gramEnd"/>
      <w:r w:rsidRPr="00D768D8">
        <w:rPr>
          <w:rFonts w:ascii="Courier New" w:hAnsi="Courier New" w:cs="Courier New"/>
          <w:sz w:val="18"/>
          <w:szCs w:val="18"/>
        </w:rPr>
        <w:t xml:space="preserve"> no later than 30 days after such unlisted class(es) of employees </w:t>
      </w:r>
    </w:p>
    <w:p w14:paraId="44E8436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performs any contract work.</w:t>
      </w:r>
    </w:p>
    <w:p w14:paraId="44E8436B" w14:textId="77777777" w:rsidR="00DA290D" w:rsidRPr="00D768D8" w:rsidRDefault="00DA290D" w:rsidP="00695412">
      <w:pPr>
        <w:pStyle w:val="PlainText"/>
        <w:rPr>
          <w:rFonts w:ascii="Courier New" w:hAnsi="Courier New" w:cs="Courier New"/>
          <w:sz w:val="18"/>
          <w:szCs w:val="18"/>
        </w:rPr>
      </w:pPr>
    </w:p>
    <w:p w14:paraId="44E8436C"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3) The contracting officer reviews the proposed action and promptly submits a report </w:t>
      </w:r>
    </w:p>
    <w:p w14:paraId="44E8436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of the action, together with the agency's recommendations and pertinent </w:t>
      </w:r>
    </w:p>
    <w:p w14:paraId="44E8436E"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information including the position of the contractor and the employees, to the U.S. </w:t>
      </w:r>
    </w:p>
    <w:p w14:paraId="44E8436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Department of Labor, Wage and Hour Division, for review (See 29 CFR 4.6(b)(2)(ii)).</w:t>
      </w:r>
    </w:p>
    <w:p w14:paraId="44E84370" w14:textId="77777777" w:rsidR="00DA290D" w:rsidRPr="00D768D8" w:rsidRDefault="00DA290D" w:rsidP="00695412">
      <w:pPr>
        <w:pStyle w:val="PlainText"/>
        <w:rPr>
          <w:rFonts w:ascii="Courier New" w:hAnsi="Courier New" w:cs="Courier New"/>
          <w:sz w:val="18"/>
          <w:szCs w:val="18"/>
        </w:rPr>
      </w:pPr>
    </w:p>
    <w:p w14:paraId="44E8437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4) Within 30 days of receipt, the Wage and Hour Division approves, modifies, or </w:t>
      </w:r>
    </w:p>
    <w:p w14:paraId="44E8437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disapproves the action via transmittal to the agency contracting officer, or </w:t>
      </w:r>
    </w:p>
    <w:p w14:paraId="44E8437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notifies the contracting officer that additional time will be required to process </w:t>
      </w:r>
    </w:p>
    <w:p w14:paraId="44E8437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the request.</w:t>
      </w:r>
    </w:p>
    <w:p w14:paraId="44E84375" w14:textId="77777777" w:rsidR="00DA290D" w:rsidRPr="00D768D8" w:rsidRDefault="00DA290D" w:rsidP="00695412">
      <w:pPr>
        <w:pStyle w:val="PlainText"/>
        <w:rPr>
          <w:rFonts w:ascii="Courier New" w:hAnsi="Courier New" w:cs="Courier New"/>
          <w:sz w:val="18"/>
          <w:szCs w:val="18"/>
        </w:rPr>
      </w:pPr>
    </w:p>
    <w:p w14:paraId="44E84376"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5) The contracting officer transmits the Wage and Hour Division's decision to the </w:t>
      </w:r>
    </w:p>
    <w:p w14:paraId="44E84377"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contractor.</w:t>
      </w:r>
    </w:p>
    <w:p w14:paraId="44E84378" w14:textId="77777777" w:rsidR="00DA290D" w:rsidRPr="00D768D8" w:rsidRDefault="00DA290D" w:rsidP="00695412">
      <w:pPr>
        <w:pStyle w:val="PlainText"/>
        <w:rPr>
          <w:rFonts w:ascii="Courier New" w:hAnsi="Courier New" w:cs="Courier New"/>
          <w:sz w:val="18"/>
          <w:szCs w:val="18"/>
        </w:rPr>
      </w:pPr>
    </w:p>
    <w:p w14:paraId="44E84379"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6) Each affected employee shall be furnished by the contractor with a written copy </w:t>
      </w:r>
    </w:p>
    <w:p w14:paraId="44E8437A"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of such determination or it shall be posted as a part of the wage determination (See </w:t>
      </w:r>
    </w:p>
    <w:p w14:paraId="44E8437B"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29 CFR 4.6(b)(2)(iii)).</w:t>
      </w:r>
    </w:p>
    <w:p w14:paraId="44E8437C" w14:textId="77777777" w:rsidR="00DA290D" w:rsidRPr="00D768D8" w:rsidRDefault="00DA290D" w:rsidP="00695412">
      <w:pPr>
        <w:pStyle w:val="PlainText"/>
        <w:rPr>
          <w:rFonts w:ascii="Courier New" w:hAnsi="Courier New" w:cs="Courier New"/>
          <w:sz w:val="18"/>
          <w:szCs w:val="18"/>
        </w:rPr>
      </w:pPr>
    </w:p>
    <w:p w14:paraId="44E8437D"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Information required by the Regulations must be submitted on SF-1444 or bond paper.</w:t>
      </w:r>
    </w:p>
    <w:p w14:paraId="44E8437E" w14:textId="77777777" w:rsidR="00DA290D" w:rsidRPr="00D768D8" w:rsidRDefault="00DA290D" w:rsidP="00695412">
      <w:pPr>
        <w:pStyle w:val="PlainText"/>
        <w:rPr>
          <w:rFonts w:ascii="Courier New" w:hAnsi="Courier New" w:cs="Courier New"/>
          <w:sz w:val="18"/>
          <w:szCs w:val="18"/>
        </w:rPr>
      </w:pPr>
    </w:p>
    <w:p w14:paraId="44E8437F"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When preparing a conformance request, </w:t>
      </w:r>
      <w:proofErr w:type="gramStart"/>
      <w:r w:rsidRPr="00D768D8">
        <w:rPr>
          <w:rFonts w:ascii="Courier New" w:hAnsi="Courier New" w:cs="Courier New"/>
          <w:sz w:val="18"/>
          <w:szCs w:val="18"/>
        </w:rPr>
        <w:t>the ""</w:t>
      </w:r>
      <w:proofErr w:type="gramEnd"/>
      <w:r w:rsidRPr="00D768D8">
        <w:rPr>
          <w:rFonts w:ascii="Courier New" w:hAnsi="Courier New" w:cs="Courier New"/>
          <w:sz w:val="18"/>
          <w:szCs w:val="18"/>
        </w:rPr>
        <w:t xml:space="preserve">Service Contract Act Directory of </w:t>
      </w:r>
    </w:p>
    <w:p w14:paraId="44E84380" w14:textId="77777777" w:rsidR="00DA290D" w:rsidRPr="00D768D8" w:rsidRDefault="00DA290D" w:rsidP="00695412">
      <w:pPr>
        <w:pStyle w:val="PlainText"/>
        <w:rPr>
          <w:rFonts w:ascii="Courier New" w:hAnsi="Courier New" w:cs="Courier New"/>
          <w:sz w:val="18"/>
          <w:szCs w:val="18"/>
        </w:rPr>
      </w:pPr>
      <w:proofErr w:type="gramStart"/>
      <w:r w:rsidRPr="00D768D8">
        <w:rPr>
          <w:rFonts w:ascii="Courier New" w:hAnsi="Courier New" w:cs="Courier New"/>
          <w:sz w:val="18"/>
          <w:szCs w:val="18"/>
        </w:rPr>
        <w:lastRenderedPageBreak/>
        <w:t>Occupations""</w:t>
      </w:r>
      <w:proofErr w:type="gramEnd"/>
      <w:r w:rsidRPr="00D768D8">
        <w:rPr>
          <w:rFonts w:ascii="Courier New" w:hAnsi="Courier New" w:cs="Courier New"/>
          <w:sz w:val="18"/>
          <w:szCs w:val="18"/>
        </w:rPr>
        <w:t xml:space="preserve"> should be used to compare job definitions to ensure that duties </w:t>
      </w:r>
    </w:p>
    <w:p w14:paraId="44E84381"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requested are not performed by a classification already listed in the wage </w:t>
      </w:r>
    </w:p>
    <w:p w14:paraId="44E84382"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determination. Remember, it is not the job title, but the required tasks that </w:t>
      </w:r>
    </w:p>
    <w:p w14:paraId="44E84383"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determine whether a class is included in an established wage determination. </w:t>
      </w:r>
    </w:p>
    <w:p w14:paraId="44E84384" w14:textId="77777777" w:rsidR="00DA290D" w:rsidRPr="00D768D8" w:rsidRDefault="00DA290D" w:rsidP="00695412">
      <w:pPr>
        <w:pStyle w:val="PlainText"/>
        <w:rPr>
          <w:rFonts w:ascii="Courier New" w:hAnsi="Courier New" w:cs="Courier New"/>
          <w:sz w:val="18"/>
          <w:szCs w:val="18"/>
        </w:rPr>
      </w:pPr>
      <w:r w:rsidRPr="00D768D8">
        <w:rPr>
          <w:rFonts w:ascii="Courier New" w:hAnsi="Courier New" w:cs="Courier New"/>
          <w:sz w:val="18"/>
          <w:szCs w:val="18"/>
        </w:rPr>
        <w:t xml:space="preserve">Conformances may not be used to artificially split, combine, or subdivide </w:t>
      </w:r>
    </w:p>
    <w:p w14:paraId="4B5CCDCE" w14:textId="77777777" w:rsidR="00DA290D" w:rsidRDefault="00DA290D" w:rsidP="00695412">
      <w:pPr>
        <w:pStyle w:val="PlainText"/>
        <w:rPr>
          <w:rFonts w:ascii="Courier New" w:hAnsi="Courier New" w:cs="Courier New"/>
          <w:sz w:val="18"/>
          <w:szCs w:val="18"/>
        </w:rPr>
      </w:pPr>
      <w:r w:rsidRPr="00D768D8">
        <w:rPr>
          <w:rFonts w:ascii="Courier New" w:hAnsi="Courier New" w:cs="Courier New"/>
          <w:sz w:val="18"/>
          <w:szCs w:val="18"/>
        </w:rPr>
        <w:t>classifications listed in the wage determination (See 29 CFR 4.152(c)(1))."</w:t>
      </w:r>
    </w:p>
    <w:p w14:paraId="4302EF85" w14:textId="77777777" w:rsidR="00B52663" w:rsidRDefault="00B52663" w:rsidP="00695412">
      <w:pPr>
        <w:pStyle w:val="PlainText"/>
        <w:rPr>
          <w:rFonts w:ascii="Courier New" w:hAnsi="Courier New" w:cs="Courier New"/>
          <w:sz w:val="18"/>
          <w:szCs w:val="18"/>
        </w:rPr>
      </w:pPr>
    </w:p>
    <w:p w14:paraId="75284C57" w14:textId="62AC6569" w:rsidR="00002509" w:rsidRDefault="00002509" w:rsidP="00002509">
      <w:pPr>
        <w:pStyle w:val="Heading2"/>
      </w:pPr>
      <w:bookmarkStart w:id="21" w:name="_Toc214970441"/>
      <w:r>
        <w:t xml:space="preserve">D.2 </w:t>
      </w:r>
      <w:r>
        <w:t xml:space="preserve">Pierce County Wage Determination No. 2015-5539 </w:t>
      </w:r>
      <w:proofErr w:type="spellStart"/>
      <w:r>
        <w:t>Rvsn</w:t>
      </w:r>
      <w:proofErr w:type="spellEnd"/>
      <w:r>
        <w:t xml:space="preserve"> No. 29 Last </w:t>
      </w:r>
      <w:proofErr w:type="spellStart"/>
      <w:r>
        <w:t>Rvsn</w:t>
      </w:r>
      <w:proofErr w:type="spellEnd"/>
      <w:r>
        <w:t xml:space="preserve"> 7.8.2025</w:t>
      </w:r>
      <w:bookmarkEnd w:id="21"/>
    </w:p>
    <w:p w14:paraId="05D54AD6" w14:textId="77777777" w:rsidR="00A34A4F" w:rsidRDefault="00A34A4F" w:rsidP="00A34A4F">
      <w:pPr>
        <w:pStyle w:val="PlainText"/>
        <w:rPr>
          <w:rFonts w:ascii="Courier New" w:hAnsi="Courier New" w:cs="Courier New"/>
          <w:sz w:val="18"/>
          <w:szCs w:val="18"/>
        </w:rPr>
      </w:pPr>
      <w:r>
        <w:rPr>
          <w:rFonts w:ascii="Courier New" w:hAnsi="Courier New" w:cs="Courier New"/>
          <w:sz w:val="18"/>
          <w:szCs w:val="18"/>
        </w:rPr>
        <w:t xml:space="preserve">Pierce County Wage Determination No. 2015-5539 </w:t>
      </w:r>
      <w:proofErr w:type="spellStart"/>
      <w:r>
        <w:rPr>
          <w:rFonts w:ascii="Courier New" w:hAnsi="Courier New" w:cs="Courier New"/>
          <w:sz w:val="18"/>
          <w:szCs w:val="18"/>
        </w:rPr>
        <w:t>Rvsn</w:t>
      </w:r>
      <w:proofErr w:type="spellEnd"/>
      <w:r>
        <w:rPr>
          <w:rFonts w:ascii="Courier New" w:hAnsi="Courier New" w:cs="Courier New"/>
          <w:sz w:val="18"/>
          <w:szCs w:val="18"/>
        </w:rPr>
        <w:t xml:space="preserve"> No. 29 Last </w:t>
      </w:r>
      <w:proofErr w:type="spellStart"/>
      <w:r>
        <w:rPr>
          <w:rFonts w:ascii="Courier New" w:hAnsi="Courier New" w:cs="Courier New"/>
          <w:sz w:val="18"/>
          <w:szCs w:val="18"/>
        </w:rPr>
        <w:t>Rvsn</w:t>
      </w:r>
      <w:proofErr w:type="spellEnd"/>
      <w:r>
        <w:rPr>
          <w:rFonts w:ascii="Courier New" w:hAnsi="Courier New" w:cs="Courier New"/>
          <w:sz w:val="18"/>
          <w:szCs w:val="18"/>
        </w:rPr>
        <w:t xml:space="preserve"> 7.8.2025</w:t>
      </w:r>
    </w:p>
    <w:p w14:paraId="62A4B29B" w14:textId="77777777" w:rsidR="00A34A4F" w:rsidRDefault="00A34A4F" w:rsidP="00A34A4F">
      <w:pPr>
        <w:pStyle w:val="PlainText"/>
        <w:rPr>
          <w:rFonts w:ascii="Courier New" w:hAnsi="Courier New" w:cs="Courier New"/>
          <w:sz w:val="18"/>
          <w:szCs w:val="18"/>
        </w:rPr>
      </w:pPr>
    </w:p>
    <w:p w14:paraId="6364CD5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"REGISTER OF WAGE DETERMINATIONS UNDER  |        U.S. DEPARTMENT OF LABOR        </w:t>
      </w:r>
    </w:p>
    <w:p w14:paraId="2D270F3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THE SERVICE CONTRACT ACT        |  EMPLOYMENT STANDARDS ADMINISTRATION   </w:t>
      </w:r>
    </w:p>
    <w:p w14:paraId="4E7FDE8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By direction of the Secretary of Labor |         WAGE AND HOUR DIVISION         </w:t>
      </w:r>
    </w:p>
    <w:p w14:paraId="1A883B8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         WASHINGTON D.C.  20210         </w:t>
      </w:r>
    </w:p>
    <w:p w14:paraId="775F9DA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2A2EF43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665AD9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46527FC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 Wage Determination No.: 2015-5539</w:t>
      </w:r>
    </w:p>
    <w:p w14:paraId="65FD0D2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Daniel W. Simms          Division of   |           Revision No.: 29</w:t>
      </w:r>
    </w:p>
    <w:p w14:paraId="37EF31F1"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 xml:space="preserve">Director           </w:t>
      </w:r>
      <w:proofErr w:type="gramEnd"/>
      <w:r w:rsidRPr="00186EB7">
        <w:rPr>
          <w:rFonts w:ascii="Courier New" w:hAnsi="Courier New" w:cs="Courier New"/>
          <w:sz w:val="18"/>
          <w:szCs w:val="18"/>
        </w:rPr>
        <w:t xml:space="preserve"> Wage Determinations|  Date </w:t>
      </w:r>
      <w:proofErr w:type="gramStart"/>
      <w:r w:rsidRPr="00186EB7">
        <w:rPr>
          <w:rFonts w:ascii="Courier New" w:hAnsi="Courier New" w:cs="Courier New"/>
          <w:sz w:val="18"/>
          <w:szCs w:val="18"/>
        </w:rPr>
        <w:t>Of</w:t>
      </w:r>
      <w:proofErr w:type="gramEnd"/>
      <w:r w:rsidRPr="00186EB7">
        <w:rPr>
          <w:rFonts w:ascii="Courier New" w:hAnsi="Courier New" w:cs="Courier New"/>
          <w:sz w:val="18"/>
          <w:szCs w:val="18"/>
        </w:rPr>
        <w:t xml:space="preserve"> Last Revision: 07/08/2025</w:t>
      </w:r>
    </w:p>
    <w:p w14:paraId="6E5BC60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w:t>
      </w:r>
    </w:p>
    <w:p w14:paraId="51C93F2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3088ACF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Note: Contracts subject to the Service Contract Act are generally required to </w:t>
      </w:r>
    </w:p>
    <w:p w14:paraId="0661160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pay at least the applicable minimum wage rate required under Executive Order </w:t>
      </w:r>
    </w:p>
    <w:p w14:paraId="5596627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14026 or Executive Order 13658.</w:t>
      </w:r>
    </w:p>
    <w:p w14:paraId="054BF58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4E16F96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_____________________________________________________________________________________</w:t>
      </w:r>
    </w:p>
    <w:p w14:paraId="626B01E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|If the contract is entered </w:t>
      </w:r>
      <w:proofErr w:type="gramStart"/>
      <w:r w:rsidRPr="00186EB7">
        <w:rPr>
          <w:rFonts w:ascii="Courier New" w:hAnsi="Courier New" w:cs="Courier New"/>
          <w:sz w:val="18"/>
          <w:szCs w:val="18"/>
        </w:rPr>
        <w:t>into on or  |</w:t>
      </w:r>
      <w:proofErr w:type="gramEnd"/>
      <w:r w:rsidRPr="00186EB7">
        <w:rPr>
          <w:rFonts w:ascii="Courier New" w:hAnsi="Courier New" w:cs="Courier New"/>
          <w:sz w:val="18"/>
          <w:szCs w:val="18"/>
        </w:rPr>
        <w:t>Executive Order 14026 generally applies to  |</w:t>
      </w:r>
    </w:p>
    <w:p w14:paraId="3E3566D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|after January 30, 2022, or </w:t>
      </w:r>
      <w:proofErr w:type="gramStart"/>
      <w:r w:rsidRPr="00186EB7">
        <w:rPr>
          <w:rFonts w:ascii="Courier New" w:hAnsi="Courier New" w:cs="Courier New"/>
          <w:sz w:val="18"/>
          <w:szCs w:val="18"/>
        </w:rPr>
        <w:t>the         |the</w:t>
      </w:r>
      <w:proofErr w:type="gramEnd"/>
      <w:r w:rsidRPr="00186EB7">
        <w:rPr>
          <w:rFonts w:ascii="Courier New" w:hAnsi="Courier New" w:cs="Courier New"/>
          <w:sz w:val="18"/>
          <w:szCs w:val="18"/>
        </w:rPr>
        <w:t xml:space="preserve"> contract.                               |</w:t>
      </w:r>
    </w:p>
    <w:p w14:paraId="21B82BF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|contract is renewed or extended (e.g., |The contractor must pay all covered workers |</w:t>
      </w:r>
    </w:p>
    <w:p w14:paraId="317B69F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|an option is exercised) on or after    |at least $17.75 per hour (or the applicable |</w:t>
      </w:r>
    </w:p>
    <w:p w14:paraId="669DDEC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|January 30, 2022:                      |wage rate listed on this wage determination,|</w:t>
      </w:r>
    </w:p>
    <w:p w14:paraId="5178909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|if it is higher) for all hours spent        |</w:t>
      </w:r>
    </w:p>
    <w:p w14:paraId="1951082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|performing on the contract in 2025.         |</w:t>
      </w:r>
    </w:p>
    <w:p w14:paraId="54B31C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________________________________________|____________________________________________</w:t>
      </w:r>
    </w:p>
    <w:p w14:paraId="7654AF5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|If the contract was awarded on or      |Executive Order 13658 generally applies to  |</w:t>
      </w:r>
    </w:p>
    <w:p w14:paraId="29D8AC3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|between January 1, </w:t>
      </w:r>
      <w:proofErr w:type="gramStart"/>
      <w:r w:rsidRPr="00186EB7">
        <w:rPr>
          <w:rFonts w:ascii="Courier New" w:hAnsi="Courier New" w:cs="Courier New"/>
          <w:sz w:val="18"/>
          <w:szCs w:val="18"/>
        </w:rPr>
        <w:t>2015</w:t>
      </w:r>
      <w:proofErr w:type="gramEnd"/>
      <w:r w:rsidRPr="00186EB7">
        <w:rPr>
          <w:rFonts w:ascii="Courier New" w:hAnsi="Courier New" w:cs="Courier New"/>
          <w:sz w:val="18"/>
          <w:szCs w:val="18"/>
        </w:rPr>
        <w:t xml:space="preserve"> and January 29,|the contract.                               |</w:t>
      </w:r>
    </w:p>
    <w:p w14:paraId="7852EE8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|2022, and the contract is not renewed  |The contractor must pay all covered workers |</w:t>
      </w:r>
    </w:p>
    <w:p w14:paraId="20958E4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|or extended on or after January 30,    |at least $13.30 per hour (or the applicable |</w:t>
      </w:r>
    </w:p>
    <w:p w14:paraId="247F2BF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|2022:                                  |wage rate listed on this wage determination,|</w:t>
      </w:r>
    </w:p>
    <w:p w14:paraId="3DC60F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|if it is higher) for all hours spent        |</w:t>
      </w:r>
    </w:p>
    <w:p w14:paraId="72499B2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|performing on the contract in 2025.         |</w:t>
      </w:r>
    </w:p>
    <w:p w14:paraId="0CD17AD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_____________________________________________________________________________________</w:t>
      </w:r>
    </w:p>
    <w:p w14:paraId="5B61430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3D54FF4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applicable Executive Order minimum wage rate will be adjusted annually. </w:t>
      </w:r>
      <w:proofErr w:type="gramStart"/>
      <w:r w:rsidRPr="00186EB7">
        <w:rPr>
          <w:rFonts w:ascii="Courier New" w:hAnsi="Courier New" w:cs="Courier New"/>
          <w:sz w:val="18"/>
          <w:szCs w:val="18"/>
        </w:rPr>
        <w:t>Additional</w:t>
      </w:r>
      <w:proofErr w:type="gramEnd"/>
      <w:r w:rsidRPr="00186EB7">
        <w:rPr>
          <w:rFonts w:ascii="Courier New" w:hAnsi="Courier New" w:cs="Courier New"/>
          <w:sz w:val="18"/>
          <w:szCs w:val="18"/>
        </w:rPr>
        <w:t xml:space="preserve"> </w:t>
      </w:r>
    </w:p>
    <w:p w14:paraId="00D1B57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information on contractor requirements and worker protections under the Executive Orders </w:t>
      </w:r>
    </w:p>
    <w:p w14:paraId="082C317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is available at www.dol.gov/whd/govcontracts.</w:t>
      </w:r>
    </w:p>
    <w:p w14:paraId="2272466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____________________________________________________________________________________</w:t>
      </w:r>
    </w:p>
    <w:p w14:paraId="150478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State: Washington </w:t>
      </w:r>
    </w:p>
    <w:p w14:paraId="67885370" w14:textId="77777777" w:rsidR="00A34A4F" w:rsidRPr="00186EB7" w:rsidRDefault="00A34A4F" w:rsidP="00A34A4F">
      <w:pPr>
        <w:pStyle w:val="PlainText"/>
        <w:rPr>
          <w:rFonts w:ascii="Courier New" w:hAnsi="Courier New" w:cs="Courier New"/>
          <w:sz w:val="18"/>
          <w:szCs w:val="18"/>
        </w:rPr>
      </w:pPr>
    </w:p>
    <w:p w14:paraId="73F5E4F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Area: Washington County of Pierce</w:t>
      </w:r>
    </w:p>
    <w:p w14:paraId="3B5E924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____________________________________________________________________________________</w:t>
      </w:r>
    </w:p>
    <w:p w14:paraId="361E9C03" w14:textId="77777777" w:rsidR="00A34A4F" w:rsidRPr="00186EB7" w:rsidRDefault="00A34A4F" w:rsidP="00A34A4F">
      <w:pPr>
        <w:pStyle w:val="PlainText"/>
        <w:rPr>
          <w:rFonts w:ascii="Courier New" w:hAnsi="Courier New" w:cs="Courier New"/>
          <w:sz w:val="18"/>
          <w:szCs w:val="18"/>
        </w:rPr>
      </w:pPr>
    </w:p>
    <w:p w14:paraId="4F5400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**Fringe Benefits Required Follow the Occupational Listing**          </w:t>
      </w:r>
    </w:p>
    <w:p w14:paraId="649E2754" w14:textId="77777777" w:rsidR="00A34A4F" w:rsidRPr="00186EB7" w:rsidRDefault="00A34A4F" w:rsidP="00A34A4F">
      <w:pPr>
        <w:pStyle w:val="PlainText"/>
        <w:rPr>
          <w:rFonts w:ascii="Courier New" w:hAnsi="Courier New" w:cs="Courier New"/>
          <w:sz w:val="18"/>
          <w:szCs w:val="18"/>
        </w:rPr>
      </w:pPr>
    </w:p>
    <w:p w14:paraId="2257A8E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OCCUPATION CODE - TITLE                                  FOOTNOTE               RATE</w:t>
      </w:r>
    </w:p>
    <w:p w14:paraId="17F80C53" w14:textId="77777777" w:rsidR="00A34A4F" w:rsidRPr="00186EB7" w:rsidRDefault="00A34A4F" w:rsidP="00A34A4F">
      <w:pPr>
        <w:pStyle w:val="PlainText"/>
        <w:rPr>
          <w:rFonts w:ascii="Courier New" w:hAnsi="Courier New" w:cs="Courier New"/>
          <w:sz w:val="18"/>
          <w:szCs w:val="18"/>
        </w:rPr>
      </w:pPr>
    </w:p>
    <w:p w14:paraId="21FD948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01000 - Administrative Support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Clerical Occupations</w:t>
      </w:r>
    </w:p>
    <w:p w14:paraId="1838111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01011 - Accounting Clerk I                                                   22.36</w:t>
      </w:r>
    </w:p>
    <w:p w14:paraId="39F406C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01012 - Accounting Clerk II                                                  25.09</w:t>
      </w:r>
    </w:p>
    <w:p w14:paraId="61B4EA5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01013 - Accounting Clerk III                                                 28.07</w:t>
      </w:r>
    </w:p>
    <w:p w14:paraId="748E001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01020 - Administrative Assistant                                             39.00</w:t>
      </w:r>
    </w:p>
    <w:p w14:paraId="06A643F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  01035 - Court Reporter                                                       30.10</w:t>
      </w:r>
    </w:p>
    <w:p w14:paraId="3389BA2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01041 - Customer Service Representative I                                    20.05</w:t>
      </w:r>
    </w:p>
    <w:p w14:paraId="45B6AA0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01042 - Customer Service Representative II                                   21.88</w:t>
      </w:r>
    </w:p>
    <w:p w14:paraId="0BA5BC2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01043 - Customer Service Representative III                                  24.56</w:t>
      </w:r>
    </w:p>
    <w:p w14:paraId="7030672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01051 - Data Entry Operator I                                                20.28</w:t>
      </w:r>
    </w:p>
    <w:p w14:paraId="0BF14EF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01052 - Data Entry Operator II                                               22.13</w:t>
      </w:r>
    </w:p>
    <w:p w14:paraId="436ECB1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01060 - Dispatcher, Motor Vehicle                                            28.38</w:t>
      </w:r>
    </w:p>
    <w:p w14:paraId="0C732DF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01070 - Document Preparation Clerk                                           21.80</w:t>
      </w:r>
    </w:p>
    <w:p w14:paraId="39B838E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01090 - Duplicating Machine Operator                                         21.80</w:t>
      </w:r>
    </w:p>
    <w:p w14:paraId="6B6C92C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01111 - General Clerk I                                                      21.05</w:t>
      </w:r>
    </w:p>
    <w:p w14:paraId="3F48668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01112 - General Clerk II                                                     22.98</w:t>
      </w:r>
    </w:p>
    <w:p w14:paraId="579197A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01113 - General Clerk III                                                    25.79</w:t>
      </w:r>
    </w:p>
    <w:p w14:paraId="07743A1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01120 - Housing Referral Assistant                                           28.26</w:t>
      </w:r>
    </w:p>
    <w:p w14:paraId="10E4417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01141 - Messenger Courier                                                    22.07</w:t>
      </w:r>
    </w:p>
    <w:p w14:paraId="1FB0614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01191 - Order Clerk I                                                        21.50</w:t>
      </w:r>
    </w:p>
    <w:p w14:paraId="4C909B9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01192 - Order Clerk II                                                       23.46</w:t>
      </w:r>
    </w:p>
    <w:p w14:paraId="62AEA01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01261 - Personnel Assistant (Employment) I                                   22.93</w:t>
      </w:r>
    </w:p>
    <w:p w14:paraId="603F715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01262 - Personnel Assistant (Employment) II                                  25.65</w:t>
      </w:r>
    </w:p>
    <w:p w14:paraId="7CEBBCD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01263 - Personnel Assistant (Employment) III                                 28.60</w:t>
      </w:r>
    </w:p>
    <w:p w14:paraId="7AB7903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01270 - Production Control Clerk                                             33.14</w:t>
      </w:r>
    </w:p>
    <w:p w14:paraId="6F2381C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01290 - Rental Clerk                                                         23.34</w:t>
      </w:r>
    </w:p>
    <w:p w14:paraId="4037021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01300 - Scheduler, Maintenance                                               24.46</w:t>
      </w:r>
    </w:p>
    <w:p w14:paraId="19571E5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01311 - Secretary I                                                          24.46</w:t>
      </w:r>
    </w:p>
    <w:p w14:paraId="3E34CDF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01312 - Secretary II                                                         27.36</w:t>
      </w:r>
    </w:p>
    <w:p w14:paraId="0ACE8A6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01313 - Secretary III                                                        30.50</w:t>
      </w:r>
    </w:p>
    <w:p w14:paraId="30A1173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01320 - Service Order Dispatcher                                             25.37</w:t>
      </w:r>
    </w:p>
    <w:p w14:paraId="2F048BD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01410 - Supply Technician                                                    39.00</w:t>
      </w:r>
    </w:p>
    <w:p w14:paraId="5C75C8C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01420 - Survey Worker                                                        25.51</w:t>
      </w:r>
    </w:p>
    <w:p w14:paraId="2DA3E53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01460 - Switchboard Operator/Receptionist                                    21.78</w:t>
      </w:r>
    </w:p>
    <w:p w14:paraId="039E2D6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01531 - Travel Clerk I                                                       25.34</w:t>
      </w:r>
    </w:p>
    <w:p w14:paraId="6641876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01532 - Travel Clerk II                                                      28.45</w:t>
      </w:r>
    </w:p>
    <w:p w14:paraId="7AF3C42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01533 - Travel Clerk III                                                     31.82</w:t>
      </w:r>
    </w:p>
    <w:p w14:paraId="74B9925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01611 - Word Processor I                                                     20.07</w:t>
      </w:r>
    </w:p>
    <w:p w14:paraId="0E30030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01612 - Word Processor II                                                    23.03</w:t>
      </w:r>
    </w:p>
    <w:p w14:paraId="62F0DAE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01613 - Word Processor III                                                   25.76</w:t>
      </w:r>
    </w:p>
    <w:p w14:paraId="4D0B25C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05000 - Automotive Service Occupations</w:t>
      </w:r>
    </w:p>
    <w:p w14:paraId="3FB4931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05005 - Automobile Body Repairer, Fiberglass                                 26.43</w:t>
      </w:r>
    </w:p>
    <w:p w14:paraId="0D7CA13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05010 - Automotive  Electrician                                              28.09</w:t>
      </w:r>
    </w:p>
    <w:p w14:paraId="01429BF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05040 - Automotive Glass Installer                                           26.89</w:t>
      </w:r>
    </w:p>
    <w:p w14:paraId="736647C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05070 - Automotive Worker                                                    26.89</w:t>
      </w:r>
    </w:p>
    <w:p w14:paraId="35DC1FC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05110 - Mobile Equipment Servicer                                            24.00</w:t>
      </w:r>
    </w:p>
    <w:p w14:paraId="58BB876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05130 - Motor Equipment Metal Mechanic                                       29.06</w:t>
      </w:r>
    </w:p>
    <w:p w14:paraId="2D47700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05160 - Motor Equipment Metal Worker                                         26.89</w:t>
      </w:r>
    </w:p>
    <w:p w14:paraId="28A0EFE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05190 - Motor Vehicle Mechanic                                               29.06</w:t>
      </w:r>
    </w:p>
    <w:p w14:paraId="411FDEA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05220 - Motor Vehicle Mechanic Helper                                        22.56</w:t>
      </w:r>
    </w:p>
    <w:p w14:paraId="7EACE0C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05250 - Motor Vehicle Upholstery Worker                                      25.46</w:t>
      </w:r>
    </w:p>
    <w:p w14:paraId="493798F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05280 - Motor Vehicle Wrecker                                                26.89</w:t>
      </w:r>
    </w:p>
    <w:p w14:paraId="74F42CF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05310 - Painter, Automotive                                                  28.09</w:t>
      </w:r>
    </w:p>
    <w:p w14:paraId="566D2B5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05340 - Radiator Repair Specialist                                           26.89</w:t>
      </w:r>
    </w:p>
    <w:p w14:paraId="3525548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05370 - Tire Repairer                                                        21.31</w:t>
      </w:r>
    </w:p>
    <w:p w14:paraId="742936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05400 - Transmission Repair Specialist                                       29.06</w:t>
      </w:r>
    </w:p>
    <w:p w14:paraId="6C1AF7C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07000 - Food Preparation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Service Occupations</w:t>
      </w:r>
    </w:p>
    <w:p w14:paraId="61A1507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07010 - Baker                                                                21.72</w:t>
      </w:r>
    </w:p>
    <w:p w14:paraId="049882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07041 - Cook I                                                               24.18</w:t>
      </w:r>
    </w:p>
    <w:p w14:paraId="69CE8FF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07042 - Cook II                                                              27.10</w:t>
      </w:r>
    </w:p>
    <w:p w14:paraId="3475D09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07070 - Dishwasher                                                           18.98</w:t>
      </w:r>
    </w:p>
    <w:p w14:paraId="26CF42B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07130 - Food Service Worker                                                  20.23</w:t>
      </w:r>
    </w:p>
    <w:p w14:paraId="783F198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07210 - Meat Cutter                                                          27.82</w:t>
      </w:r>
    </w:p>
    <w:p w14:paraId="27C25E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07260 - Waiter/Waitress                                                      21.98</w:t>
      </w:r>
    </w:p>
    <w:p w14:paraId="66AE53E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09000 - Furniture Maintenance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Repair Occupations</w:t>
      </w:r>
    </w:p>
    <w:p w14:paraId="48D5442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09010 - Electrostatic Spray Painter                                          28.64</w:t>
      </w:r>
    </w:p>
    <w:p w14:paraId="38A5068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09040 - Furniture Handler                                                 16.86***</w:t>
      </w:r>
    </w:p>
    <w:p w14:paraId="2DF757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09080 - Furniture Refinisher                                                 22.40</w:t>
      </w:r>
    </w:p>
    <w:p w14:paraId="04E0204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09090 - Furniture Refinisher Helper                                          18.13</w:t>
      </w:r>
    </w:p>
    <w:p w14:paraId="2541DBF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09110 - Furniture Repairer, Minor                                            20.31</w:t>
      </w:r>
    </w:p>
    <w:p w14:paraId="6AA06CB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09130 - Upholsterer                                                          27.63</w:t>
      </w:r>
    </w:p>
    <w:p w14:paraId="2777AE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11000 - General Services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Support Occupations</w:t>
      </w:r>
    </w:p>
    <w:p w14:paraId="356C694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  11030 - Cleaner, Vehicles                                                    20.47</w:t>
      </w:r>
    </w:p>
    <w:p w14:paraId="1B100AD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11060 - Elevator Operator                                                    21.41</w:t>
      </w:r>
    </w:p>
    <w:p w14:paraId="517D5EA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11090 - Gardener                                                             28.16</w:t>
      </w:r>
    </w:p>
    <w:p w14:paraId="51A435F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11122 - Housekeeping Aide                                                    21.55</w:t>
      </w:r>
    </w:p>
    <w:p w14:paraId="23B7C2D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11150 - Janitor                                                              21.55</w:t>
      </w:r>
    </w:p>
    <w:p w14:paraId="5BB97D3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11210 - Laborer, Grounds Maintenance                                         23.07</w:t>
      </w:r>
    </w:p>
    <w:p w14:paraId="760607D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11240 - Maid or Houseman                                                     20.61</w:t>
      </w:r>
    </w:p>
    <w:p w14:paraId="6067A0E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11260 - Pruner                                                               21.35</w:t>
      </w:r>
    </w:p>
    <w:p w14:paraId="02951AB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11270 - Tractor Operator                                                     26.47</w:t>
      </w:r>
    </w:p>
    <w:p w14:paraId="2D2F5D1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11330 - Trail Maintenance Worker                                             23.07</w:t>
      </w:r>
    </w:p>
    <w:p w14:paraId="0D12F71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11360 - Window Cleaner                                                       23.28</w:t>
      </w:r>
    </w:p>
    <w:p w14:paraId="2B9D7BD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12000 - Health Occupations</w:t>
      </w:r>
    </w:p>
    <w:p w14:paraId="53A44B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12010 - Ambulance Driver                                                     31.13</w:t>
      </w:r>
    </w:p>
    <w:p w14:paraId="60ECC07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12011 - Breath Alcohol Technician                                            34.72</w:t>
      </w:r>
    </w:p>
    <w:p w14:paraId="75A1B66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12012 - Certified Occupational Therapist Assistant                           36.54</w:t>
      </w:r>
    </w:p>
    <w:p w14:paraId="57E0822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12015 - Certified Physical Therapist Assistant                               35.69</w:t>
      </w:r>
    </w:p>
    <w:p w14:paraId="5AEF386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12020 - Dental Assistant                                                     29.27</w:t>
      </w:r>
    </w:p>
    <w:p w14:paraId="26531CB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12025 - Dental Hygienist                                                     63.41</w:t>
      </w:r>
    </w:p>
    <w:p w14:paraId="5D81376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12030 - EKG Technician                                                       40.84</w:t>
      </w:r>
    </w:p>
    <w:p w14:paraId="41382B1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12035 - </w:t>
      </w:r>
      <w:proofErr w:type="spellStart"/>
      <w:r w:rsidRPr="00186EB7">
        <w:rPr>
          <w:rFonts w:ascii="Courier New" w:hAnsi="Courier New" w:cs="Courier New"/>
          <w:sz w:val="18"/>
          <w:szCs w:val="18"/>
        </w:rPr>
        <w:t>Electroneurodiagnostic</w:t>
      </w:r>
      <w:proofErr w:type="spellEnd"/>
      <w:r w:rsidRPr="00186EB7">
        <w:rPr>
          <w:rFonts w:ascii="Courier New" w:hAnsi="Courier New" w:cs="Courier New"/>
          <w:sz w:val="18"/>
          <w:szCs w:val="18"/>
        </w:rPr>
        <w:t xml:space="preserve"> Technologist                                  40.84</w:t>
      </w:r>
    </w:p>
    <w:p w14:paraId="22DABB3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12040 - Emergency Medical Technician                                         31.13</w:t>
      </w:r>
    </w:p>
    <w:p w14:paraId="3C4C47D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12071 - Licensed Practical Nurse I                                           31.04</w:t>
      </w:r>
    </w:p>
    <w:p w14:paraId="556C619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12072 - Licensed Practical Nurse II                                          34.72</w:t>
      </w:r>
    </w:p>
    <w:p w14:paraId="39E9967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12073 - Licensed Practical Nurse III                                         38.69</w:t>
      </w:r>
    </w:p>
    <w:p w14:paraId="513DD8D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12100 - Medical Assistant                                                    28.29</w:t>
      </w:r>
    </w:p>
    <w:p w14:paraId="4CB4EE9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12130 - Medical Laboratory Technician                                        35.33</w:t>
      </w:r>
    </w:p>
    <w:p w14:paraId="54314CE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12160 - Medical Record Clerk                                                 29.14</w:t>
      </w:r>
    </w:p>
    <w:p w14:paraId="0260090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12190 - Medical Record Technician                                            32.59</w:t>
      </w:r>
    </w:p>
    <w:p w14:paraId="3947BDA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12195 - Medical Transcriptionist                                             22.98</w:t>
      </w:r>
    </w:p>
    <w:p w14:paraId="104323D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12210 - Nuclear Medicine Technologist                                        61.80</w:t>
      </w:r>
    </w:p>
    <w:p w14:paraId="7AC2786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12221 - Nursing Assistant I                                               17.61***</w:t>
      </w:r>
    </w:p>
    <w:p w14:paraId="1191A89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12222 - Nursing Assistant II                                                 19.80</w:t>
      </w:r>
    </w:p>
    <w:p w14:paraId="1BFE547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12223 - Nursing Assistant III                                                21.60</w:t>
      </w:r>
    </w:p>
    <w:p w14:paraId="06FC4E3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12224 - Nursing Assistant IV                                                 24.23</w:t>
      </w:r>
    </w:p>
    <w:p w14:paraId="1851C27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12235 - Optical Dispenser                                                    25.48</w:t>
      </w:r>
    </w:p>
    <w:p w14:paraId="139F10D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12236 - Optical Technician                                                   24.24</w:t>
      </w:r>
    </w:p>
    <w:p w14:paraId="5855393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12250 - Pharmacy Technician                                                  28.83</w:t>
      </w:r>
    </w:p>
    <w:p w14:paraId="588075D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12280 - Phlebotomist                                                         24.13</w:t>
      </w:r>
    </w:p>
    <w:p w14:paraId="53351C1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12305 - Radiologic Technologist                                              47.85</w:t>
      </w:r>
    </w:p>
    <w:p w14:paraId="37842CB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12311 - Registered Nurse I                                                   32.13</w:t>
      </w:r>
    </w:p>
    <w:p w14:paraId="64B3904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12312 - Registered Nurse II                                                  39.29</w:t>
      </w:r>
    </w:p>
    <w:p w14:paraId="57B348B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12313 - Registered Nurse II, Specialist                                      39.29</w:t>
      </w:r>
    </w:p>
    <w:p w14:paraId="13FA5D0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12314 - Registered Nurse III                                                 47.54</w:t>
      </w:r>
    </w:p>
    <w:p w14:paraId="06D0356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12315 - Registered Nurse III, Anesthetist                                    47.54</w:t>
      </w:r>
    </w:p>
    <w:p w14:paraId="7C9E8CE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12316 - Registered Nurse IV                                                  57.00</w:t>
      </w:r>
    </w:p>
    <w:p w14:paraId="6990993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12317 - Scheduler (Drug and Alcohol Testing)                                 43.00</w:t>
      </w:r>
    </w:p>
    <w:p w14:paraId="6B52B36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12320 - Substance Abuse Treatment Counselor                                  31.39</w:t>
      </w:r>
    </w:p>
    <w:p w14:paraId="5EB9BA9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13000 - Information And Arts Occupations</w:t>
      </w:r>
    </w:p>
    <w:p w14:paraId="1637AE4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13011 - Exhibits Specialist I                                                25.24</w:t>
      </w:r>
    </w:p>
    <w:p w14:paraId="7125FD4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13012 - Exhibits Specialist II                                               31.26</w:t>
      </w:r>
    </w:p>
    <w:p w14:paraId="5972C06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13013 - Exhibits Specialist III                                              38.24</w:t>
      </w:r>
    </w:p>
    <w:p w14:paraId="224BCBA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13041 - Illustrator I                                                        27.11</w:t>
      </w:r>
    </w:p>
    <w:p w14:paraId="50D124F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13042 - Illustrator II                                                       33.60</w:t>
      </w:r>
    </w:p>
    <w:p w14:paraId="0283899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13043 - Illustrator III                                                      41.08</w:t>
      </w:r>
    </w:p>
    <w:p w14:paraId="0B41733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13047 - Librarian                                                            48.47</w:t>
      </w:r>
    </w:p>
    <w:p w14:paraId="68EDE24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13050 - Library Aide/Clerk                                                   22.13</w:t>
      </w:r>
    </w:p>
    <w:p w14:paraId="090E410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13054 - Library Information Technology Systems                               43.76</w:t>
      </w:r>
    </w:p>
    <w:p w14:paraId="02E0AD0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Administrator                                          </w:t>
      </w:r>
    </w:p>
    <w:p w14:paraId="005A2A4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13058 - Library Technician                                                   29.25</w:t>
      </w:r>
    </w:p>
    <w:p w14:paraId="1E14A5A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13061 - Media Specialist I                                                   31.59</w:t>
      </w:r>
    </w:p>
    <w:p w14:paraId="19231F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13062 - Media Specialist II                                                  35.33</w:t>
      </w:r>
    </w:p>
    <w:p w14:paraId="737856A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13063 - Media Specialist III                                                 39.38</w:t>
      </w:r>
    </w:p>
    <w:p w14:paraId="6AA24E1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13071 - Photographer I                                                       21.46</w:t>
      </w:r>
    </w:p>
    <w:p w14:paraId="6F9BA6F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13072 - Photographer II                                                      24.00</w:t>
      </w:r>
    </w:p>
    <w:p w14:paraId="416067C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13073 - Photographer III                                                     29.74</w:t>
      </w:r>
    </w:p>
    <w:p w14:paraId="2A7A43C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13074 - Photographer IV                                                      36.37</w:t>
      </w:r>
    </w:p>
    <w:p w14:paraId="2F8777F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13075 - Photographer V                                                       44.01</w:t>
      </w:r>
    </w:p>
    <w:p w14:paraId="7B11576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  13090 - Technical Order Library Clerk                                        27.79</w:t>
      </w:r>
    </w:p>
    <w:p w14:paraId="6352F81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13110 - Video Teleconference Technician                                      36.76</w:t>
      </w:r>
    </w:p>
    <w:p w14:paraId="010547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14000 - Information Technology Occupations</w:t>
      </w:r>
    </w:p>
    <w:p w14:paraId="42901BB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14041 - Computer Operator I                                                  30.45</w:t>
      </w:r>
    </w:p>
    <w:p w14:paraId="2D8446A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14042 - Computer Operator II                                                 34.06</w:t>
      </w:r>
    </w:p>
    <w:p w14:paraId="469632D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14043 - Computer Operator III                                                37.96</w:t>
      </w:r>
    </w:p>
    <w:p w14:paraId="0B28CC8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14044 - Computer Operator IV                                                 42.19</w:t>
      </w:r>
    </w:p>
    <w:p w14:paraId="373B24E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14045 - Computer Operator V                                                  46.73</w:t>
      </w:r>
    </w:p>
    <w:p w14:paraId="7303347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14071 - Computer Programmer I                                                     </w:t>
      </w:r>
    </w:p>
    <w:p w14:paraId="5D0099D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14072 - Computer Programmer II                         (see 1)                    </w:t>
      </w:r>
    </w:p>
    <w:p w14:paraId="7B199FA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14073 - Computer Programmer III                        (see 1)                    </w:t>
      </w:r>
    </w:p>
    <w:p w14:paraId="210E6A0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14074 - Computer Programmer IV                         (see 1)                    </w:t>
      </w:r>
    </w:p>
    <w:p w14:paraId="4106C71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14101 - Computer Systems Analyst I                     (see 1)                    </w:t>
      </w:r>
    </w:p>
    <w:p w14:paraId="3C10A5C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14102 - Computer Systems Analyst II                    (see 1)                    </w:t>
      </w:r>
    </w:p>
    <w:p w14:paraId="65B5B19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14103 - Computer Systems Analyst III                   (see 1)                    </w:t>
      </w:r>
    </w:p>
    <w:p w14:paraId="066BD5D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14150 - Peripheral Equipment Operator                                        30.45</w:t>
      </w:r>
    </w:p>
    <w:p w14:paraId="71F6571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14160 - Personal Computer Support Technician                                 42.19</w:t>
      </w:r>
    </w:p>
    <w:p w14:paraId="1278E97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14170 - System Support Specialist                                            46.73</w:t>
      </w:r>
    </w:p>
    <w:p w14:paraId="43A19D3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15000 - Instructional Occupations</w:t>
      </w:r>
    </w:p>
    <w:p w14:paraId="2A1889F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15010 - Aircrew Training Devices Instructor (Non-Rated)                      44.24</w:t>
      </w:r>
    </w:p>
    <w:p w14:paraId="0A728E4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15020 - Aircrew Training Devices Instructor (Rated)                          53.53</w:t>
      </w:r>
    </w:p>
    <w:p w14:paraId="67C9B5D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15030 - Air Crew Training Devices Instructor (Pilot)                         64.15</w:t>
      </w:r>
    </w:p>
    <w:p w14:paraId="4052478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15050 - Computer Based Training Specialist / Instructor                      44.24</w:t>
      </w:r>
    </w:p>
    <w:p w14:paraId="2F8F165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15060 - Educational Technologist                                             46.17</w:t>
      </w:r>
    </w:p>
    <w:p w14:paraId="1F5974C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15070 - Flight Instructor (Pilot)                                            64.15</w:t>
      </w:r>
    </w:p>
    <w:p w14:paraId="45E0E5D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15080 - Graphic Artist                                                       39.55</w:t>
      </w:r>
    </w:p>
    <w:p w14:paraId="5FDDEE6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15085 - Maintenance Test Pilot, Fixed, Jet/Prop                              64.15</w:t>
      </w:r>
    </w:p>
    <w:p w14:paraId="6010A17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15086 - Maintenance Test Pilot, Rotary Wing                                  64.15</w:t>
      </w:r>
    </w:p>
    <w:p w14:paraId="790F323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15088 - Non-Maintenance Test/Co-Pilot                                        64.15</w:t>
      </w:r>
    </w:p>
    <w:p w14:paraId="5706359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15090 - Technical Instructor                                                 36.44</w:t>
      </w:r>
    </w:p>
    <w:p w14:paraId="24435C0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15095 - Technical Instructor/Course Developer                                44.57</w:t>
      </w:r>
    </w:p>
    <w:p w14:paraId="472ED89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15110 - Test Proctor                                                         29.42</w:t>
      </w:r>
    </w:p>
    <w:p w14:paraId="6B3783A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15120 - Tutor                                                                29.42</w:t>
      </w:r>
    </w:p>
    <w:p w14:paraId="4BC267F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16000 - Laundry, Dry-Cleaning, Pressing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Related Occupations</w:t>
      </w:r>
    </w:p>
    <w:p w14:paraId="7C1C82A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16010 - Assembler                                                            23.17</w:t>
      </w:r>
    </w:p>
    <w:p w14:paraId="6CCDBC9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16030 - Counter Attendant                                                    23.17</w:t>
      </w:r>
    </w:p>
    <w:p w14:paraId="2BC8475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16040 - Dry Cleaner                                                          26.47</w:t>
      </w:r>
    </w:p>
    <w:p w14:paraId="3D64C84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16070 - Finisher, Flatwork, Machine                                          23.17</w:t>
      </w:r>
    </w:p>
    <w:p w14:paraId="5E63AA6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16090 - Presser, Hand                                                        23.17</w:t>
      </w:r>
    </w:p>
    <w:p w14:paraId="308BFE4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16110 - Presser, Machine, Drycleaning                                        23.17</w:t>
      </w:r>
    </w:p>
    <w:p w14:paraId="05A644E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16130 - Presser, Machine, Shirts                                             23.17</w:t>
      </w:r>
    </w:p>
    <w:p w14:paraId="56AF2A3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16160 - Presser, Machine, Wearing Apparel, Laundry                           23.17</w:t>
      </w:r>
    </w:p>
    <w:p w14:paraId="18F34BF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16190 - Sewing Machine Operator                                              27.57</w:t>
      </w:r>
    </w:p>
    <w:p w14:paraId="48B5D6E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16220 - Tailor                                                               28.67</w:t>
      </w:r>
    </w:p>
    <w:p w14:paraId="030196F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16250 - Washer, Machine                                                      24.27</w:t>
      </w:r>
    </w:p>
    <w:p w14:paraId="6F0A173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19000 - Machine Tool Operation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Repair Occupations</w:t>
      </w:r>
    </w:p>
    <w:p w14:paraId="71287DE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19010 - Machine-Tool Operator (Tool Room)                                    43.36</w:t>
      </w:r>
    </w:p>
    <w:p w14:paraId="397211C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19040 - Tool And Die Maker                                                   49.12</w:t>
      </w:r>
    </w:p>
    <w:p w14:paraId="6821E96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21000 - Materials Handling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Packing Occupations</w:t>
      </w:r>
    </w:p>
    <w:p w14:paraId="7804A90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21020 - Forklift Operator                                                    25.21</w:t>
      </w:r>
    </w:p>
    <w:p w14:paraId="65D6493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21030 - Material Coordinator                                                 33.14</w:t>
      </w:r>
    </w:p>
    <w:p w14:paraId="68C48A3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21040 - Material Expediter                                                   33.14</w:t>
      </w:r>
    </w:p>
    <w:p w14:paraId="56F65C4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21050 - Material Handling Laborer                                            22.92</w:t>
      </w:r>
    </w:p>
    <w:p w14:paraId="443E1D6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21071 - Order Filler                                                         21.35</w:t>
      </w:r>
    </w:p>
    <w:p w14:paraId="1DF9DE1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21080 - Production Line Worker (Food Processing)                             25.21</w:t>
      </w:r>
    </w:p>
    <w:p w14:paraId="15C9052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21110 - Shipping Packer                                                      25.00</w:t>
      </w:r>
    </w:p>
    <w:p w14:paraId="5BD6530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21130 - Shipping/Receiving Clerk                                             25.00</w:t>
      </w:r>
    </w:p>
    <w:p w14:paraId="483BE21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21140 - Store Worker I                                                       21.63</w:t>
      </w:r>
    </w:p>
    <w:p w14:paraId="3C5CC50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21150 - Stock Clerk                                                          26.99</w:t>
      </w:r>
    </w:p>
    <w:p w14:paraId="4DFF540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21210 - Tools And Parts Attendant                                            25.21</w:t>
      </w:r>
    </w:p>
    <w:p w14:paraId="5746F9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21410 - Warehouse Specialist                                                 25.21</w:t>
      </w:r>
    </w:p>
    <w:p w14:paraId="58D7666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23000 - Mechanics And Maintenance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Repair Occupations</w:t>
      </w:r>
    </w:p>
    <w:p w14:paraId="5A8140C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23010 - Aerospace Structural Welder                                          42.69</w:t>
      </w:r>
    </w:p>
    <w:p w14:paraId="2BA01D8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23019 - Aircraft Logs and Records Technician                                 36.23</w:t>
      </w:r>
    </w:p>
    <w:p w14:paraId="389A16E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23021 - Aircraft Mechanic I                                                  41.35</w:t>
      </w:r>
    </w:p>
    <w:p w14:paraId="0A6D07E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23022 - Aircraft Mechanic II                                                 42.69</w:t>
      </w:r>
    </w:p>
    <w:p w14:paraId="13D562B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23023 - Aircraft Mechanic III                                                43.93</w:t>
      </w:r>
    </w:p>
    <w:p w14:paraId="7C39D87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  23040 - Aircraft Mechanic Helper                                             32.10</w:t>
      </w:r>
    </w:p>
    <w:p w14:paraId="5232CF2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23050 - Aircraft, Painter                                                    39.97</w:t>
      </w:r>
    </w:p>
    <w:p w14:paraId="02412D4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23060 - Aircraft Servicer                                                    36.23</w:t>
      </w:r>
    </w:p>
    <w:p w14:paraId="19730C8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23070 - Aircraft Survival Flight Equipment Technician                        39.97</w:t>
      </w:r>
    </w:p>
    <w:p w14:paraId="6DB3998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23080 - Aircraft Worker                                                      38.27</w:t>
      </w:r>
    </w:p>
    <w:p w14:paraId="1E162A7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23091 - Aircrew Life Support Equipment (ALSE) Mechanic                       38.27</w:t>
      </w:r>
    </w:p>
    <w:p w14:paraId="5367B6E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I                                                      </w:t>
      </w:r>
    </w:p>
    <w:p w14:paraId="4CE1759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23092 - Aircrew Life Support Equipment (ALSE) Mechanic                       41.35</w:t>
      </w:r>
    </w:p>
    <w:p w14:paraId="006822D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II                                                     </w:t>
      </w:r>
    </w:p>
    <w:p w14:paraId="360DE39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23110 - Appliance Mechanic                                                   28.86</w:t>
      </w:r>
    </w:p>
    <w:p w14:paraId="4DE1860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23120 - Bicycle Repairer                                                     24.15</w:t>
      </w:r>
    </w:p>
    <w:p w14:paraId="5FE099A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23125 - Cable Splicer                                                        62.49</w:t>
      </w:r>
    </w:p>
    <w:p w14:paraId="4673A2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23130 - Carpenter, Maintenance                                               36.90</w:t>
      </w:r>
    </w:p>
    <w:p w14:paraId="5D26C08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23140 - Carpet Layer                                                         30.00</w:t>
      </w:r>
    </w:p>
    <w:p w14:paraId="32B6249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23160 - Electrician, Maintenance                                             48.85</w:t>
      </w:r>
    </w:p>
    <w:p w14:paraId="10A570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23181 - Electronics Technician Maintenance I                                 45.39</w:t>
      </w:r>
    </w:p>
    <w:p w14:paraId="35D5A27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23182 - Electronics Technician Maintenance II                                47.40</w:t>
      </w:r>
    </w:p>
    <w:p w14:paraId="5FC7806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23183 - Electronics Technician Maintenance III                               49.04</w:t>
      </w:r>
    </w:p>
    <w:p w14:paraId="0395FE4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23260 - Fabric Worker                                                        35.75</w:t>
      </w:r>
    </w:p>
    <w:p w14:paraId="2C49DF1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23290 - Fire Alarm System Mechanic                                           32.49</w:t>
      </w:r>
    </w:p>
    <w:p w14:paraId="2900264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23310 - Fire Extinguisher Repairer                                           33.69</w:t>
      </w:r>
    </w:p>
    <w:p w14:paraId="05C989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23311 - Fuel Distribution System Mechanic                                    46.36</w:t>
      </w:r>
    </w:p>
    <w:p w14:paraId="1FAACCD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23312 - Fuel Distribution System Operator                                    38.28</w:t>
      </w:r>
    </w:p>
    <w:p w14:paraId="7680C8D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23370 - General Maintenance Worker                                           28.65</w:t>
      </w:r>
    </w:p>
    <w:p w14:paraId="45A6BD0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23380 - Ground Support Equipment Mechanic                                    41.35</w:t>
      </w:r>
    </w:p>
    <w:p w14:paraId="28AF4B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23381 - Ground Support Equipment Servicer                                    36.23</w:t>
      </w:r>
    </w:p>
    <w:p w14:paraId="67EE6FA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23382 - Ground Support Equipment Worker                                      38.27</w:t>
      </w:r>
    </w:p>
    <w:p w14:paraId="413EB46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23391 - Gunsmith I                                                           33.69</w:t>
      </w:r>
    </w:p>
    <w:p w14:paraId="1D9AF57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23392 - Gunsmith II                                                          37.76</w:t>
      </w:r>
    </w:p>
    <w:p w14:paraId="5CC76BE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23393 - Gunsmith III                                                         40.80</w:t>
      </w:r>
    </w:p>
    <w:p w14:paraId="6982A9E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23410 - Heating, Ventilation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Air-Conditioning                            36.30</w:t>
      </w:r>
    </w:p>
    <w:p w14:paraId="54BCAC8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Mechanic                                               </w:t>
      </w:r>
    </w:p>
    <w:p w14:paraId="6532A36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23411 - Heating, Ventilation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Air </w:t>
      </w:r>
      <w:proofErr w:type="spellStart"/>
      <w:r w:rsidRPr="00186EB7">
        <w:rPr>
          <w:rFonts w:ascii="Courier New" w:hAnsi="Courier New" w:cs="Courier New"/>
          <w:sz w:val="18"/>
          <w:szCs w:val="18"/>
        </w:rPr>
        <w:t>Contidioning</w:t>
      </w:r>
      <w:proofErr w:type="spellEnd"/>
      <w:r w:rsidRPr="00186EB7">
        <w:rPr>
          <w:rFonts w:ascii="Courier New" w:hAnsi="Courier New" w:cs="Courier New"/>
          <w:sz w:val="18"/>
          <w:szCs w:val="18"/>
        </w:rPr>
        <w:t xml:space="preserve">                            37.47</w:t>
      </w:r>
    </w:p>
    <w:p w14:paraId="62B4B99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roofErr w:type="gramStart"/>
      <w:r w:rsidRPr="00186EB7">
        <w:rPr>
          <w:rFonts w:ascii="Courier New" w:hAnsi="Courier New" w:cs="Courier New"/>
          <w:sz w:val="18"/>
          <w:szCs w:val="18"/>
        </w:rPr>
        <w:t>Mechanic</w:t>
      </w:r>
      <w:proofErr w:type="gramEnd"/>
      <w:r w:rsidRPr="00186EB7">
        <w:rPr>
          <w:rFonts w:ascii="Courier New" w:hAnsi="Courier New" w:cs="Courier New"/>
          <w:sz w:val="18"/>
          <w:szCs w:val="18"/>
        </w:rPr>
        <w:t xml:space="preserve"> (Research Facility)                           </w:t>
      </w:r>
    </w:p>
    <w:p w14:paraId="4A4158C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23430 - Heavy Equipment Mechanic                                             38.19</w:t>
      </w:r>
    </w:p>
    <w:p w14:paraId="47F8CD7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23440 - Heavy Equipment Operator                                             41.93</w:t>
      </w:r>
    </w:p>
    <w:p w14:paraId="2EEE7CD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23460 - Instrument Mechanic                                                  38.39</w:t>
      </w:r>
    </w:p>
    <w:p w14:paraId="0E38D3B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23465 - Laboratory/Shelter Mechanic                                          39.44</w:t>
      </w:r>
    </w:p>
    <w:p w14:paraId="351F24D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23470 - Laborer                                                              22.92</w:t>
      </w:r>
    </w:p>
    <w:p w14:paraId="06D534A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23510 - Locksmith                                                            31.64</w:t>
      </w:r>
    </w:p>
    <w:p w14:paraId="3C50ED3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23530 - Machinery Maintenance Mechanic                                       37.35</w:t>
      </w:r>
    </w:p>
    <w:p w14:paraId="07AA147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23550 - Machinist, Maintenance                                               35.02</w:t>
      </w:r>
    </w:p>
    <w:p w14:paraId="22DF711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23580 - Maintenance Trades Helper                                            23.03</w:t>
      </w:r>
    </w:p>
    <w:p w14:paraId="71018B9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23591 - Metrology Technician I                                               38.39</w:t>
      </w:r>
    </w:p>
    <w:p w14:paraId="635507B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23592 - Metrology Technician II                                              39.64</w:t>
      </w:r>
    </w:p>
    <w:p w14:paraId="50157B4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23593 - Metrology Technician III                                             40.80</w:t>
      </w:r>
    </w:p>
    <w:p w14:paraId="63281CE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23640 - Millwright                                                           40.45</w:t>
      </w:r>
    </w:p>
    <w:p w14:paraId="14EA95C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23710 - Office Appliance Repairer                                            27.08</w:t>
      </w:r>
    </w:p>
    <w:p w14:paraId="0680B96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23760 - Painter, Maintenance                                                 28.49</w:t>
      </w:r>
    </w:p>
    <w:p w14:paraId="1356650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23790 - Pipefitter, Maintenance                                              41.90</w:t>
      </w:r>
    </w:p>
    <w:p w14:paraId="746EED5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23810 - Plumber, Maintenance                                                 40.50</w:t>
      </w:r>
    </w:p>
    <w:p w14:paraId="5E9367E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23820 - </w:t>
      </w:r>
      <w:proofErr w:type="spellStart"/>
      <w:r w:rsidRPr="00186EB7">
        <w:rPr>
          <w:rFonts w:ascii="Courier New" w:hAnsi="Courier New" w:cs="Courier New"/>
          <w:sz w:val="18"/>
          <w:szCs w:val="18"/>
        </w:rPr>
        <w:t>Pneudraulic</w:t>
      </w:r>
      <w:proofErr w:type="spellEnd"/>
      <w:r w:rsidRPr="00186EB7">
        <w:rPr>
          <w:rFonts w:ascii="Courier New" w:hAnsi="Courier New" w:cs="Courier New"/>
          <w:sz w:val="18"/>
          <w:szCs w:val="18"/>
        </w:rPr>
        <w:t xml:space="preserve"> Systems Mechanic                                         40.80</w:t>
      </w:r>
    </w:p>
    <w:p w14:paraId="5807337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23850 - Rigger                                                               37.11</w:t>
      </w:r>
    </w:p>
    <w:p w14:paraId="274EF8F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23870 - Scale Mechanic                                                       37.76</w:t>
      </w:r>
    </w:p>
    <w:p w14:paraId="1BB1B1D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23890 - Sheet-Metal Worker, Maintenance                                      49.36</w:t>
      </w:r>
    </w:p>
    <w:p w14:paraId="0B0028A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23910 - Small Engine Mechanic                                                26.57</w:t>
      </w:r>
    </w:p>
    <w:p w14:paraId="202339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23931 - Telecommunications Mechanic I                                        37.12</w:t>
      </w:r>
    </w:p>
    <w:p w14:paraId="025BE02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23932 - Telecommunications Mechanic II                                       38.32</w:t>
      </w:r>
    </w:p>
    <w:p w14:paraId="19B3035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23950 - Telephone Lineman                                                    38.80</w:t>
      </w:r>
    </w:p>
    <w:p w14:paraId="039341C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23960 - Welder, Combination, Maintenance                                     31.01</w:t>
      </w:r>
    </w:p>
    <w:p w14:paraId="434E2EE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23965 - Well Driller                                                         38.01</w:t>
      </w:r>
    </w:p>
    <w:p w14:paraId="2969363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23970 - Woodcraft Worker                                                     40.80</w:t>
      </w:r>
    </w:p>
    <w:p w14:paraId="4450E87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23980 - Woodworker                                                           33.69</w:t>
      </w:r>
    </w:p>
    <w:p w14:paraId="6EF20D7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24000 - Personal Needs Occupations</w:t>
      </w:r>
    </w:p>
    <w:p w14:paraId="56FA927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24550 - Case Manager                                                         25.40</w:t>
      </w:r>
    </w:p>
    <w:p w14:paraId="65D11CE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24570 - Child Care Attendant                                                 19.32</w:t>
      </w:r>
    </w:p>
    <w:p w14:paraId="224F46B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24580 - Child Care Center Clerk                                              24.08</w:t>
      </w:r>
    </w:p>
    <w:p w14:paraId="565921D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  24610 - Chore Aide                                                           22.31</w:t>
      </w:r>
    </w:p>
    <w:p w14:paraId="3475026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24620 - Family Readiness </w:t>
      </w:r>
      <w:proofErr w:type="gramStart"/>
      <w:r w:rsidRPr="00186EB7">
        <w:rPr>
          <w:rFonts w:ascii="Courier New" w:hAnsi="Courier New" w:cs="Courier New"/>
          <w:sz w:val="18"/>
          <w:szCs w:val="18"/>
        </w:rPr>
        <w:t>And</w:t>
      </w:r>
      <w:proofErr w:type="gramEnd"/>
      <w:r w:rsidRPr="00186EB7">
        <w:rPr>
          <w:rFonts w:ascii="Courier New" w:hAnsi="Courier New" w:cs="Courier New"/>
          <w:sz w:val="18"/>
          <w:szCs w:val="18"/>
        </w:rPr>
        <w:t xml:space="preserve"> Support Services                                25.40</w:t>
      </w:r>
    </w:p>
    <w:p w14:paraId="07E9676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Coordinator                                            </w:t>
      </w:r>
    </w:p>
    <w:p w14:paraId="2030D9A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24630 - Homemaker                                                            25.40</w:t>
      </w:r>
    </w:p>
    <w:p w14:paraId="0D1A791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25000 - Plant And System Operations Occupations</w:t>
      </w:r>
    </w:p>
    <w:p w14:paraId="4BA5362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25010 - Boiler Tender                                                        45.68</w:t>
      </w:r>
    </w:p>
    <w:p w14:paraId="1C1AA61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25040 - Sewage Plant Operator                                                42.52</w:t>
      </w:r>
    </w:p>
    <w:p w14:paraId="4561D3B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25070 - Stationary Engineer                                                  45.68</w:t>
      </w:r>
    </w:p>
    <w:p w14:paraId="5503B86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25190 - Ventilation Equipment Tender                                         35.46</w:t>
      </w:r>
    </w:p>
    <w:p w14:paraId="0AC6CFC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25210 - Water Treatment Plant Operator                                       42.52</w:t>
      </w:r>
    </w:p>
    <w:p w14:paraId="081D65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27000 - Protective Service Occupations</w:t>
      </w:r>
    </w:p>
    <w:p w14:paraId="6AC9BF0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27004 - Alarm Monitor                                                        38.00</w:t>
      </w:r>
    </w:p>
    <w:p w14:paraId="58B31A2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27007 - Baggage Inspector                                                    20.80</w:t>
      </w:r>
    </w:p>
    <w:p w14:paraId="69FE5E0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27008 - Corrections Officer                                                  38.60</w:t>
      </w:r>
    </w:p>
    <w:p w14:paraId="5E6AC81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27010 - Court Security Officer                                               43.87</w:t>
      </w:r>
    </w:p>
    <w:p w14:paraId="418A79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27030 - Detection Dog Handler                                                23.27</w:t>
      </w:r>
    </w:p>
    <w:p w14:paraId="785CC7E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27040 - Detention Officer                                                    38.60</w:t>
      </w:r>
    </w:p>
    <w:p w14:paraId="1A6ED57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27070 - Firefighter                                                          49.14</w:t>
      </w:r>
    </w:p>
    <w:p w14:paraId="28FF441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27101 - Guard I                                                              20.80</w:t>
      </w:r>
    </w:p>
    <w:p w14:paraId="63E4F43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27102 - Guard II                                                             23.27</w:t>
      </w:r>
    </w:p>
    <w:p w14:paraId="617A8A9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27131 - Police Officer I                                                     49.40</w:t>
      </w:r>
    </w:p>
    <w:p w14:paraId="3524D40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27132 - Police Officer II                                                    54.90</w:t>
      </w:r>
    </w:p>
    <w:p w14:paraId="60E6B0F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28000 - Recreation Occupations</w:t>
      </w:r>
    </w:p>
    <w:p w14:paraId="0D20A65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28041 - Carnival Equipment Operator                                          23.10</w:t>
      </w:r>
    </w:p>
    <w:p w14:paraId="389A159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28042 - Carnival Equipment Repairer                                          24.58</w:t>
      </w:r>
    </w:p>
    <w:p w14:paraId="0A3A643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28043 - Carnival Worker                                                      18.64</w:t>
      </w:r>
    </w:p>
    <w:p w14:paraId="7D22AA0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28210 - Gate Attendant/Gate Tender                                           26.59</w:t>
      </w:r>
    </w:p>
    <w:p w14:paraId="35E2B7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28310 - Lifeguard                                                            19.13</w:t>
      </w:r>
    </w:p>
    <w:p w14:paraId="55A2958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28350 - Park Attendant (Aide)                                                29.75</w:t>
      </w:r>
    </w:p>
    <w:p w14:paraId="594E3A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28510 - Recreation Aide/Health Facility Attendant                            21.71</w:t>
      </w:r>
    </w:p>
    <w:p w14:paraId="292142E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28515 - Recreation Specialist                                                36.84</w:t>
      </w:r>
    </w:p>
    <w:p w14:paraId="7C11225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28630 - Sports Official                                                      23.69</w:t>
      </w:r>
    </w:p>
    <w:p w14:paraId="3860205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28690 - Swimming Pool Operator                                               27.54</w:t>
      </w:r>
    </w:p>
    <w:p w14:paraId="5AC5089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29000 - Stevedoring/Longshoremen Occupational Services</w:t>
      </w:r>
    </w:p>
    <w:p w14:paraId="53E6522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29010 - Blocker And Bracer                                                   46.74</w:t>
      </w:r>
    </w:p>
    <w:p w14:paraId="45EB8EB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29020 - Hatch Tender                                                         46.74</w:t>
      </w:r>
    </w:p>
    <w:p w14:paraId="78CE104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29030 - Line Handler                                                         46.74</w:t>
      </w:r>
    </w:p>
    <w:p w14:paraId="1453C79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29041 - Stevedore I                                                          44.25</w:t>
      </w:r>
    </w:p>
    <w:p w14:paraId="6D1DBF0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29042 - Stevedore II                                                         48.80</w:t>
      </w:r>
    </w:p>
    <w:p w14:paraId="293760F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30000 - Technical Occupations</w:t>
      </w:r>
    </w:p>
    <w:p w14:paraId="4C8EC3E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30010 - Air Traffic Control Specialist, Center (HFO)   (see 2)               51.79</w:t>
      </w:r>
    </w:p>
    <w:p w14:paraId="1BFE8AA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30011 - Air Traffic Control Specialist, Station (HFO)  (see 2)               35.71</w:t>
      </w:r>
    </w:p>
    <w:p w14:paraId="0F18F2D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30012 - Air Traffic Control Specialist, Terminal (HFO) (see 2)               39.32</w:t>
      </w:r>
    </w:p>
    <w:p w14:paraId="4B281BD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30021 - Archeological Technician I                                           22.27</w:t>
      </w:r>
    </w:p>
    <w:p w14:paraId="5CC0A7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30022 - Archeological Technician II                                          24.91</w:t>
      </w:r>
    </w:p>
    <w:p w14:paraId="65E2D8E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30023 - Archeological Technician III                                         30.86</w:t>
      </w:r>
    </w:p>
    <w:p w14:paraId="4AA828D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30030 - Cartographic Technician                                              30.86</w:t>
      </w:r>
    </w:p>
    <w:p w14:paraId="3034149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30040 - Civil Engineering Technician                                         40.06</w:t>
      </w:r>
    </w:p>
    <w:p w14:paraId="590736E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30051 - Cryogenic Technician I                                               32.83</w:t>
      </w:r>
    </w:p>
    <w:p w14:paraId="04D134E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30052 - Cryogenic Technician II                                              36.25</w:t>
      </w:r>
    </w:p>
    <w:p w14:paraId="68E7294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30061 - Drafter/CAD Operator I                                               22.27</w:t>
      </w:r>
    </w:p>
    <w:p w14:paraId="07268A5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30062 - Drafter/CAD Operator II                                              24.91</w:t>
      </w:r>
    </w:p>
    <w:p w14:paraId="6C9507E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30063 - Drafter/CAD Operator III                                             27.78</w:t>
      </w:r>
    </w:p>
    <w:p w14:paraId="2C5C6DB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30064 - Drafter/CAD Operator IV                                              34.17</w:t>
      </w:r>
    </w:p>
    <w:p w14:paraId="70EA3F8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30081 - Engineering Technician I                                             20.07</w:t>
      </w:r>
    </w:p>
    <w:p w14:paraId="6593F86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30082 - Engineering Technician II                                            22.53</w:t>
      </w:r>
    </w:p>
    <w:p w14:paraId="78AD8A0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30083 - Engineering Technician III                                           25.20</w:t>
      </w:r>
    </w:p>
    <w:p w14:paraId="3494AC4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30084 - Engineering Technician IV                                            31.22</w:t>
      </w:r>
    </w:p>
    <w:p w14:paraId="46A2A85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30085 - Engineering Technician V                                             38.19</w:t>
      </w:r>
    </w:p>
    <w:p w14:paraId="6921DFE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30086 - Engineering Technician VI                                            46.21</w:t>
      </w:r>
    </w:p>
    <w:p w14:paraId="5398C01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30090 - Environmental Technician                                             30.76</w:t>
      </w:r>
    </w:p>
    <w:p w14:paraId="260E449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30095 - Evidence Control Specialist                                          29.64</w:t>
      </w:r>
    </w:p>
    <w:p w14:paraId="0C6B2A7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30210 - Laboratory Technician                                                26.57</w:t>
      </w:r>
    </w:p>
    <w:p w14:paraId="064881C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30221 - Latent Fingerprint Technician I                                      35.96</w:t>
      </w:r>
    </w:p>
    <w:p w14:paraId="26A8714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30222 - Latent Fingerprint Technician II                                     39.71</w:t>
      </w:r>
    </w:p>
    <w:p w14:paraId="270DDE6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30240 - Mathematical Technician                                              37.35</w:t>
      </w:r>
    </w:p>
    <w:p w14:paraId="5A18C3D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30361 - Paralegal/Legal Assistant I                                          25.05</w:t>
      </w:r>
    </w:p>
    <w:p w14:paraId="031E0D7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  30362 - Paralegal/Legal Assistant II                                         31.04</w:t>
      </w:r>
    </w:p>
    <w:p w14:paraId="32F63E9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30363 - Paralegal/Legal Assistant III                                        37.97</w:t>
      </w:r>
    </w:p>
    <w:p w14:paraId="2BCC8DA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30364 - Paralegal/Legal Assistant IV                                         45.63</w:t>
      </w:r>
    </w:p>
    <w:p w14:paraId="6162821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30375 - Petroleum Supply Specialist                                          36.25</w:t>
      </w:r>
    </w:p>
    <w:p w14:paraId="1B25074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30390 - Photo-Optics Technician                                              30.86</w:t>
      </w:r>
    </w:p>
    <w:p w14:paraId="769498E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30395 - Radiation Control Technician                                         36.25</w:t>
      </w:r>
    </w:p>
    <w:p w14:paraId="3DBB21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30461 - Technical Writer I                                                   33.56</w:t>
      </w:r>
    </w:p>
    <w:p w14:paraId="4EFB332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30462 - Technical Writer II                                                  41.05</w:t>
      </w:r>
    </w:p>
    <w:p w14:paraId="15E6B8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30463 - Technical Writer III                                                 49.66</w:t>
      </w:r>
    </w:p>
    <w:p w14:paraId="4F3997A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30491 - Unexploded Ordnance (UXO) Technician I                               32.91</w:t>
      </w:r>
    </w:p>
    <w:p w14:paraId="6F7C8DA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30492 - Unexploded Ordnance (UXO) Technician II                              39.82</w:t>
      </w:r>
    </w:p>
    <w:p w14:paraId="1854312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30493 - Unexploded Ordnance (UXO) Technician III                             47.73</w:t>
      </w:r>
    </w:p>
    <w:p w14:paraId="70EDFF5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30494 - Unexploded (UXO) Safety Escort                                       32.91</w:t>
      </w:r>
    </w:p>
    <w:p w14:paraId="75691DC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30495 - Unexploded (UXO) Sweep Personnel                                     32.91</w:t>
      </w:r>
    </w:p>
    <w:p w14:paraId="5CA7E9E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30501 - Weather Forecaster I                                                 32.83</w:t>
      </w:r>
    </w:p>
    <w:p w14:paraId="30C52CF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30502 - Weather Forecaster II                                                39.93</w:t>
      </w:r>
    </w:p>
    <w:p w14:paraId="1759F43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30620 - Weather Observer, Combined Upper Air Or        (see 2)               26.67</w:t>
      </w:r>
    </w:p>
    <w:p w14:paraId="70FAB39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Surface Programs                                       </w:t>
      </w:r>
    </w:p>
    <w:p w14:paraId="5CC8072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30621 - Weather Observer, Senior                       (see 2)               29.64</w:t>
      </w:r>
    </w:p>
    <w:p w14:paraId="00C88EC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31000 - Transportation/Mobile Equipment Operation Occupations</w:t>
      </w:r>
    </w:p>
    <w:p w14:paraId="291A80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31010 - Airplane Pilot                                                       39.82</w:t>
      </w:r>
    </w:p>
    <w:p w14:paraId="78BC988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31020 - Bus Aide                                                             30.22</w:t>
      </w:r>
    </w:p>
    <w:p w14:paraId="76355A3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31030 - Bus Driver                                                           39.13</w:t>
      </w:r>
    </w:p>
    <w:p w14:paraId="77D2AAF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31043 - Driver Courier                                                       21.79</w:t>
      </w:r>
    </w:p>
    <w:p w14:paraId="67F5045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31260 - Parking and Lot Attendant                                            20.07</w:t>
      </w:r>
    </w:p>
    <w:p w14:paraId="3DB381C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31290 - Shuttle Bus Driver                                                   21.85</w:t>
      </w:r>
    </w:p>
    <w:p w14:paraId="2A8572E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31310 - Taxi Driver                                                          18.66</w:t>
      </w:r>
    </w:p>
    <w:p w14:paraId="5C96AF3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31361 - Truckdriver, Light                                                   23.18</w:t>
      </w:r>
    </w:p>
    <w:p w14:paraId="1BCC7E8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31362 - Truckdriver, Medium                                                  24.59</w:t>
      </w:r>
    </w:p>
    <w:p w14:paraId="0F1F386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31363 - Truckdriver, Heavy                                                   33.31</w:t>
      </w:r>
    </w:p>
    <w:p w14:paraId="3BC3406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31364 - Truckdriver, Tractor-Trailer                                         33.31</w:t>
      </w:r>
    </w:p>
    <w:p w14:paraId="4C8979D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99000 - Miscellaneous Occupations</w:t>
      </w:r>
    </w:p>
    <w:p w14:paraId="51150F1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99020 - Cabin Safety Specialist                                              19.41</w:t>
      </w:r>
    </w:p>
    <w:p w14:paraId="2FEFDBB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99030 - Cashier                                                              18.93</w:t>
      </w:r>
    </w:p>
    <w:p w14:paraId="1FCCBB7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99050 - Desk Clerk                                                           20.97</w:t>
      </w:r>
    </w:p>
    <w:p w14:paraId="0C40C91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99095 - Embalmer                                                             30.25</w:t>
      </w:r>
    </w:p>
    <w:p w14:paraId="2C6EDFF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99130 - Flight Follower                                                      32.91</w:t>
      </w:r>
    </w:p>
    <w:p w14:paraId="3493604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99251 - Laboratory Animal Caretaker I                                        21.87</w:t>
      </w:r>
    </w:p>
    <w:p w14:paraId="14E0365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99252 - Laboratory Animal Caretaker II                                       23.27</w:t>
      </w:r>
    </w:p>
    <w:p w14:paraId="78917F3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99260 - Marketing Analyst                                                    48.11</w:t>
      </w:r>
    </w:p>
    <w:p w14:paraId="00C987F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99310 - Mortician                                                            30.39</w:t>
      </w:r>
    </w:p>
    <w:p w14:paraId="4E71F0A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99410 - Pest Controller                                                      28.20</w:t>
      </w:r>
    </w:p>
    <w:p w14:paraId="042A6CC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99510 - Photofinishing Worker                                                26.93</w:t>
      </w:r>
    </w:p>
    <w:p w14:paraId="6A9AA92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99710 - Recycling Laborer                                                    40.15</w:t>
      </w:r>
    </w:p>
    <w:p w14:paraId="4A58789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99711 - Recycling Specialist                                                 46.06</w:t>
      </w:r>
    </w:p>
    <w:p w14:paraId="3F16110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99730 - Refuse Collector                                                     37.16</w:t>
      </w:r>
    </w:p>
    <w:p w14:paraId="4C97A51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99810 - Sales Clerk                                                          18.84</w:t>
      </w:r>
    </w:p>
    <w:p w14:paraId="70A526A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99820 - School Crossing Guard                                                25.17</w:t>
      </w:r>
    </w:p>
    <w:p w14:paraId="0AC83FC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99830 - Survey Party Chief                                                   37.71</w:t>
      </w:r>
    </w:p>
    <w:p w14:paraId="3F43021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99831 - Surveying Aide                                                       21.63</w:t>
      </w:r>
    </w:p>
    <w:p w14:paraId="08B5106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99832 - Surveying Technician                                                 29.65</w:t>
      </w:r>
    </w:p>
    <w:p w14:paraId="2543925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99840 - Vending Machine Attendant                                            22.08</w:t>
      </w:r>
    </w:p>
    <w:p w14:paraId="2C51F9A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99841 - Vending Machine Repairer                                             26.32</w:t>
      </w:r>
    </w:p>
    <w:p w14:paraId="5FE38B0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99842 - Vending Machine Repairer Helper                                      22.08</w:t>
      </w:r>
    </w:p>
    <w:p w14:paraId="37589190" w14:textId="77777777" w:rsidR="00A34A4F" w:rsidRPr="00186EB7" w:rsidRDefault="00A34A4F" w:rsidP="00A34A4F">
      <w:pPr>
        <w:pStyle w:val="PlainText"/>
        <w:rPr>
          <w:rFonts w:ascii="Courier New" w:hAnsi="Courier New" w:cs="Courier New"/>
          <w:sz w:val="18"/>
          <w:szCs w:val="18"/>
        </w:rPr>
      </w:pPr>
    </w:p>
    <w:p w14:paraId="5BD4FFE0" w14:textId="77777777" w:rsidR="00A34A4F" w:rsidRPr="00186EB7" w:rsidRDefault="00A34A4F" w:rsidP="00A34A4F">
      <w:pPr>
        <w:pStyle w:val="PlainText"/>
        <w:rPr>
          <w:rFonts w:ascii="Courier New" w:hAnsi="Courier New" w:cs="Courier New"/>
          <w:sz w:val="18"/>
          <w:szCs w:val="18"/>
        </w:rPr>
      </w:pPr>
    </w:p>
    <w:p w14:paraId="156927EB" w14:textId="77777777" w:rsidR="00A34A4F" w:rsidRPr="00186EB7" w:rsidRDefault="00A34A4F" w:rsidP="00A34A4F">
      <w:pPr>
        <w:pStyle w:val="PlainText"/>
        <w:rPr>
          <w:rFonts w:ascii="Courier New" w:hAnsi="Courier New" w:cs="Courier New"/>
          <w:sz w:val="18"/>
          <w:szCs w:val="18"/>
        </w:rPr>
      </w:pPr>
    </w:p>
    <w:p w14:paraId="7E2D194A" w14:textId="77777777" w:rsidR="00A34A4F" w:rsidRPr="00186EB7" w:rsidRDefault="00A34A4F" w:rsidP="00A34A4F">
      <w:pPr>
        <w:pStyle w:val="PlainText"/>
        <w:rPr>
          <w:rFonts w:ascii="Courier New" w:hAnsi="Courier New" w:cs="Courier New"/>
          <w:sz w:val="18"/>
          <w:szCs w:val="18"/>
        </w:rPr>
      </w:pPr>
    </w:p>
    <w:p w14:paraId="2330318F" w14:textId="77777777" w:rsidR="00A34A4F" w:rsidRPr="00186EB7" w:rsidRDefault="00A34A4F" w:rsidP="00A34A4F">
      <w:pPr>
        <w:pStyle w:val="PlainText"/>
        <w:rPr>
          <w:rFonts w:ascii="Courier New" w:hAnsi="Courier New" w:cs="Courier New"/>
          <w:sz w:val="18"/>
          <w:szCs w:val="18"/>
        </w:rPr>
      </w:pPr>
    </w:p>
    <w:p w14:paraId="0AE9F03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***Workers in this classification may be entitled to a higher minimum wage under </w:t>
      </w:r>
    </w:p>
    <w:p w14:paraId="4BB19A2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Executive Order 14026 ($17.75 per hour) or 13658 ($13.30 per hour). Please see the </w:t>
      </w:r>
    </w:p>
    <w:p w14:paraId="777426D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Note at the top of the wage determination for more information. Please also note </w:t>
      </w:r>
    </w:p>
    <w:p w14:paraId="3E02909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that the minimum wage requirements of Executive Order 14026 and 13658 are not </w:t>
      </w:r>
    </w:p>
    <w:p w14:paraId="0372018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currently being enforced as to contracts or contract-like instruments </w:t>
      </w:r>
      <w:proofErr w:type="gramStart"/>
      <w:r w:rsidRPr="00186EB7">
        <w:rPr>
          <w:rFonts w:ascii="Courier New" w:hAnsi="Courier New" w:cs="Courier New"/>
          <w:sz w:val="18"/>
          <w:szCs w:val="18"/>
        </w:rPr>
        <w:t>entered into</w:t>
      </w:r>
      <w:proofErr w:type="gramEnd"/>
      <w:r w:rsidRPr="00186EB7">
        <w:rPr>
          <w:rFonts w:ascii="Courier New" w:hAnsi="Courier New" w:cs="Courier New"/>
          <w:sz w:val="18"/>
          <w:szCs w:val="18"/>
        </w:rPr>
        <w:t xml:space="preserve"> </w:t>
      </w:r>
    </w:p>
    <w:p w14:paraId="47B201A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with the federal government in connection with seasonal recreational services or </w:t>
      </w:r>
    </w:p>
    <w:p w14:paraId="12F6E49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seasonal recreational equipment rental for the </w:t>
      </w:r>
      <w:proofErr w:type="gramStart"/>
      <w:r w:rsidRPr="00186EB7">
        <w:rPr>
          <w:rFonts w:ascii="Courier New" w:hAnsi="Courier New" w:cs="Courier New"/>
          <w:sz w:val="18"/>
          <w:szCs w:val="18"/>
        </w:rPr>
        <w:t>general public</w:t>
      </w:r>
      <w:proofErr w:type="gramEnd"/>
      <w:r w:rsidRPr="00186EB7">
        <w:rPr>
          <w:rFonts w:ascii="Courier New" w:hAnsi="Courier New" w:cs="Courier New"/>
          <w:sz w:val="18"/>
          <w:szCs w:val="18"/>
        </w:rPr>
        <w:t xml:space="preserve"> on federal lands. The </w:t>
      </w:r>
    </w:p>
    <w:p w14:paraId="24AC958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minimum wage requirements of Executive Order 14026 also are not currently being </w:t>
      </w:r>
    </w:p>
    <w:p w14:paraId="0BF03A2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enforced as to any contract or subcontract to which the states of Texas, Louisiana, </w:t>
      </w:r>
    </w:p>
    <w:p w14:paraId="19F2A3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or Mississippi, including their agencies, are a party.</w:t>
      </w:r>
    </w:p>
    <w:p w14:paraId="0C6FE4B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____________________________________________________________________________________</w:t>
      </w:r>
    </w:p>
    <w:p w14:paraId="3BA52FB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Note: Executive Order (EO) 13706, Establishing Paid Sick Leave for Federal </w:t>
      </w:r>
    </w:p>
    <w:p w14:paraId="4B248261"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Contractors,</w:t>
      </w:r>
      <w:proofErr w:type="gramEnd"/>
      <w:r w:rsidRPr="00186EB7">
        <w:rPr>
          <w:rFonts w:ascii="Courier New" w:hAnsi="Courier New" w:cs="Courier New"/>
          <w:sz w:val="18"/>
          <w:szCs w:val="18"/>
        </w:rPr>
        <w:t xml:space="preserve"> applies to all contracts subject to the Service Contract Act for which </w:t>
      </w:r>
    </w:p>
    <w:p w14:paraId="52AAA99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contract is awarded (and any solicitation was issued) on or after January 1, </w:t>
      </w:r>
    </w:p>
    <w:p w14:paraId="7838E45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2017.  If this contract is covered by the EO, the contractor must provide employees </w:t>
      </w:r>
    </w:p>
    <w:p w14:paraId="399CB95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with 1 hour of paid sick leave for every 30 hours they work, up to 56 hours of paid </w:t>
      </w:r>
    </w:p>
    <w:p w14:paraId="4C7E3ED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sick leave each year. Employees must be permitted to use paid sick leave for </w:t>
      </w:r>
      <w:proofErr w:type="gramStart"/>
      <w:r w:rsidRPr="00186EB7">
        <w:rPr>
          <w:rFonts w:ascii="Courier New" w:hAnsi="Courier New" w:cs="Courier New"/>
          <w:sz w:val="18"/>
          <w:szCs w:val="18"/>
        </w:rPr>
        <w:t>their</w:t>
      </w:r>
      <w:proofErr w:type="gramEnd"/>
      <w:r w:rsidRPr="00186EB7">
        <w:rPr>
          <w:rFonts w:ascii="Courier New" w:hAnsi="Courier New" w:cs="Courier New"/>
          <w:sz w:val="18"/>
          <w:szCs w:val="18"/>
        </w:rPr>
        <w:t xml:space="preserve"> </w:t>
      </w:r>
    </w:p>
    <w:p w14:paraId="223E16A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own illness, injury or other health-related needs, including preventive care; to </w:t>
      </w:r>
    </w:p>
    <w:p w14:paraId="42F7B5E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assist a family member (or person who is like family to the employee) who is ill, </w:t>
      </w:r>
    </w:p>
    <w:p w14:paraId="3409F8F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injured, or </w:t>
      </w:r>
      <w:proofErr w:type="gramStart"/>
      <w:r w:rsidRPr="00186EB7">
        <w:rPr>
          <w:rFonts w:ascii="Courier New" w:hAnsi="Courier New" w:cs="Courier New"/>
          <w:sz w:val="18"/>
          <w:szCs w:val="18"/>
        </w:rPr>
        <w:t>has</w:t>
      </w:r>
      <w:proofErr w:type="gramEnd"/>
      <w:r w:rsidRPr="00186EB7">
        <w:rPr>
          <w:rFonts w:ascii="Courier New" w:hAnsi="Courier New" w:cs="Courier New"/>
          <w:sz w:val="18"/>
          <w:szCs w:val="18"/>
        </w:rPr>
        <w:t xml:space="preserve"> other health-related needs, including preventive care; or for </w:t>
      </w:r>
    </w:p>
    <w:p w14:paraId="7DA20A3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reasons resulting from, or to assist a family member (or person who is like family </w:t>
      </w:r>
    </w:p>
    <w:p w14:paraId="4C6E563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to the employee) who is the victim of, domestic violence, sexual assault, or </w:t>
      </w:r>
    </w:p>
    <w:p w14:paraId="3FEF4AF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stalking.  Additional information on contractor requirements and worker protections </w:t>
      </w:r>
    </w:p>
    <w:p w14:paraId="5A1C83CE"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under</w:t>
      </w:r>
      <w:proofErr w:type="gramEnd"/>
      <w:r w:rsidRPr="00186EB7">
        <w:rPr>
          <w:rFonts w:ascii="Courier New" w:hAnsi="Courier New" w:cs="Courier New"/>
          <w:sz w:val="18"/>
          <w:szCs w:val="18"/>
        </w:rPr>
        <w:t xml:space="preserve"> the EO is available at www.dol.gov/whd/govcontracts.</w:t>
      </w:r>
    </w:p>
    <w:p w14:paraId="12F96302" w14:textId="77777777" w:rsidR="00A34A4F" w:rsidRPr="00186EB7" w:rsidRDefault="00A34A4F" w:rsidP="00A34A4F">
      <w:pPr>
        <w:pStyle w:val="PlainText"/>
        <w:rPr>
          <w:rFonts w:ascii="Courier New" w:hAnsi="Courier New" w:cs="Courier New"/>
          <w:sz w:val="18"/>
          <w:szCs w:val="18"/>
        </w:rPr>
      </w:pPr>
    </w:p>
    <w:p w14:paraId="0458102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ALL OCCUPATIONS LISTED ABOVE RECEIVE THE FOLLOWING BENEFITS: </w:t>
      </w:r>
    </w:p>
    <w:p w14:paraId="41708C7F" w14:textId="77777777" w:rsidR="00A34A4F" w:rsidRPr="00186EB7" w:rsidRDefault="00A34A4F" w:rsidP="00A34A4F">
      <w:pPr>
        <w:pStyle w:val="PlainText"/>
        <w:rPr>
          <w:rFonts w:ascii="Courier New" w:hAnsi="Courier New" w:cs="Courier New"/>
          <w:sz w:val="18"/>
          <w:szCs w:val="18"/>
        </w:rPr>
      </w:pPr>
    </w:p>
    <w:p w14:paraId="15CAC64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HEALTH &amp; WELFARE: $5.55 per hour, up to 40 hours per week, or $222.00 per week or </w:t>
      </w:r>
    </w:p>
    <w:p w14:paraId="1F26032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$962.00 per month</w:t>
      </w:r>
    </w:p>
    <w:p w14:paraId="1053320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62B307F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HEALTH &amp; WELFARE EO 13706: $5.09 per hour, up to 40 hours per week, or $203.60 per </w:t>
      </w:r>
    </w:p>
    <w:p w14:paraId="09465FC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week, or $882.27 per month*</w:t>
      </w:r>
    </w:p>
    <w:p w14:paraId="6BD4701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4FDC06C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*This rate is to be used only when compensating employees for performance on an SCA-</w:t>
      </w:r>
    </w:p>
    <w:p w14:paraId="46FDE36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covered contract also covered by EO 13706, Establishing Paid Sick Leave for Federal </w:t>
      </w:r>
    </w:p>
    <w:p w14:paraId="1508D23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Contractors.  A contractor may not receive credit toward its SCA obligations for any </w:t>
      </w:r>
    </w:p>
    <w:p w14:paraId="0E75308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paid sick leave provided pursuant to EO 13706.</w:t>
      </w:r>
    </w:p>
    <w:p w14:paraId="40D31C0F" w14:textId="77777777" w:rsidR="00A34A4F" w:rsidRPr="00186EB7" w:rsidRDefault="00A34A4F" w:rsidP="00A34A4F">
      <w:pPr>
        <w:pStyle w:val="PlainText"/>
        <w:rPr>
          <w:rFonts w:ascii="Courier New" w:hAnsi="Courier New" w:cs="Courier New"/>
          <w:sz w:val="18"/>
          <w:szCs w:val="18"/>
        </w:rPr>
      </w:pPr>
    </w:p>
    <w:p w14:paraId="7DE838B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VACATION: 2 weeks paid vacation after 1 year of service with a contractor or </w:t>
      </w:r>
    </w:p>
    <w:p w14:paraId="50D40F4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successor, 3 weeks after 5 years, and 4 weeks after 15 years.  Length of service </w:t>
      </w:r>
    </w:p>
    <w:p w14:paraId="725B187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includes the whole span of continuous service with the present contractor or </w:t>
      </w:r>
    </w:p>
    <w:p w14:paraId="2BC783B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successor, wherever employed, and with the predecessor contractors in the </w:t>
      </w:r>
    </w:p>
    <w:p w14:paraId="2015240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performance of similar work at the same Federal facility.  (Reg. 29 CFR 4.173)</w:t>
      </w:r>
    </w:p>
    <w:p w14:paraId="6614EA60" w14:textId="77777777" w:rsidR="00A34A4F" w:rsidRPr="00186EB7" w:rsidRDefault="00A34A4F" w:rsidP="00A34A4F">
      <w:pPr>
        <w:pStyle w:val="PlainText"/>
        <w:rPr>
          <w:rFonts w:ascii="Courier New" w:hAnsi="Courier New" w:cs="Courier New"/>
          <w:sz w:val="18"/>
          <w:szCs w:val="18"/>
        </w:rPr>
      </w:pPr>
    </w:p>
    <w:p w14:paraId="4B70550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HOLIDAYS: A minimum of eleven paid holidays per year:  New Year's Day, Martin </w:t>
      </w:r>
    </w:p>
    <w:p w14:paraId="2F7B5D9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Luther King Jr.'s Birthday, Washington's Birthday, Memorial Day, Juneteenth </w:t>
      </w:r>
    </w:p>
    <w:p w14:paraId="2AC328F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National Independence Day, Independence Day, Labor Day, Columbus Day, Veterans' </w:t>
      </w:r>
    </w:p>
    <w:p w14:paraId="1C07C99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Day, Thanksgiving Day, and Christmas Day. (A contractor may substitute for any of </w:t>
      </w:r>
    </w:p>
    <w:p w14:paraId="71CDD70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named holidays another day off with pay in accordance with a plan communicated </w:t>
      </w:r>
    </w:p>
    <w:p w14:paraId="00C04A8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to the employees involved.)  (See 29 CFR 4.174)</w:t>
      </w:r>
    </w:p>
    <w:p w14:paraId="6BF88624" w14:textId="77777777" w:rsidR="00A34A4F" w:rsidRPr="00186EB7" w:rsidRDefault="00A34A4F" w:rsidP="00A34A4F">
      <w:pPr>
        <w:pStyle w:val="PlainText"/>
        <w:rPr>
          <w:rFonts w:ascii="Courier New" w:hAnsi="Courier New" w:cs="Courier New"/>
          <w:sz w:val="18"/>
          <w:szCs w:val="18"/>
        </w:rPr>
      </w:pPr>
    </w:p>
    <w:p w14:paraId="383F1681" w14:textId="77777777" w:rsidR="00A34A4F" w:rsidRPr="00186EB7" w:rsidRDefault="00A34A4F" w:rsidP="00A34A4F">
      <w:pPr>
        <w:pStyle w:val="PlainText"/>
        <w:rPr>
          <w:rFonts w:ascii="Courier New" w:hAnsi="Courier New" w:cs="Courier New"/>
          <w:sz w:val="18"/>
          <w:szCs w:val="18"/>
        </w:rPr>
      </w:pPr>
    </w:p>
    <w:p w14:paraId="674F28CE" w14:textId="77777777" w:rsidR="00A34A4F" w:rsidRPr="00186EB7" w:rsidRDefault="00A34A4F" w:rsidP="00A34A4F">
      <w:pPr>
        <w:pStyle w:val="PlainText"/>
        <w:rPr>
          <w:rFonts w:ascii="Courier New" w:hAnsi="Courier New" w:cs="Courier New"/>
          <w:sz w:val="18"/>
          <w:szCs w:val="18"/>
        </w:rPr>
      </w:pPr>
    </w:p>
    <w:p w14:paraId="62DD4DC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THE OCCUPATIONS WHICH HAVE NUMBERED FOOTNOTES IN PARENTHESES RECEIVE THE FOLLOWING:</w:t>
      </w:r>
    </w:p>
    <w:p w14:paraId="5EFE07E3" w14:textId="77777777" w:rsidR="00A34A4F" w:rsidRPr="00186EB7" w:rsidRDefault="00A34A4F" w:rsidP="00A34A4F">
      <w:pPr>
        <w:pStyle w:val="PlainText"/>
        <w:rPr>
          <w:rFonts w:ascii="Courier New" w:hAnsi="Courier New" w:cs="Courier New"/>
          <w:sz w:val="18"/>
          <w:szCs w:val="18"/>
        </w:rPr>
      </w:pPr>
    </w:p>
    <w:p w14:paraId="5281709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1)  COMPUTER EMPLOYEES:  This wage determination does not apply to any individual </w:t>
      </w:r>
    </w:p>
    <w:p w14:paraId="4AC87A7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employed in a bona fide executive, administrative, or professional capacity, as </w:t>
      </w:r>
    </w:p>
    <w:p w14:paraId="080EF08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defined in 29 C.F.R. Part 541.  (See 41 C.F.R. 6701(3)).  Because most Computer </w:t>
      </w:r>
    </w:p>
    <w:p w14:paraId="402D9DC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Systems Analysts and Computer Programmers who are paid at least $27.63 per hour (or </w:t>
      </w:r>
    </w:p>
    <w:p w14:paraId="310B442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at least $684 per week if paid on a salary or fee basis) likely qualify as exempt </w:t>
      </w:r>
    </w:p>
    <w:p w14:paraId="1843142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computer professionals under 29 U.S.C. 213(a)(1) and 29 U.S.C. 213(a)(17), this wage </w:t>
      </w:r>
    </w:p>
    <w:p w14:paraId="60687FD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determination may not include wage rates for all occupations within those </w:t>
      </w:r>
      <w:proofErr w:type="gramStart"/>
      <w:r w:rsidRPr="00186EB7">
        <w:rPr>
          <w:rFonts w:ascii="Courier New" w:hAnsi="Courier New" w:cs="Courier New"/>
          <w:sz w:val="18"/>
          <w:szCs w:val="18"/>
        </w:rPr>
        <w:t>job</w:t>
      </w:r>
      <w:proofErr w:type="gramEnd"/>
      <w:r w:rsidRPr="00186EB7">
        <w:rPr>
          <w:rFonts w:ascii="Courier New" w:hAnsi="Courier New" w:cs="Courier New"/>
          <w:sz w:val="18"/>
          <w:szCs w:val="18"/>
        </w:rPr>
        <w:t xml:space="preserve"> </w:t>
      </w:r>
    </w:p>
    <w:p w14:paraId="23FD68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families.  In such instances, a conformance will be necessary if there are nonexempt </w:t>
      </w:r>
    </w:p>
    <w:p w14:paraId="4B98E0D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employees in these job families working on the contract.</w:t>
      </w:r>
    </w:p>
    <w:p w14:paraId="42F789E0" w14:textId="77777777" w:rsidR="00A34A4F" w:rsidRPr="00186EB7" w:rsidRDefault="00A34A4F" w:rsidP="00A34A4F">
      <w:pPr>
        <w:pStyle w:val="PlainText"/>
        <w:rPr>
          <w:rFonts w:ascii="Courier New" w:hAnsi="Courier New" w:cs="Courier New"/>
          <w:sz w:val="18"/>
          <w:szCs w:val="18"/>
        </w:rPr>
      </w:pPr>
    </w:p>
    <w:p w14:paraId="2D713F6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Job titles vary widely and change quickly in the computer industry, and are not </w:t>
      </w:r>
    </w:p>
    <w:p w14:paraId="6C9B056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determinative of whether an employee is an exempt computer professional.  To be </w:t>
      </w:r>
    </w:p>
    <w:p w14:paraId="122AFADD"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exempt, computer</w:t>
      </w:r>
      <w:proofErr w:type="gramEnd"/>
      <w:r w:rsidRPr="00186EB7">
        <w:rPr>
          <w:rFonts w:ascii="Courier New" w:hAnsi="Courier New" w:cs="Courier New"/>
          <w:sz w:val="18"/>
          <w:szCs w:val="18"/>
        </w:rPr>
        <w:t xml:space="preserve"> employees who satisfy the compensation requirements must also have </w:t>
      </w:r>
    </w:p>
    <w:p w14:paraId="15E6BDD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a primary duty that consists of:</w:t>
      </w:r>
    </w:p>
    <w:p w14:paraId="500D9481" w14:textId="77777777" w:rsidR="00A34A4F" w:rsidRPr="00186EB7" w:rsidRDefault="00A34A4F" w:rsidP="00A34A4F">
      <w:pPr>
        <w:pStyle w:val="PlainText"/>
        <w:rPr>
          <w:rFonts w:ascii="Courier New" w:hAnsi="Courier New" w:cs="Courier New"/>
          <w:sz w:val="18"/>
          <w:szCs w:val="18"/>
        </w:rPr>
      </w:pPr>
    </w:p>
    <w:p w14:paraId="340709E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(1) The application of systems analysis techniques and procedures, including </w:t>
      </w:r>
    </w:p>
    <w:p w14:paraId="0D14CCF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consulting with users, to determine hardware, software or system functional </w:t>
      </w:r>
    </w:p>
    <w:p w14:paraId="72083A4E"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specifications;</w:t>
      </w:r>
      <w:proofErr w:type="gramEnd"/>
    </w:p>
    <w:p w14:paraId="40B1B7F9" w14:textId="77777777" w:rsidR="00A34A4F" w:rsidRPr="00186EB7" w:rsidRDefault="00A34A4F" w:rsidP="00A34A4F">
      <w:pPr>
        <w:pStyle w:val="PlainText"/>
        <w:rPr>
          <w:rFonts w:ascii="Courier New" w:hAnsi="Courier New" w:cs="Courier New"/>
          <w:sz w:val="18"/>
          <w:szCs w:val="18"/>
        </w:rPr>
      </w:pPr>
    </w:p>
    <w:p w14:paraId="7CEBAC3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(2</w:t>
      </w:r>
      <w:proofErr w:type="gramStart"/>
      <w:r w:rsidRPr="00186EB7">
        <w:rPr>
          <w:rFonts w:ascii="Courier New" w:hAnsi="Courier New" w:cs="Courier New"/>
          <w:sz w:val="18"/>
          <w:szCs w:val="18"/>
        </w:rPr>
        <w:t>) The design</w:t>
      </w:r>
      <w:proofErr w:type="gramEnd"/>
      <w:r w:rsidRPr="00186EB7">
        <w:rPr>
          <w:rFonts w:ascii="Courier New" w:hAnsi="Courier New" w:cs="Courier New"/>
          <w:sz w:val="18"/>
          <w:szCs w:val="18"/>
        </w:rPr>
        <w:t xml:space="preserve">, development, documentation, analysis, creation, testing or </w:t>
      </w:r>
    </w:p>
    <w:p w14:paraId="78399A6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modification of computer systems or programs, including prototypes, based on and </w:t>
      </w:r>
    </w:p>
    <w:p w14:paraId="54E47FA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related to user or system design </w:t>
      </w:r>
      <w:proofErr w:type="gramStart"/>
      <w:r w:rsidRPr="00186EB7">
        <w:rPr>
          <w:rFonts w:ascii="Courier New" w:hAnsi="Courier New" w:cs="Courier New"/>
          <w:sz w:val="18"/>
          <w:szCs w:val="18"/>
        </w:rPr>
        <w:t>specifications;</w:t>
      </w:r>
      <w:proofErr w:type="gramEnd"/>
    </w:p>
    <w:p w14:paraId="5D01688E" w14:textId="77777777" w:rsidR="00A34A4F" w:rsidRPr="00186EB7" w:rsidRDefault="00A34A4F" w:rsidP="00A34A4F">
      <w:pPr>
        <w:pStyle w:val="PlainText"/>
        <w:rPr>
          <w:rFonts w:ascii="Courier New" w:hAnsi="Courier New" w:cs="Courier New"/>
          <w:sz w:val="18"/>
          <w:szCs w:val="18"/>
        </w:rPr>
      </w:pPr>
    </w:p>
    <w:p w14:paraId="1A14EF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(3) The design, documentation, testing, creation or modification of computer </w:t>
      </w:r>
    </w:p>
    <w:p w14:paraId="302EE20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programs related to machine operating systems; or</w:t>
      </w:r>
    </w:p>
    <w:p w14:paraId="11A2F9D2" w14:textId="77777777" w:rsidR="00A34A4F" w:rsidRPr="00186EB7" w:rsidRDefault="00A34A4F" w:rsidP="00A34A4F">
      <w:pPr>
        <w:pStyle w:val="PlainText"/>
        <w:rPr>
          <w:rFonts w:ascii="Courier New" w:hAnsi="Courier New" w:cs="Courier New"/>
          <w:sz w:val="18"/>
          <w:szCs w:val="18"/>
        </w:rPr>
      </w:pPr>
    </w:p>
    <w:p w14:paraId="3456B2C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(4) A combination of the </w:t>
      </w:r>
      <w:proofErr w:type="gramStart"/>
      <w:r w:rsidRPr="00186EB7">
        <w:rPr>
          <w:rFonts w:ascii="Courier New" w:hAnsi="Courier New" w:cs="Courier New"/>
          <w:sz w:val="18"/>
          <w:szCs w:val="18"/>
        </w:rPr>
        <w:t>aforementioned duties</w:t>
      </w:r>
      <w:proofErr w:type="gramEnd"/>
      <w:r w:rsidRPr="00186EB7">
        <w:rPr>
          <w:rFonts w:ascii="Courier New" w:hAnsi="Courier New" w:cs="Courier New"/>
          <w:sz w:val="18"/>
          <w:szCs w:val="18"/>
        </w:rPr>
        <w:t xml:space="preserve">, the performance of which </w:t>
      </w:r>
    </w:p>
    <w:p w14:paraId="7D1431D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requires the same level of skills.  (29 C.F.R. 541.400).</w:t>
      </w:r>
    </w:p>
    <w:p w14:paraId="0AC8C087" w14:textId="77777777" w:rsidR="00A34A4F" w:rsidRPr="00186EB7" w:rsidRDefault="00A34A4F" w:rsidP="00A34A4F">
      <w:pPr>
        <w:pStyle w:val="PlainText"/>
        <w:rPr>
          <w:rFonts w:ascii="Courier New" w:hAnsi="Courier New" w:cs="Courier New"/>
          <w:sz w:val="18"/>
          <w:szCs w:val="18"/>
        </w:rPr>
      </w:pPr>
    </w:p>
    <w:p w14:paraId="528EB02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Any computer employee who meets the applicable compensation requirements and the </w:t>
      </w:r>
    </w:p>
    <w:p w14:paraId="4709332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above duties test qualifies as an exempt computer professional under both </w:t>
      </w:r>
      <w:proofErr w:type="gramStart"/>
      <w:r w:rsidRPr="00186EB7">
        <w:rPr>
          <w:rFonts w:ascii="Courier New" w:hAnsi="Courier New" w:cs="Courier New"/>
          <w:sz w:val="18"/>
          <w:szCs w:val="18"/>
        </w:rPr>
        <w:t>section</w:t>
      </w:r>
      <w:proofErr w:type="gramEnd"/>
      <w:r w:rsidRPr="00186EB7">
        <w:rPr>
          <w:rFonts w:ascii="Courier New" w:hAnsi="Courier New" w:cs="Courier New"/>
          <w:sz w:val="18"/>
          <w:szCs w:val="18"/>
        </w:rPr>
        <w:t xml:space="preserve"> </w:t>
      </w:r>
    </w:p>
    <w:p w14:paraId="46FBDDE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13(a)(1) and section 13(a)(17) of the Fair Labor Standards Act. (Field Assistance </w:t>
      </w:r>
    </w:p>
    <w:p w14:paraId="477C70A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Bulletin No. 2006-3 (Dec. 14, </w:t>
      </w:r>
      <w:proofErr w:type="gramStart"/>
      <w:r w:rsidRPr="00186EB7">
        <w:rPr>
          <w:rFonts w:ascii="Courier New" w:hAnsi="Courier New" w:cs="Courier New"/>
          <w:sz w:val="18"/>
          <w:szCs w:val="18"/>
        </w:rPr>
        <w:t>2006))</w:t>
      </w:r>
      <w:proofErr w:type="gramEnd"/>
      <w:r w:rsidRPr="00186EB7">
        <w:rPr>
          <w:rFonts w:ascii="Courier New" w:hAnsi="Courier New" w:cs="Courier New"/>
          <w:sz w:val="18"/>
          <w:szCs w:val="18"/>
        </w:rPr>
        <w:t xml:space="preserve">.  Accordingly, this wage determination will not </w:t>
      </w:r>
    </w:p>
    <w:p w14:paraId="0BFACE6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apply to any exempt computer employee regardless of which of these two exemptions is </w:t>
      </w:r>
    </w:p>
    <w:p w14:paraId="2FCCF21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utilized.</w:t>
      </w:r>
    </w:p>
    <w:p w14:paraId="646FA6A1" w14:textId="77777777" w:rsidR="00A34A4F" w:rsidRPr="00186EB7" w:rsidRDefault="00A34A4F" w:rsidP="00A34A4F">
      <w:pPr>
        <w:pStyle w:val="PlainText"/>
        <w:rPr>
          <w:rFonts w:ascii="Courier New" w:hAnsi="Courier New" w:cs="Courier New"/>
          <w:sz w:val="18"/>
          <w:szCs w:val="18"/>
        </w:rPr>
      </w:pPr>
    </w:p>
    <w:p w14:paraId="2A5865A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2)  AIR TRAFFIC CONTROLLERS AND WEATHER OBSERVERS - NIGHT PAY &amp; SUNDAY PAY:  If you </w:t>
      </w:r>
    </w:p>
    <w:p w14:paraId="1C3F7DA0"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work</w:t>
      </w:r>
      <w:proofErr w:type="gramEnd"/>
      <w:r w:rsidRPr="00186EB7">
        <w:rPr>
          <w:rFonts w:ascii="Courier New" w:hAnsi="Courier New" w:cs="Courier New"/>
          <w:sz w:val="18"/>
          <w:szCs w:val="18"/>
        </w:rPr>
        <w:t xml:space="preserve"> at night as part of a regular tour of duty, you will earn a night differential </w:t>
      </w:r>
    </w:p>
    <w:p w14:paraId="4AC3161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and receive an additional 10% of basic pay for any hours worked between 6pm and 6am. </w:t>
      </w:r>
    </w:p>
    <w:p w14:paraId="3932C48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If you are a full-time </w:t>
      </w:r>
      <w:proofErr w:type="gramStart"/>
      <w:r w:rsidRPr="00186EB7">
        <w:rPr>
          <w:rFonts w:ascii="Courier New" w:hAnsi="Courier New" w:cs="Courier New"/>
          <w:sz w:val="18"/>
          <w:szCs w:val="18"/>
        </w:rPr>
        <w:t>employed</w:t>
      </w:r>
      <w:proofErr w:type="gramEnd"/>
      <w:r w:rsidRPr="00186EB7">
        <w:rPr>
          <w:rFonts w:ascii="Courier New" w:hAnsi="Courier New" w:cs="Courier New"/>
          <w:sz w:val="18"/>
          <w:szCs w:val="18"/>
        </w:rPr>
        <w:t xml:space="preserve"> (40 hours a week) and Sunday is part of your </w:t>
      </w:r>
    </w:p>
    <w:p w14:paraId="6BAA188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regularly scheduled workweek, you are paid at your rate of basic pay plus a Sunday </w:t>
      </w:r>
    </w:p>
    <w:p w14:paraId="777CCB2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premium of 25% of your basic rate for each hour of Sunday </w:t>
      </w:r>
      <w:proofErr w:type="gramStart"/>
      <w:r w:rsidRPr="00186EB7">
        <w:rPr>
          <w:rFonts w:ascii="Courier New" w:hAnsi="Courier New" w:cs="Courier New"/>
          <w:sz w:val="18"/>
          <w:szCs w:val="18"/>
        </w:rPr>
        <w:t>work</w:t>
      </w:r>
      <w:proofErr w:type="gramEnd"/>
      <w:r w:rsidRPr="00186EB7">
        <w:rPr>
          <w:rFonts w:ascii="Courier New" w:hAnsi="Courier New" w:cs="Courier New"/>
          <w:sz w:val="18"/>
          <w:szCs w:val="18"/>
        </w:rPr>
        <w:t xml:space="preserve"> which is not overtime </w:t>
      </w:r>
    </w:p>
    <w:p w14:paraId="098BD4E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(i.e. occasional work on Sunday outside the normal tour of duty is considered </w:t>
      </w:r>
    </w:p>
    <w:p w14:paraId="5474052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overtime work).</w:t>
      </w:r>
    </w:p>
    <w:p w14:paraId="01F765F8" w14:textId="77777777" w:rsidR="00A34A4F" w:rsidRPr="00186EB7" w:rsidRDefault="00A34A4F" w:rsidP="00A34A4F">
      <w:pPr>
        <w:pStyle w:val="PlainText"/>
        <w:rPr>
          <w:rFonts w:ascii="Courier New" w:hAnsi="Courier New" w:cs="Courier New"/>
          <w:sz w:val="18"/>
          <w:szCs w:val="18"/>
        </w:rPr>
      </w:pPr>
    </w:p>
    <w:p w14:paraId="0B0F8DAD" w14:textId="77777777" w:rsidR="00A34A4F" w:rsidRPr="00186EB7" w:rsidRDefault="00A34A4F" w:rsidP="00A34A4F">
      <w:pPr>
        <w:pStyle w:val="PlainText"/>
        <w:rPr>
          <w:rFonts w:ascii="Courier New" w:hAnsi="Courier New" w:cs="Courier New"/>
          <w:sz w:val="18"/>
          <w:szCs w:val="18"/>
        </w:rPr>
      </w:pPr>
    </w:p>
    <w:p w14:paraId="6EBACA4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HAZARDOUS PAY DIFFERENTIAL **</w:t>
      </w:r>
    </w:p>
    <w:p w14:paraId="0EEE67D1" w14:textId="77777777" w:rsidR="00A34A4F" w:rsidRPr="00186EB7" w:rsidRDefault="00A34A4F" w:rsidP="00A34A4F">
      <w:pPr>
        <w:pStyle w:val="PlainText"/>
        <w:rPr>
          <w:rFonts w:ascii="Courier New" w:hAnsi="Courier New" w:cs="Courier New"/>
          <w:sz w:val="18"/>
          <w:szCs w:val="18"/>
        </w:rPr>
      </w:pPr>
    </w:p>
    <w:p w14:paraId="6B116E7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An 8 percent differential is applicable to employees employed in a position that </w:t>
      </w:r>
    </w:p>
    <w:p w14:paraId="16C7347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represents a high degree of hazard when working with or </w:t>
      </w:r>
      <w:proofErr w:type="gramStart"/>
      <w:r w:rsidRPr="00186EB7">
        <w:rPr>
          <w:rFonts w:ascii="Courier New" w:hAnsi="Courier New" w:cs="Courier New"/>
          <w:sz w:val="18"/>
          <w:szCs w:val="18"/>
        </w:rPr>
        <w:t>in close proximity to</w:t>
      </w:r>
      <w:proofErr w:type="gramEnd"/>
      <w:r w:rsidRPr="00186EB7">
        <w:rPr>
          <w:rFonts w:ascii="Courier New" w:hAnsi="Courier New" w:cs="Courier New"/>
          <w:sz w:val="18"/>
          <w:szCs w:val="18"/>
        </w:rPr>
        <w:t xml:space="preserve"> </w:t>
      </w:r>
    </w:p>
    <w:p w14:paraId="7334179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ordnance, explosives, and incendiary materials.  This includes work such as </w:t>
      </w:r>
    </w:p>
    <w:p w14:paraId="3079C05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screening, blending, dying, mixing, and pressing of sensitive ordnance, explosives, </w:t>
      </w:r>
    </w:p>
    <w:p w14:paraId="49D4A45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and pyrotechnic compositions such as lead </w:t>
      </w:r>
      <w:proofErr w:type="spellStart"/>
      <w:r w:rsidRPr="00186EB7">
        <w:rPr>
          <w:rFonts w:ascii="Courier New" w:hAnsi="Courier New" w:cs="Courier New"/>
          <w:sz w:val="18"/>
          <w:szCs w:val="18"/>
        </w:rPr>
        <w:t>azide</w:t>
      </w:r>
      <w:proofErr w:type="spellEnd"/>
      <w:r w:rsidRPr="00186EB7">
        <w:rPr>
          <w:rFonts w:ascii="Courier New" w:hAnsi="Courier New" w:cs="Courier New"/>
          <w:sz w:val="18"/>
          <w:szCs w:val="18"/>
        </w:rPr>
        <w:t xml:space="preserve">, black powder and photoflash powder. </w:t>
      </w:r>
    </w:p>
    <w:p w14:paraId="7DB19C8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All dry-house activities </w:t>
      </w:r>
      <w:proofErr w:type="gramStart"/>
      <w:r w:rsidRPr="00186EB7">
        <w:rPr>
          <w:rFonts w:ascii="Courier New" w:hAnsi="Courier New" w:cs="Courier New"/>
          <w:sz w:val="18"/>
          <w:szCs w:val="18"/>
        </w:rPr>
        <w:t>involving</w:t>
      </w:r>
      <w:proofErr w:type="gramEnd"/>
      <w:r w:rsidRPr="00186EB7">
        <w:rPr>
          <w:rFonts w:ascii="Courier New" w:hAnsi="Courier New" w:cs="Courier New"/>
          <w:sz w:val="18"/>
          <w:szCs w:val="18"/>
        </w:rPr>
        <w:t xml:space="preserve"> propellants or explosives.  Demilitarization, </w:t>
      </w:r>
    </w:p>
    <w:p w14:paraId="21CF021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modification, renovation, demolition, and maintenance operations on sensitive </w:t>
      </w:r>
    </w:p>
    <w:p w14:paraId="1D8F3F5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ordnance, explosives and incendiary materials.  All operations involving re-grading </w:t>
      </w:r>
    </w:p>
    <w:p w14:paraId="1B7D951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and cleaning of artillery ranges.</w:t>
      </w:r>
    </w:p>
    <w:p w14:paraId="3BCC8A50" w14:textId="77777777" w:rsidR="00A34A4F" w:rsidRPr="00186EB7" w:rsidRDefault="00A34A4F" w:rsidP="00A34A4F">
      <w:pPr>
        <w:pStyle w:val="PlainText"/>
        <w:rPr>
          <w:rFonts w:ascii="Courier New" w:hAnsi="Courier New" w:cs="Courier New"/>
          <w:sz w:val="18"/>
          <w:szCs w:val="18"/>
        </w:rPr>
      </w:pPr>
    </w:p>
    <w:p w14:paraId="30E2F07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 4 percent differential is applicable to employees employed in a position that </w:t>
      </w:r>
    </w:p>
    <w:p w14:paraId="0D2EB63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represents a low degree of hazard when working with, or </w:t>
      </w:r>
      <w:proofErr w:type="gramStart"/>
      <w:r w:rsidRPr="00186EB7">
        <w:rPr>
          <w:rFonts w:ascii="Courier New" w:hAnsi="Courier New" w:cs="Courier New"/>
          <w:sz w:val="18"/>
          <w:szCs w:val="18"/>
        </w:rPr>
        <w:t>in close proximity to</w:t>
      </w:r>
      <w:proofErr w:type="gramEnd"/>
      <w:r w:rsidRPr="00186EB7">
        <w:rPr>
          <w:rFonts w:ascii="Courier New" w:hAnsi="Courier New" w:cs="Courier New"/>
          <w:sz w:val="18"/>
          <w:szCs w:val="18"/>
        </w:rPr>
        <w:t xml:space="preserve"> </w:t>
      </w:r>
    </w:p>
    <w:p w14:paraId="5410C79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ordnance, (or employees possibly adjacent to) explosives and incendiary materials </w:t>
      </w:r>
    </w:p>
    <w:p w14:paraId="22C6293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which involves potential injury such as laceration of hands, face, or arms of the </w:t>
      </w:r>
    </w:p>
    <w:p w14:paraId="2727639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employee engaged in the operation, irritation of the skin, minor burns and the </w:t>
      </w:r>
      <w:proofErr w:type="gramStart"/>
      <w:r w:rsidRPr="00186EB7">
        <w:rPr>
          <w:rFonts w:ascii="Courier New" w:hAnsi="Courier New" w:cs="Courier New"/>
          <w:sz w:val="18"/>
          <w:szCs w:val="18"/>
        </w:rPr>
        <w:t>like;</w:t>
      </w:r>
      <w:proofErr w:type="gramEnd"/>
      <w:r w:rsidRPr="00186EB7">
        <w:rPr>
          <w:rFonts w:ascii="Courier New" w:hAnsi="Courier New" w:cs="Courier New"/>
          <w:sz w:val="18"/>
          <w:szCs w:val="18"/>
        </w:rPr>
        <w:t xml:space="preserve"> </w:t>
      </w:r>
    </w:p>
    <w:p w14:paraId="2D247E6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minimal damage to immediate or adjacent work area or equipment being used.  All </w:t>
      </w:r>
    </w:p>
    <w:p w14:paraId="6C13355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operations involving, unloading, storage, and hauling of ordnance, explosive, and </w:t>
      </w:r>
    </w:p>
    <w:p w14:paraId="37F28D0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incendiary ordnance material other than small arms ammunition.  These differentials </w:t>
      </w:r>
    </w:p>
    <w:p w14:paraId="6F19C69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are only applicable to work that has been specifically designated by the agency for </w:t>
      </w:r>
    </w:p>
    <w:p w14:paraId="4AE5A39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ordnance, explosives, and incendiary material differential pay.</w:t>
      </w:r>
    </w:p>
    <w:p w14:paraId="66C2C6ED" w14:textId="77777777" w:rsidR="00A34A4F" w:rsidRPr="00186EB7" w:rsidRDefault="00A34A4F" w:rsidP="00A34A4F">
      <w:pPr>
        <w:pStyle w:val="PlainText"/>
        <w:rPr>
          <w:rFonts w:ascii="Courier New" w:hAnsi="Courier New" w:cs="Courier New"/>
          <w:sz w:val="18"/>
          <w:szCs w:val="18"/>
        </w:rPr>
      </w:pPr>
    </w:p>
    <w:p w14:paraId="59566CD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UNIFORM ALLOWANCE **</w:t>
      </w:r>
    </w:p>
    <w:p w14:paraId="6399EF15" w14:textId="77777777" w:rsidR="00A34A4F" w:rsidRPr="00186EB7" w:rsidRDefault="00A34A4F" w:rsidP="00A34A4F">
      <w:pPr>
        <w:pStyle w:val="PlainText"/>
        <w:rPr>
          <w:rFonts w:ascii="Courier New" w:hAnsi="Courier New" w:cs="Courier New"/>
          <w:sz w:val="18"/>
          <w:szCs w:val="18"/>
        </w:rPr>
      </w:pPr>
    </w:p>
    <w:p w14:paraId="2375F25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If employees are required to wear uniforms in the performance of this contract </w:t>
      </w:r>
    </w:p>
    <w:p w14:paraId="7EDDC04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w:t>
      </w:r>
      <w:proofErr w:type="gramStart"/>
      <w:r w:rsidRPr="00186EB7">
        <w:rPr>
          <w:rFonts w:ascii="Courier New" w:hAnsi="Courier New" w:cs="Courier New"/>
          <w:sz w:val="18"/>
          <w:szCs w:val="18"/>
        </w:rPr>
        <w:t>either</w:t>
      </w:r>
      <w:proofErr w:type="gramEnd"/>
      <w:r w:rsidRPr="00186EB7">
        <w:rPr>
          <w:rFonts w:ascii="Courier New" w:hAnsi="Courier New" w:cs="Courier New"/>
          <w:sz w:val="18"/>
          <w:szCs w:val="18"/>
        </w:rPr>
        <w:t xml:space="preserve"> by the terms of the Government contract, by the employer, by the state or </w:t>
      </w:r>
    </w:p>
    <w:p w14:paraId="1C2730A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local law, etc.), the cost of furnishing such uniforms and maintaining (by </w:t>
      </w:r>
    </w:p>
    <w:p w14:paraId="26813E4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laundering or dry cleaning) such uniforms </w:t>
      </w:r>
      <w:proofErr w:type="gramStart"/>
      <w:r w:rsidRPr="00186EB7">
        <w:rPr>
          <w:rFonts w:ascii="Courier New" w:hAnsi="Courier New" w:cs="Courier New"/>
          <w:sz w:val="18"/>
          <w:szCs w:val="18"/>
        </w:rPr>
        <w:t>is</w:t>
      </w:r>
      <w:proofErr w:type="gramEnd"/>
      <w:r w:rsidRPr="00186EB7">
        <w:rPr>
          <w:rFonts w:ascii="Courier New" w:hAnsi="Courier New" w:cs="Courier New"/>
          <w:sz w:val="18"/>
          <w:szCs w:val="18"/>
        </w:rPr>
        <w:t xml:space="preserve"> an expense that may not be borne by an </w:t>
      </w:r>
    </w:p>
    <w:p w14:paraId="473EB63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employee where such cost reduces the hourly rate below that required by the wage </w:t>
      </w:r>
    </w:p>
    <w:p w14:paraId="4BE1D51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determination. The Department of Labor will accept payment in accordance with the </w:t>
      </w:r>
    </w:p>
    <w:p w14:paraId="31B9B80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following standards as compliance:</w:t>
      </w:r>
    </w:p>
    <w:p w14:paraId="3CD53C4F" w14:textId="77777777" w:rsidR="00A34A4F" w:rsidRPr="00186EB7" w:rsidRDefault="00A34A4F" w:rsidP="00A34A4F">
      <w:pPr>
        <w:pStyle w:val="PlainText"/>
        <w:rPr>
          <w:rFonts w:ascii="Courier New" w:hAnsi="Courier New" w:cs="Courier New"/>
          <w:sz w:val="18"/>
          <w:szCs w:val="18"/>
        </w:rPr>
      </w:pPr>
    </w:p>
    <w:p w14:paraId="5B7767C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contractor or subcontractor is required to furnish all employees with an </w:t>
      </w:r>
    </w:p>
    <w:p w14:paraId="0ED54FA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adequate number of uniforms without cost or to reimburse employees for the actual </w:t>
      </w:r>
    </w:p>
    <w:p w14:paraId="285CA38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cost of the uniforms.  In addition, where uniform cleaning and maintenance is made </w:t>
      </w:r>
    </w:p>
    <w:p w14:paraId="04F9B22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responsibility of the employee, all contractors and subcontractors subject to </w:t>
      </w:r>
    </w:p>
    <w:p w14:paraId="7A33782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this wage determination shall (in the absence of a bona fide collective bargaining </w:t>
      </w:r>
    </w:p>
    <w:p w14:paraId="239533A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agreement providing for a different amount, or the furnishing of contrary </w:t>
      </w:r>
    </w:p>
    <w:p w14:paraId="2DEC670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affirmative proof as to the actual cost), reimburse all employees for such cleaning </w:t>
      </w:r>
    </w:p>
    <w:p w14:paraId="6138BEE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and maintenance at a rate of $3.35 per week (or $.67 cents per day).  However, in </w:t>
      </w:r>
    </w:p>
    <w:p w14:paraId="59004B1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lastRenderedPageBreak/>
        <w:t xml:space="preserve">those instances where the uniforms furnished are made </w:t>
      </w:r>
      <w:proofErr w:type="gramStart"/>
      <w:r w:rsidRPr="00186EB7">
        <w:rPr>
          <w:rFonts w:ascii="Courier New" w:hAnsi="Courier New" w:cs="Courier New"/>
          <w:sz w:val="18"/>
          <w:szCs w:val="18"/>
        </w:rPr>
        <w:t>of ""</w:t>
      </w:r>
      <w:proofErr w:type="gramEnd"/>
      <w:r w:rsidRPr="00186EB7">
        <w:rPr>
          <w:rFonts w:ascii="Courier New" w:hAnsi="Courier New" w:cs="Courier New"/>
          <w:sz w:val="18"/>
          <w:szCs w:val="18"/>
        </w:rPr>
        <w:t xml:space="preserve">wash and </w:t>
      </w:r>
      <w:proofErr w:type="gramStart"/>
      <w:r w:rsidRPr="00186EB7">
        <w:rPr>
          <w:rFonts w:ascii="Courier New" w:hAnsi="Courier New" w:cs="Courier New"/>
          <w:sz w:val="18"/>
          <w:szCs w:val="18"/>
        </w:rPr>
        <w:t>wear""</w:t>
      </w:r>
      <w:proofErr w:type="gramEnd"/>
      <w:r w:rsidRPr="00186EB7">
        <w:rPr>
          <w:rFonts w:ascii="Courier New" w:hAnsi="Courier New" w:cs="Courier New"/>
          <w:sz w:val="18"/>
          <w:szCs w:val="18"/>
        </w:rPr>
        <w:t xml:space="preserve"> </w:t>
      </w:r>
    </w:p>
    <w:p w14:paraId="7B4E249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materials, may be routinely washed and dried with other personal garments, and do </w:t>
      </w:r>
    </w:p>
    <w:p w14:paraId="7FDDE61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not require any special treatment such as dry cleaning, daily washing, or commercial </w:t>
      </w:r>
    </w:p>
    <w:p w14:paraId="7ED1776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laundering </w:t>
      </w:r>
      <w:proofErr w:type="gramStart"/>
      <w:r w:rsidRPr="00186EB7">
        <w:rPr>
          <w:rFonts w:ascii="Courier New" w:hAnsi="Courier New" w:cs="Courier New"/>
          <w:sz w:val="18"/>
          <w:szCs w:val="18"/>
        </w:rPr>
        <w:t>in order to</w:t>
      </w:r>
      <w:proofErr w:type="gramEnd"/>
      <w:r w:rsidRPr="00186EB7">
        <w:rPr>
          <w:rFonts w:ascii="Courier New" w:hAnsi="Courier New" w:cs="Courier New"/>
          <w:sz w:val="18"/>
          <w:szCs w:val="18"/>
        </w:rPr>
        <w:t xml:space="preserve"> meet the cleanliness or appearance standards set by the terms </w:t>
      </w:r>
    </w:p>
    <w:p w14:paraId="44DE3296"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of the Government contract, by the contractor, by law, or by the nature of the work, </w:t>
      </w:r>
    </w:p>
    <w:p w14:paraId="1B4776B1"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there</w:t>
      </w:r>
      <w:proofErr w:type="gramEnd"/>
      <w:r w:rsidRPr="00186EB7">
        <w:rPr>
          <w:rFonts w:ascii="Courier New" w:hAnsi="Courier New" w:cs="Courier New"/>
          <w:sz w:val="18"/>
          <w:szCs w:val="18"/>
        </w:rPr>
        <w:t xml:space="preserve"> is no requirement that employees be reimbursed for uniform maintenance costs.</w:t>
      </w:r>
    </w:p>
    <w:p w14:paraId="1FA121BF" w14:textId="77777777" w:rsidR="00A34A4F" w:rsidRPr="00186EB7" w:rsidRDefault="00A34A4F" w:rsidP="00A34A4F">
      <w:pPr>
        <w:pStyle w:val="PlainText"/>
        <w:rPr>
          <w:rFonts w:ascii="Courier New" w:hAnsi="Courier New" w:cs="Courier New"/>
          <w:sz w:val="18"/>
          <w:szCs w:val="18"/>
        </w:rPr>
      </w:pPr>
    </w:p>
    <w:p w14:paraId="03984DC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SERVICE CONTRACT ACT DIRECTORY OF OCCUPATIONS **</w:t>
      </w:r>
    </w:p>
    <w:p w14:paraId="04EC2695" w14:textId="77777777" w:rsidR="00A34A4F" w:rsidRPr="00186EB7" w:rsidRDefault="00A34A4F" w:rsidP="00A34A4F">
      <w:pPr>
        <w:pStyle w:val="PlainText"/>
        <w:rPr>
          <w:rFonts w:ascii="Courier New" w:hAnsi="Courier New" w:cs="Courier New"/>
          <w:sz w:val="18"/>
          <w:szCs w:val="18"/>
        </w:rPr>
      </w:pPr>
    </w:p>
    <w:p w14:paraId="7290D57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duties of employees under job titles listed are those described in the </w:t>
      </w:r>
    </w:p>
    <w:p w14:paraId="3959AD3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""Service Contract Act Directory of </w:t>
      </w:r>
      <w:proofErr w:type="gramStart"/>
      <w:r w:rsidRPr="00186EB7">
        <w:rPr>
          <w:rFonts w:ascii="Courier New" w:hAnsi="Courier New" w:cs="Courier New"/>
          <w:sz w:val="18"/>
          <w:szCs w:val="18"/>
        </w:rPr>
        <w:t>Occupations""</w:t>
      </w:r>
      <w:proofErr w:type="gramEnd"/>
      <w:r w:rsidRPr="00186EB7">
        <w:rPr>
          <w:rFonts w:ascii="Courier New" w:hAnsi="Courier New" w:cs="Courier New"/>
          <w:sz w:val="18"/>
          <w:szCs w:val="18"/>
        </w:rPr>
        <w:t xml:space="preserve">, Fifth Edition (Revision 1), </w:t>
      </w:r>
    </w:p>
    <w:p w14:paraId="4057DEC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dated September 2015, unless otherwise indicated.</w:t>
      </w:r>
    </w:p>
    <w:p w14:paraId="060ADF3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w:t>
      </w:r>
    </w:p>
    <w:p w14:paraId="6A22608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 REQUEST FOR AUTHORIZATION OF ADDITIONAL CLASSIFICATION AND WAGE RATE, Standard </w:t>
      </w:r>
    </w:p>
    <w:p w14:paraId="43DD03B0"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Form</w:t>
      </w:r>
      <w:proofErr w:type="gramEnd"/>
      <w:r w:rsidRPr="00186EB7">
        <w:rPr>
          <w:rFonts w:ascii="Courier New" w:hAnsi="Courier New" w:cs="Courier New"/>
          <w:sz w:val="18"/>
          <w:szCs w:val="18"/>
        </w:rPr>
        <w:t xml:space="preserve"> 1444 (SF-1444) **</w:t>
      </w:r>
    </w:p>
    <w:p w14:paraId="10E35414" w14:textId="77777777" w:rsidR="00A34A4F" w:rsidRPr="00186EB7" w:rsidRDefault="00A34A4F" w:rsidP="00A34A4F">
      <w:pPr>
        <w:pStyle w:val="PlainText"/>
        <w:rPr>
          <w:rFonts w:ascii="Courier New" w:hAnsi="Courier New" w:cs="Courier New"/>
          <w:sz w:val="18"/>
          <w:szCs w:val="18"/>
        </w:rPr>
      </w:pPr>
    </w:p>
    <w:p w14:paraId="7C1D2E4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Conformance Process:</w:t>
      </w:r>
    </w:p>
    <w:p w14:paraId="06851750" w14:textId="77777777" w:rsidR="00A34A4F" w:rsidRPr="00186EB7" w:rsidRDefault="00A34A4F" w:rsidP="00A34A4F">
      <w:pPr>
        <w:pStyle w:val="PlainText"/>
        <w:rPr>
          <w:rFonts w:ascii="Courier New" w:hAnsi="Courier New" w:cs="Courier New"/>
          <w:sz w:val="18"/>
          <w:szCs w:val="18"/>
        </w:rPr>
      </w:pPr>
    </w:p>
    <w:p w14:paraId="3ADC107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contracting officer shall require that any class of service employee which is </w:t>
      </w:r>
    </w:p>
    <w:p w14:paraId="2771364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not listed herein and which is to be employed under the contract (i.e., the work to </w:t>
      </w:r>
    </w:p>
    <w:p w14:paraId="3D3BCB0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be performed is not performed by any classification listed in the wage </w:t>
      </w:r>
    </w:p>
    <w:p w14:paraId="39E7F2A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determination), be classified by the contractor </w:t>
      </w:r>
      <w:proofErr w:type="gramStart"/>
      <w:r w:rsidRPr="00186EB7">
        <w:rPr>
          <w:rFonts w:ascii="Courier New" w:hAnsi="Courier New" w:cs="Courier New"/>
          <w:sz w:val="18"/>
          <w:szCs w:val="18"/>
        </w:rPr>
        <w:t>so as to</w:t>
      </w:r>
      <w:proofErr w:type="gramEnd"/>
      <w:r w:rsidRPr="00186EB7">
        <w:rPr>
          <w:rFonts w:ascii="Courier New" w:hAnsi="Courier New" w:cs="Courier New"/>
          <w:sz w:val="18"/>
          <w:szCs w:val="18"/>
        </w:rPr>
        <w:t xml:space="preserve"> provide a reasonable </w:t>
      </w:r>
    </w:p>
    <w:p w14:paraId="1255C6B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relationship (i.e., appropriate level of skill comparison) between such unlisted </w:t>
      </w:r>
    </w:p>
    <w:p w14:paraId="7FB53B9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classifications and the classifications listed in the wage determination (See 29 CFR </w:t>
      </w:r>
    </w:p>
    <w:p w14:paraId="66BBD2E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4.6(b)(2)(i)).  Such conforming procedures shall be initiated by the contractor </w:t>
      </w:r>
    </w:p>
    <w:p w14:paraId="4E974AB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prior to the performance of contract work by such unlisted class(es) of employees </w:t>
      </w:r>
    </w:p>
    <w:p w14:paraId="1D1A94B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(See 29 CFR 4.6(b)(2)(ii)).  The Wage and Hour Division shall make a final </w:t>
      </w:r>
    </w:p>
    <w:p w14:paraId="1FC9085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determination of conformed classification, wage rate, and/or fringe benefits which </w:t>
      </w:r>
    </w:p>
    <w:p w14:paraId="7E51470B"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shall be paid to all employees performing in the classification from the first day </w:t>
      </w:r>
    </w:p>
    <w:p w14:paraId="0F1F6A9C"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of work on which contract work is performed by them in the classification.  Failure </w:t>
      </w:r>
    </w:p>
    <w:p w14:paraId="43498EA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to pay such unlisted employees the compensation agreed upon by the interested </w:t>
      </w:r>
    </w:p>
    <w:p w14:paraId="77F28E6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parties and/or fully determined by the Wage and Hour Division retroactive to the </w:t>
      </w:r>
    </w:p>
    <w:p w14:paraId="2F4E21A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date such class of employees commenced contract work shall be a violation of the Act </w:t>
      </w:r>
    </w:p>
    <w:p w14:paraId="636D8624"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and this contract.  (See 29 CFR 4.6(b)(2)(v)). When multiple wage determinations are </w:t>
      </w:r>
    </w:p>
    <w:p w14:paraId="7BBFECB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included in a contract, a separate SF-1444 should be prepared for each wage </w:t>
      </w:r>
    </w:p>
    <w:p w14:paraId="0CE8256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determination to which </w:t>
      </w:r>
      <w:proofErr w:type="gramStart"/>
      <w:r w:rsidRPr="00186EB7">
        <w:rPr>
          <w:rFonts w:ascii="Courier New" w:hAnsi="Courier New" w:cs="Courier New"/>
          <w:sz w:val="18"/>
          <w:szCs w:val="18"/>
        </w:rPr>
        <w:t>a class</w:t>
      </w:r>
      <w:proofErr w:type="gramEnd"/>
      <w:r w:rsidRPr="00186EB7">
        <w:rPr>
          <w:rFonts w:ascii="Courier New" w:hAnsi="Courier New" w:cs="Courier New"/>
          <w:sz w:val="18"/>
          <w:szCs w:val="18"/>
        </w:rPr>
        <w:t xml:space="preserve">(es) is to be </w:t>
      </w:r>
      <w:proofErr w:type="spellStart"/>
      <w:r w:rsidRPr="00186EB7">
        <w:rPr>
          <w:rFonts w:ascii="Courier New" w:hAnsi="Courier New" w:cs="Courier New"/>
          <w:sz w:val="18"/>
          <w:szCs w:val="18"/>
        </w:rPr>
        <w:t>conformed</w:t>
      </w:r>
      <w:proofErr w:type="spellEnd"/>
      <w:r w:rsidRPr="00186EB7">
        <w:rPr>
          <w:rFonts w:ascii="Courier New" w:hAnsi="Courier New" w:cs="Courier New"/>
          <w:sz w:val="18"/>
          <w:szCs w:val="18"/>
        </w:rPr>
        <w:t>.</w:t>
      </w:r>
    </w:p>
    <w:p w14:paraId="40F0D2CA" w14:textId="77777777" w:rsidR="00A34A4F" w:rsidRPr="00186EB7" w:rsidRDefault="00A34A4F" w:rsidP="00A34A4F">
      <w:pPr>
        <w:pStyle w:val="PlainText"/>
        <w:rPr>
          <w:rFonts w:ascii="Courier New" w:hAnsi="Courier New" w:cs="Courier New"/>
          <w:sz w:val="18"/>
          <w:szCs w:val="18"/>
        </w:rPr>
      </w:pPr>
    </w:p>
    <w:p w14:paraId="71D36373"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The process for preparing a conformance request is as follows:</w:t>
      </w:r>
    </w:p>
    <w:p w14:paraId="559B2B56" w14:textId="77777777" w:rsidR="00A34A4F" w:rsidRPr="00186EB7" w:rsidRDefault="00A34A4F" w:rsidP="00A34A4F">
      <w:pPr>
        <w:pStyle w:val="PlainText"/>
        <w:rPr>
          <w:rFonts w:ascii="Courier New" w:hAnsi="Courier New" w:cs="Courier New"/>
          <w:sz w:val="18"/>
          <w:szCs w:val="18"/>
        </w:rPr>
      </w:pPr>
    </w:p>
    <w:p w14:paraId="3CDA661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1) When preparing the bid, the contractor identifies the need for a </w:t>
      </w:r>
      <w:proofErr w:type="gramStart"/>
      <w:r w:rsidRPr="00186EB7">
        <w:rPr>
          <w:rFonts w:ascii="Courier New" w:hAnsi="Courier New" w:cs="Courier New"/>
          <w:sz w:val="18"/>
          <w:szCs w:val="18"/>
        </w:rPr>
        <w:t>conformed</w:t>
      </w:r>
      <w:proofErr w:type="gramEnd"/>
      <w:r w:rsidRPr="00186EB7">
        <w:rPr>
          <w:rFonts w:ascii="Courier New" w:hAnsi="Courier New" w:cs="Courier New"/>
          <w:sz w:val="18"/>
          <w:szCs w:val="18"/>
        </w:rPr>
        <w:t xml:space="preserve"> </w:t>
      </w:r>
    </w:p>
    <w:p w14:paraId="218C91F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occupation(s) and computes a proposed rate(s).</w:t>
      </w:r>
    </w:p>
    <w:p w14:paraId="28C8C7B6" w14:textId="77777777" w:rsidR="00A34A4F" w:rsidRPr="00186EB7" w:rsidRDefault="00A34A4F" w:rsidP="00A34A4F">
      <w:pPr>
        <w:pStyle w:val="PlainText"/>
        <w:rPr>
          <w:rFonts w:ascii="Courier New" w:hAnsi="Courier New" w:cs="Courier New"/>
          <w:sz w:val="18"/>
          <w:szCs w:val="18"/>
        </w:rPr>
      </w:pPr>
    </w:p>
    <w:p w14:paraId="39A26B2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2) After contract award, the contractor prepares a written report listing in order </w:t>
      </w:r>
    </w:p>
    <w:p w14:paraId="26F6AA4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the proposed classification title(s), a </w:t>
      </w:r>
      <w:proofErr w:type="gramStart"/>
      <w:r w:rsidRPr="00186EB7">
        <w:rPr>
          <w:rFonts w:ascii="Courier New" w:hAnsi="Courier New" w:cs="Courier New"/>
          <w:sz w:val="18"/>
          <w:szCs w:val="18"/>
        </w:rPr>
        <w:t>Federal</w:t>
      </w:r>
      <w:proofErr w:type="gramEnd"/>
      <w:r w:rsidRPr="00186EB7">
        <w:rPr>
          <w:rFonts w:ascii="Courier New" w:hAnsi="Courier New" w:cs="Courier New"/>
          <w:sz w:val="18"/>
          <w:szCs w:val="18"/>
        </w:rPr>
        <w:t xml:space="preserve"> grade equivalency (FGE) for each </w:t>
      </w:r>
    </w:p>
    <w:p w14:paraId="5FEFA5E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proposed classification(s), job description(s), and rationale for proposed wage </w:t>
      </w:r>
    </w:p>
    <w:p w14:paraId="07BCAAF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rate(s), including information regarding the agreement or disagreement of the </w:t>
      </w:r>
    </w:p>
    <w:p w14:paraId="6BF8B9D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authorized representative of the employees involved, or where there is no authorized </w:t>
      </w:r>
    </w:p>
    <w:p w14:paraId="3FFDAE8A"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representative, the employees themselves. This report should be submitted to the </w:t>
      </w:r>
    </w:p>
    <w:p w14:paraId="021DCAB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contracting </w:t>
      </w:r>
      <w:proofErr w:type="gramStart"/>
      <w:r w:rsidRPr="00186EB7">
        <w:rPr>
          <w:rFonts w:ascii="Courier New" w:hAnsi="Courier New" w:cs="Courier New"/>
          <w:sz w:val="18"/>
          <w:szCs w:val="18"/>
        </w:rPr>
        <w:t>officer</w:t>
      </w:r>
      <w:proofErr w:type="gramEnd"/>
      <w:r w:rsidRPr="00186EB7">
        <w:rPr>
          <w:rFonts w:ascii="Courier New" w:hAnsi="Courier New" w:cs="Courier New"/>
          <w:sz w:val="18"/>
          <w:szCs w:val="18"/>
        </w:rPr>
        <w:t xml:space="preserve"> no later than 30 days after such unlisted class(es) of employees </w:t>
      </w:r>
    </w:p>
    <w:p w14:paraId="4BF6752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performs any contract work.</w:t>
      </w:r>
    </w:p>
    <w:p w14:paraId="48F8DBCB" w14:textId="77777777" w:rsidR="00A34A4F" w:rsidRPr="00186EB7" w:rsidRDefault="00A34A4F" w:rsidP="00A34A4F">
      <w:pPr>
        <w:pStyle w:val="PlainText"/>
        <w:rPr>
          <w:rFonts w:ascii="Courier New" w:hAnsi="Courier New" w:cs="Courier New"/>
          <w:sz w:val="18"/>
          <w:szCs w:val="18"/>
        </w:rPr>
      </w:pPr>
    </w:p>
    <w:p w14:paraId="0E14D2F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3) The contracting officer reviews the proposed action and promptly submits a report </w:t>
      </w:r>
    </w:p>
    <w:p w14:paraId="4FED1302"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of the action, together with the agency's recommendations and pertinent </w:t>
      </w:r>
    </w:p>
    <w:p w14:paraId="54FF1B0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information including the position of the contractor and the employees, to the U.S. </w:t>
      </w:r>
    </w:p>
    <w:p w14:paraId="59BDAE11"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Department of Labor, Wage and Hour Division, for review (See 29 CFR 4.6(b)(2)(ii)).</w:t>
      </w:r>
    </w:p>
    <w:p w14:paraId="5CCBB50A" w14:textId="77777777" w:rsidR="00A34A4F" w:rsidRPr="00186EB7" w:rsidRDefault="00A34A4F" w:rsidP="00A34A4F">
      <w:pPr>
        <w:pStyle w:val="PlainText"/>
        <w:rPr>
          <w:rFonts w:ascii="Courier New" w:hAnsi="Courier New" w:cs="Courier New"/>
          <w:sz w:val="18"/>
          <w:szCs w:val="18"/>
        </w:rPr>
      </w:pPr>
    </w:p>
    <w:p w14:paraId="0DED2BE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4) Within 30 days of receipt, the Wage and Hour Division approves, modifies, or </w:t>
      </w:r>
    </w:p>
    <w:p w14:paraId="5EBB277F"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disapproves the action via transmittal to the agency contracting officer, or </w:t>
      </w:r>
    </w:p>
    <w:p w14:paraId="4CE70B6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notifies the contracting officer that additional time will be required to process </w:t>
      </w:r>
    </w:p>
    <w:p w14:paraId="56AD473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the request.</w:t>
      </w:r>
    </w:p>
    <w:p w14:paraId="50919F75" w14:textId="77777777" w:rsidR="00A34A4F" w:rsidRPr="00186EB7" w:rsidRDefault="00A34A4F" w:rsidP="00A34A4F">
      <w:pPr>
        <w:pStyle w:val="PlainText"/>
        <w:rPr>
          <w:rFonts w:ascii="Courier New" w:hAnsi="Courier New" w:cs="Courier New"/>
          <w:sz w:val="18"/>
          <w:szCs w:val="18"/>
        </w:rPr>
      </w:pPr>
    </w:p>
    <w:p w14:paraId="7D9F3839"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5) The contracting officer transmits the Wage and Hour Division's decision to the </w:t>
      </w:r>
    </w:p>
    <w:p w14:paraId="603CD20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contractor.</w:t>
      </w:r>
    </w:p>
    <w:p w14:paraId="18531391" w14:textId="77777777" w:rsidR="00A34A4F" w:rsidRPr="00186EB7" w:rsidRDefault="00A34A4F" w:rsidP="00A34A4F">
      <w:pPr>
        <w:pStyle w:val="PlainText"/>
        <w:rPr>
          <w:rFonts w:ascii="Courier New" w:hAnsi="Courier New" w:cs="Courier New"/>
          <w:sz w:val="18"/>
          <w:szCs w:val="18"/>
        </w:rPr>
      </w:pPr>
    </w:p>
    <w:p w14:paraId="4622692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6) Each affected employee shall be furnished by the contractor with a written copy </w:t>
      </w:r>
    </w:p>
    <w:p w14:paraId="31290850"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of such determination or it shall be posted as a part of the wage determination (See </w:t>
      </w:r>
    </w:p>
    <w:p w14:paraId="0E30A44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29 CFR 4.6(b)(2)(iii)).</w:t>
      </w:r>
    </w:p>
    <w:p w14:paraId="7B1C037F" w14:textId="77777777" w:rsidR="00A34A4F" w:rsidRPr="00186EB7" w:rsidRDefault="00A34A4F" w:rsidP="00A34A4F">
      <w:pPr>
        <w:pStyle w:val="PlainText"/>
        <w:rPr>
          <w:rFonts w:ascii="Courier New" w:hAnsi="Courier New" w:cs="Courier New"/>
          <w:sz w:val="18"/>
          <w:szCs w:val="18"/>
        </w:rPr>
      </w:pPr>
    </w:p>
    <w:p w14:paraId="7CBF240E"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Information required by the Regulations must be submitted on SF-1444 or bond paper.</w:t>
      </w:r>
    </w:p>
    <w:p w14:paraId="4BD73647" w14:textId="77777777" w:rsidR="00A34A4F" w:rsidRPr="00186EB7" w:rsidRDefault="00A34A4F" w:rsidP="00A34A4F">
      <w:pPr>
        <w:pStyle w:val="PlainText"/>
        <w:rPr>
          <w:rFonts w:ascii="Courier New" w:hAnsi="Courier New" w:cs="Courier New"/>
          <w:sz w:val="18"/>
          <w:szCs w:val="18"/>
        </w:rPr>
      </w:pPr>
    </w:p>
    <w:p w14:paraId="1A4A321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When preparing a conformance request, </w:t>
      </w:r>
      <w:proofErr w:type="gramStart"/>
      <w:r w:rsidRPr="00186EB7">
        <w:rPr>
          <w:rFonts w:ascii="Courier New" w:hAnsi="Courier New" w:cs="Courier New"/>
          <w:sz w:val="18"/>
          <w:szCs w:val="18"/>
        </w:rPr>
        <w:t>the ""</w:t>
      </w:r>
      <w:proofErr w:type="gramEnd"/>
      <w:r w:rsidRPr="00186EB7">
        <w:rPr>
          <w:rFonts w:ascii="Courier New" w:hAnsi="Courier New" w:cs="Courier New"/>
          <w:sz w:val="18"/>
          <w:szCs w:val="18"/>
        </w:rPr>
        <w:t xml:space="preserve">Service Contract Act Directory of </w:t>
      </w:r>
    </w:p>
    <w:p w14:paraId="2B7140BA" w14:textId="77777777" w:rsidR="00A34A4F" w:rsidRPr="00186EB7" w:rsidRDefault="00A34A4F" w:rsidP="00A34A4F">
      <w:pPr>
        <w:pStyle w:val="PlainText"/>
        <w:rPr>
          <w:rFonts w:ascii="Courier New" w:hAnsi="Courier New" w:cs="Courier New"/>
          <w:sz w:val="18"/>
          <w:szCs w:val="18"/>
        </w:rPr>
      </w:pPr>
      <w:proofErr w:type="gramStart"/>
      <w:r w:rsidRPr="00186EB7">
        <w:rPr>
          <w:rFonts w:ascii="Courier New" w:hAnsi="Courier New" w:cs="Courier New"/>
          <w:sz w:val="18"/>
          <w:szCs w:val="18"/>
        </w:rPr>
        <w:t>Occupations""</w:t>
      </w:r>
      <w:proofErr w:type="gramEnd"/>
      <w:r w:rsidRPr="00186EB7">
        <w:rPr>
          <w:rFonts w:ascii="Courier New" w:hAnsi="Courier New" w:cs="Courier New"/>
          <w:sz w:val="18"/>
          <w:szCs w:val="18"/>
        </w:rPr>
        <w:t xml:space="preserve"> should be used to compare job definitions to ensure that duties </w:t>
      </w:r>
    </w:p>
    <w:p w14:paraId="32CCF045"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requested are not performed by a classification already listed in the wage </w:t>
      </w:r>
    </w:p>
    <w:p w14:paraId="7B2A529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determination. Remember, it is not the job title, but the required tasks that </w:t>
      </w:r>
    </w:p>
    <w:p w14:paraId="21AF6EA8"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determine whether a class is included in an established wage determination. </w:t>
      </w:r>
    </w:p>
    <w:p w14:paraId="6234E9FD"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 xml:space="preserve">Conformances may not be used to artificially split, combine, or subdivide </w:t>
      </w:r>
    </w:p>
    <w:p w14:paraId="23016947" w14:textId="77777777" w:rsidR="00A34A4F" w:rsidRPr="00186EB7" w:rsidRDefault="00A34A4F" w:rsidP="00A34A4F">
      <w:pPr>
        <w:pStyle w:val="PlainText"/>
        <w:rPr>
          <w:rFonts w:ascii="Courier New" w:hAnsi="Courier New" w:cs="Courier New"/>
          <w:sz w:val="18"/>
          <w:szCs w:val="18"/>
        </w:rPr>
      </w:pPr>
      <w:r w:rsidRPr="00186EB7">
        <w:rPr>
          <w:rFonts w:ascii="Courier New" w:hAnsi="Courier New" w:cs="Courier New"/>
          <w:sz w:val="18"/>
          <w:szCs w:val="18"/>
        </w:rPr>
        <w:t>classifications listed in the wage determination (See 29 CFR 4.152(c)(1))."</w:t>
      </w:r>
    </w:p>
    <w:p w14:paraId="08307E85" w14:textId="77777777" w:rsidR="00A34A4F" w:rsidRPr="00982A29" w:rsidRDefault="00A34A4F" w:rsidP="00A34A4F">
      <w:pPr>
        <w:rPr>
          <w:rFonts w:ascii="Courier New" w:hAnsi="Courier New" w:cs="Courier New"/>
          <w:sz w:val="18"/>
          <w:szCs w:val="18"/>
        </w:rPr>
      </w:pPr>
    </w:p>
    <w:p w14:paraId="6AB732DC" w14:textId="77777777" w:rsidR="002C3E01" w:rsidRDefault="002C3E01" w:rsidP="00002509">
      <w:pPr>
        <w:pStyle w:val="Heading2"/>
      </w:pPr>
    </w:p>
    <w:p w14:paraId="33478901" w14:textId="77777777" w:rsidR="00002509" w:rsidRDefault="00002509" w:rsidP="00695412">
      <w:pPr>
        <w:pStyle w:val="PlainText"/>
        <w:rPr>
          <w:rFonts w:ascii="Courier New" w:hAnsi="Courier New" w:cs="Courier New"/>
          <w:sz w:val="18"/>
          <w:szCs w:val="18"/>
        </w:rPr>
      </w:pPr>
    </w:p>
    <w:p w14:paraId="44E84385" w14:textId="77777777" w:rsidR="002C3E01" w:rsidRPr="00D768D8" w:rsidRDefault="002C3E01" w:rsidP="00695412">
      <w:pPr>
        <w:pStyle w:val="PlainText"/>
        <w:rPr>
          <w:rFonts w:ascii="Courier New" w:hAnsi="Courier New" w:cs="Courier New"/>
          <w:sz w:val="18"/>
          <w:szCs w:val="18"/>
        </w:rPr>
        <w:sectPr w:rsidR="002C3E01" w:rsidRPr="00D768D8">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44E84386" w14:textId="77777777" w:rsidR="00DA290D" w:rsidRDefault="00DA290D">
      <w:pPr>
        <w:pageBreakBefore/>
      </w:pPr>
    </w:p>
    <w:p w14:paraId="44E84387" w14:textId="77777777" w:rsidR="00DA290D" w:rsidRDefault="00DA290D">
      <w:pPr>
        <w:pStyle w:val="Heading1"/>
      </w:pPr>
      <w:bookmarkStart w:id="22" w:name="_Toc214970442"/>
      <w:r>
        <w:t>SECTION E - SOLICITATION PROVISIONS</w:t>
      </w:r>
      <w:bookmarkEnd w:id="22"/>
    </w:p>
    <w:p w14:paraId="337987D8" w14:textId="77777777" w:rsidR="0035080F" w:rsidRPr="0035080F" w:rsidRDefault="0035080F" w:rsidP="0035080F">
      <w:pPr>
        <w:pStyle w:val="Heading2"/>
      </w:pPr>
      <w:bookmarkStart w:id="23" w:name="_Toc214970443"/>
      <w:r w:rsidRPr="0035080F">
        <w:t>E.1 52.212-1 INSTRUCTIONS TO OFFERORS—COMMERCIAL PRODUCTS AND COMMERCIAL SERVICES (DEVIATION OCT 2025)</w:t>
      </w:r>
      <w:bookmarkEnd w:id="23"/>
      <w:r w:rsidRPr="0035080F">
        <w:t xml:space="preserve"> </w:t>
      </w:r>
    </w:p>
    <w:p w14:paraId="585D44E1" w14:textId="77777777" w:rsidR="0035080F" w:rsidRPr="0035080F" w:rsidRDefault="0035080F" w:rsidP="0035080F">
      <w:r w:rsidRPr="0035080F">
        <w:t xml:space="preserve">(a) Submission of offers. Submit signed and dated offers to the office specified in this solicitation at or before the exact time specified in this solicitation. As a minimum, offers shall include— </w:t>
      </w:r>
    </w:p>
    <w:p w14:paraId="0D285CA9" w14:textId="77777777" w:rsidR="0035080F" w:rsidRPr="0035080F" w:rsidRDefault="0035080F" w:rsidP="0035080F">
      <w:r w:rsidRPr="0035080F">
        <w:t xml:space="preserve">(1) The solicitation </w:t>
      </w:r>
      <w:proofErr w:type="gramStart"/>
      <w:r w:rsidRPr="0035080F">
        <w:t>number;</w:t>
      </w:r>
      <w:proofErr w:type="gramEnd"/>
      <w:r w:rsidRPr="0035080F">
        <w:t xml:space="preserve"> </w:t>
      </w:r>
    </w:p>
    <w:p w14:paraId="6077689A" w14:textId="77777777" w:rsidR="0035080F" w:rsidRPr="0035080F" w:rsidRDefault="0035080F" w:rsidP="0035080F">
      <w:r w:rsidRPr="0035080F">
        <w:t xml:space="preserve">(2) The name, address, telephone number of the </w:t>
      </w:r>
      <w:proofErr w:type="gramStart"/>
      <w:r w:rsidRPr="0035080F">
        <w:t>Offeror;</w:t>
      </w:r>
      <w:proofErr w:type="gramEnd"/>
      <w:r w:rsidRPr="0035080F">
        <w:t xml:space="preserve"> </w:t>
      </w:r>
    </w:p>
    <w:p w14:paraId="5FF4D866" w14:textId="77777777" w:rsidR="0035080F" w:rsidRPr="0035080F" w:rsidRDefault="0035080F" w:rsidP="0035080F">
      <w:r w:rsidRPr="0035080F">
        <w:t xml:space="preserve">(3) The Offeror’s Unique Entity Identifier (UEI) and, if applicable, Electronic Funds Transfer (EFT) </w:t>
      </w:r>
      <w:proofErr w:type="gramStart"/>
      <w:r w:rsidRPr="0035080F">
        <w:t>indicator;</w:t>
      </w:r>
      <w:proofErr w:type="gramEnd"/>
      <w:r w:rsidRPr="0035080F">
        <w:t xml:space="preserve"> </w:t>
      </w:r>
    </w:p>
    <w:p w14:paraId="4F1EB5F1" w14:textId="77777777" w:rsidR="0035080F" w:rsidRPr="0035080F" w:rsidRDefault="0035080F" w:rsidP="0035080F">
      <w:r w:rsidRPr="0035080F">
        <w:t xml:space="preserve">(4) Information necessary to evaluate the factors contained in the provision at 52.212-2 or as described in the </w:t>
      </w:r>
      <w:proofErr w:type="gramStart"/>
      <w:r w:rsidRPr="0035080F">
        <w:t>solicitation;</w:t>
      </w:r>
      <w:proofErr w:type="gramEnd"/>
      <w:r w:rsidRPr="0035080F">
        <w:t xml:space="preserve"> </w:t>
      </w:r>
    </w:p>
    <w:p w14:paraId="6836C62D" w14:textId="77777777" w:rsidR="0035080F" w:rsidRPr="0035080F" w:rsidRDefault="0035080F" w:rsidP="0035080F">
      <w:r w:rsidRPr="0035080F">
        <w:t xml:space="preserve">(5) Responses to provisions that require Offeror completion of information, representations, and certifications (other than those collected via the System for Award Management (SAM)); and </w:t>
      </w:r>
    </w:p>
    <w:p w14:paraId="185D8E35" w14:textId="77777777" w:rsidR="0035080F" w:rsidRPr="0035080F" w:rsidRDefault="0035080F" w:rsidP="0035080F">
      <w:r w:rsidRPr="0035080F">
        <w:t xml:space="preserve">(6) A statement specifying the extent of agreement with all terms, conditions, and provisions included in the solicitation and any solicitation amendments. </w:t>
      </w:r>
    </w:p>
    <w:p w14:paraId="58254345" w14:textId="77777777" w:rsidR="0035080F" w:rsidRPr="0035080F" w:rsidRDefault="0035080F" w:rsidP="0035080F">
      <w:r w:rsidRPr="0035080F">
        <w:t xml:space="preserve">(b) Period for acceptance of offers. The Offeror agrees to hold the prices in its offer firm for 60 calendar days from the date specified for receipt of offers, unless another </w:t>
      </w:r>
      <w:proofErr w:type="gramStart"/>
      <w:r w:rsidRPr="0035080F">
        <w:t>time period</w:t>
      </w:r>
      <w:proofErr w:type="gramEnd"/>
      <w:r w:rsidRPr="0035080F">
        <w:t xml:space="preserve"> is specified in an addendum to the solicitation. </w:t>
      </w:r>
    </w:p>
    <w:p w14:paraId="28929ADD" w14:textId="77777777" w:rsidR="0035080F" w:rsidRPr="0035080F" w:rsidRDefault="0035080F" w:rsidP="0035080F">
      <w:r w:rsidRPr="0035080F">
        <w:t xml:space="preserve">(c) Late submissions, modifications, revisions, and withdrawals of offers. </w:t>
      </w:r>
    </w:p>
    <w:p w14:paraId="1B4BE03C" w14:textId="77777777" w:rsidR="0035080F" w:rsidRPr="0035080F" w:rsidRDefault="0035080F" w:rsidP="0035080F">
      <w:r w:rsidRPr="0035080F">
        <w:t xml:space="preserve">(1) Offerors are responsible for submitting offers and any modifications or revisions to the Government office designated in the solicitation by the time specified in the solicitation. </w:t>
      </w:r>
    </w:p>
    <w:p w14:paraId="48E6305E" w14:textId="77777777" w:rsidR="0035080F" w:rsidRPr="0035080F" w:rsidRDefault="0035080F" w:rsidP="0035080F">
      <w:r w:rsidRPr="0035080F">
        <w:t xml:space="preserve">(2)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 </w:t>
      </w:r>
    </w:p>
    <w:p w14:paraId="4F98B50E" w14:textId="6D117565" w:rsidR="0035080F" w:rsidRPr="0035080F" w:rsidRDefault="0035080F" w:rsidP="0035080F">
      <w:r w:rsidRPr="0035080F">
        <w:t xml:space="preserve">(3)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 </w:t>
      </w:r>
    </w:p>
    <w:p w14:paraId="3066B0DB" w14:textId="77777777" w:rsidR="0035080F" w:rsidRPr="0035080F" w:rsidRDefault="0035080F" w:rsidP="0035080F">
      <w:r w:rsidRPr="0035080F">
        <w:t xml:space="preserve">(4) Offerors may withdraw their offers by written notice to the Government received at any time before award. </w:t>
      </w:r>
    </w:p>
    <w:p w14:paraId="6E9B8212" w14:textId="77777777" w:rsidR="0035080F" w:rsidRPr="0035080F" w:rsidRDefault="0035080F" w:rsidP="0035080F">
      <w:r w:rsidRPr="0035080F">
        <w:lastRenderedPageBreak/>
        <w:t xml:space="preserve">(d) Contract award (not applicable to Invitation for Bids).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 </w:t>
      </w:r>
    </w:p>
    <w:p w14:paraId="5ED9D570" w14:textId="6CDD9C79" w:rsidR="0035080F" w:rsidRPr="0035080F" w:rsidRDefault="0035080F" w:rsidP="0035080F">
      <w:r w:rsidRPr="0035080F">
        <w:t xml:space="preserve">(e) Debriefings. If a </w:t>
      </w:r>
      <w:r w:rsidR="003757E0" w:rsidRPr="0035080F">
        <w:t>post award</w:t>
      </w:r>
      <w:r w:rsidRPr="0035080F">
        <w:t xml:space="preserve"> debriefing is given to requesting Offerors, the Government will disclose the following information, if applicable: </w:t>
      </w:r>
    </w:p>
    <w:p w14:paraId="65DE0EEA" w14:textId="77777777" w:rsidR="0035080F" w:rsidRPr="0035080F" w:rsidRDefault="0035080F" w:rsidP="0035080F">
      <w:r w:rsidRPr="0035080F">
        <w:t xml:space="preserve">(1) The agency’s evaluation of the significant weak or deficient factors in the debriefed Offeror’s offer. </w:t>
      </w:r>
    </w:p>
    <w:p w14:paraId="12EF100F" w14:textId="77777777" w:rsidR="0035080F" w:rsidRPr="0035080F" w:rsidRDefault="0035080F" w:rsidP="0035080F">
      <w:r w:rsidRPr="0035080F">
        <w:t xml:space="preserve">(2) The overall evaluated cost or price and technical rating of the successful Offeror and the debriefed Offeror and past performance information on the debriefed Offeror. </w:t>
      </w:r>
    </w:p>
    <w:p w14:paraId="7847DC3F" w14:textId="77777777" w:rsidR="0035080F" w:rsidRPr="0035080F" w:rsidRDefault="0035080F" w:rsidP="0035080F">
      <w:r w:rsidRPr="0035080F">
        <w:t xml:space="preserve">(3) The overall ranking of all Offerors when any ranking was developed by the agency during source selection. </w:t>
      </w:r>
    </w:p>
    <w:p w14:paraId="77D9640E" w14:textId="77777777" w:rsidR="0035080F" w:rsidRPr="0035080F" w:rsidRDefault="0035080F" w:rsidP="0035080F">
      <w:r w:rsidRPr="0035080F">
        <w:t xml:space="preserve">(4) A summary of the rationale for award. </w:t>
      </w:r>
    </w:p>
    <w:p w14:paraId="69E060FF" w14:textId="77777777" w:rsidR="0035080F" w:rsidRPr="0035080F" w:rsidRDefault="0035080F" w:rsidP="0035080F">
      <w:r w:rsidRPr="0035080F">
        <w:t xml:space="preserve">(5) For acquisitions of commercial products, the make and model of the product to be delivered by the successful Offeror. </w:t>
      </w:r>
    </w:p>
    <w:p w14:paraId="5FF616D6" w14:textId="77777777" w:rsidR="0035080F" w:rsidRPr="0035080F" w:rsidRDefault="0035080F" w:rsidP="0035080F">
      <w:r w:rsidRPr="0035080F">
        <w:t xml:space="preserve">(6) Reasonable responses to relevant questions posed by the debriefed Offeror as to whether the agency followed source-selection procedures set forth in the solicitation, applicable regulations, and other applicable authorities. </w:t>
      </w:r>
    </w:p>
    <w:p w14:paraId="6B5EDCF2" w14:textId="7ED707C6" w:rsidR="0025377D" w:rsidRPr="0025377D" w:rsidRDefault="0035080F" w:rsidP="0035080F">
      <w:r w:rsidRPr="0035080F">
        <w:t>(End of provision)</w:t>
      </w:r>
    </w:p>
    <w:p w14:paraId="44E843BB" w14:textId="1BE47627" w:rsidR="00DA290D" w:rsidRDefault="00DA290D">
      <w:pPr>
        <w:pStyle w:val="Heading2"/>
      </w:pPr>
      <w:bookmarkStart w:id="24" w:name="_Toc214970444"/>
      <w:r>
        <w:t>E.2  52.233-2  SERVICE OF PROTEST  (</w:t>
      </w:r>
      <w:r w:rsidR="002A333F">
        <w:t xml:space="preserve">DEVIATION </w:t>
      </w:r>
      <w:r w:rsidR="001B5BE2">
        <w:t>NOV 2025</w:t>
      </w:r>
      <w:r>
        <w:t>)</w:t>
      </w:r>
      <w:bookmarkEnd w:id="24"/>
    </w:p>
    <w:p w14:paraId="44E843BC" w14:textId="77777777" w:rsidR="00DA290D" w:rsidRDefault="00DA290D"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4E843BD" w14:textId="77777777" w:rsidR="00DA290D" w:rsidRDefault="00DA290D" w:rsidP="007132EA">
      <w:r>
        <w:t xml:space="preserve">     </w:t>
      </w:r>
    </w:p>
    <w:p w14:paraId="44E843BE" w14:textId="77777777" w:rsidR="00DA290D" w:rsidRDefault="00DA290D">
      <w:pPr>
        <w:pStyle w:val="NoSpacing"/>
      </w:pPr>
      <w:r>
        <w:t xml:space="preserve">     </w:t>
      </w:r>
    </w:p>
    <w:p w14:paraId="44E843BF" w14:textId="77777777" w:rsidR="00DA290D" w:rsidRDefault="00DA290D">
      <w:r>
        <w:t xml:space="preserve">     Hand-Carried Address:</w:t>
      </w:r>
    </w:p>
    <w:p w14:paraId="44E843C0" w14:textId="77777777" w:rsidR="00DA290D" w:rsidRDefault="00DA290D" w:rsidP="007132EA">
      <w:r>
        <w:t xml:space="preserve">     NCO 20 Network Contracting Office</w:t>
      </w:r>
    </w:p>
    <w:p w14:paraId="44E843C1" w14:textId="77777777" w:rsidR="00DA290D" w:rsidRDefault="00DA290D">
      <w:pPr>
        <w:pStyle w:val="NoSpacing"/>
      </w:pPr>
      <w:r>
        <w:t xml:space="preserve">     ATTN: V4CONT</w:t>
      </w:r>
    </w:p>
    <w:p w14:paraId="44E843C2" w14:textId="77777777" w:rsidR="00DA290D" w:rsidRDefault="00DA290D">
      <w:pPr>
        <w:pStyle w:val="NoSpacing"/>
      </w:pPr>
      <w:r>
        <w:t xml:space="preserve">     1601 E. Fourth Plain Blvd</w:t>
      </w:r>
    </w:p>
    <w:p w14:paraId="44E843C3" w14:textId="77777777" w:rsidR="00DA290D" w:rsidRDefault="00DA290D">
      <w:pPr>
        <w:pStyle w:val="NoSpacing"/>
      </w:pPr>
      <w:r>
        <w:t xml:space="preserve">      Bldg.17, Suite B428</w:t>
      </w:r>
    </w:p>
    <w:p w14:paraId="44E843C4" w14:textId="77777777" w:rsidR="00DA290D" w:rsidRDefault="00DA290D">
      <w:pPr>
        <w:pStyle w:val="NoSpacing"/>
      </w:pPr>
      <w:r>
        <w:t xml:space="preserve">     Vancouver WA  98661</w:t>
      </w:r>
    </w:p>
    <w:p w14:paraId="44E843C5" w14:textId="77777777" w:rsidR="00DA290D" w:rsidRDefault="00DA290D" w:rsidP="007132EA">
      <w:r>
        <w:t xml:space="preserve">     Mailing Address:</w:t>
      </w:r>
    </w:p>
    <w:p w14:paraId="44E843C6" w14:textId="77777777" w:rsidR="00DA290D" w:rsidRDefault="00DA290D" w:rsidP="007132EA">
      <w:r>
        <w:t xml:space="preserve">     NCO 20 Network Contracting Office</w:t>
      </w:r>
    </w:p>
    <w:p w14:paraId="44E843C7" w14:textId="77777777" w:rsidR="00DA290D" w:rsidRDefault="00DA290D">
      <w:pPr>
        <w:pStyle w:val="NoSpacing"/>
      </w:pPr>
      <w:r>
        <w:lastRenderedPageBreak/>
        <w:t xml:space="preserve">     ATTN: V4CONT</w:t>
      </w:r>
    </w:p>
    <w:p w14:paraId="44E843C8" w14:textId="77777777" w:rsidR="00DA290D" w:rsidRDefault="00DA290D">
      <w:pPr>
        <w:pStyle w:val="NoSpacing"/>
      </w:pPr>
      <w:r>
        <w:t xml:space="preserve">     1601 E. Fourth Plain Blvd</w:t>
      </w:r>
    </w:p>
    <w:p w14:paraId="44E843C9" w14:textId="77777777" w:rsidR="00DA290D" w:rsidRDefault="00DA290D">
      <w:pPr>
        <w:pStyle w:val="NoSpacing"/>
      </w:pPr>
      <w:r>
        <w:t xml:space="preserve">      Bldg.17, Suite B428</w:t>
      </w:r>
    </w:p>
    <w:p w14:paraId="44E843CA" w14:textId="77777777" w:rsidR="00DA290D" w:rsidRDefault="00DA290D">
      <w:pPr>
        <w:pStyle w:val="NoSpacing"/>
      </w:pPr>
      <w:r>
        <w:t xml:space="preserve">     Vancouver WA  98661</w:t>
      </w:r>
    </w:p>
    <w:p w14:paraId="44E843CB" w14:textId="77777777" w:rsidR="00DA290D" w:rsidRDefault="00DA290D">
      <w:r>
        <w:t xml:space="preserve">  (b) The copy of any protest shall be received in the office designated above within one day of filing a protest with the GAO.</w:t>
      </w:r>
    </w:p>
    <w:p w14:paraId="44E843CC" w14:textId="77777777" w:rsidR="00DA290D" w:rsidRDefault="00DA290D" w:rsidP="003E6486">
      <w:pPr>
        <w:jc w:val="center"/>
      </w:pPr>
      <w:r>
        <w:t>(End of Provision)</w:t>
      </w:r>
    </w:p>
    <w:p w14:paraId="44E843CD" w14:textId="77777777" w:rsidR="00DA290D" w:rsidRDefault="00DA290D">
      <w:pPr>
        <w:pStyle w:val="Heading2"/>
      </w:pPr>
      <w:bookmarkStart w:id="25" w:name="_Toc214970445"/>
      <w:r>
        <w:t>E.3  52.252-5  AUTHORIZED DEVIATIONS IN PROVISIONS  (NOV 2020)</w:t>
      </w:r>
      <w:bookmarkEnd w:id="25"/>
    </w:p>
    <w:p w14:paraId="44E843CE" w14:textId="77777777" w:rsidR="00DA290D" w:rsidRDefault="00DA290D">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44E843CF" w14:textId="77777777" w:rsidR="00DA290D" w:rsidRDefault="00DA290D">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44E843D0" w14:textId="77777777" w:rsidR="00DA290D" w:rsidRDefault="00DA290D" w:rsidP="005435CB">
      <w:pPr>
        <w:jc w:val="center"/>
      </w:pPr>
      <w:r>
        <w:t>(End of Provision)</w:t>
      </w:r>
    </w:p>
    <w:p w14:paraId="44E843D1" w14:textId="77777777" w:rsidR="00DA290D" w:rsidRDefault="00DA290D">
      <w:pPr>
        <w:pStyle w:val="Heading2"/>
      </w:pPr>
      <w:bookmarkStart w:id="26" w:name="_Toc214970446"/>
      <w:r>
        <w:t>E.4  52.240-90  SECURITY PROHIBITIONS AND EXCLUSIONS REPRESENTATIONS AND CERTIFICATIONS (NOV 2025) (DEVIATION)</w:t>
      </w:r>
      <w:bookmarkEnd w:id="26"/>
    </w:p>
    <w:p w14:paraId="44E843D2" w14:textId="77777777" w:rsidR="00DA290D" w:rsidRPr="00783A32" w:rsidRDefault="00DA290D" w:rsidP="00783A32">
      <w:r>
        <w:t xml:space="preserve">  </w:t>
      </w:r>
      <w:r w:rsidRPr="00783A32">
        <w:t>(a)</w:t>
      </w:r>
      <w:r>
        <w:t xml:space="preserve"> </w:t>
      </w:r>
      <w:r w:rsidRPr="00783A32">
        <w:rPr>
          <w:i/>
          <w:iCs/>
        </w:rPr>
        <w:t>Definitions.</w:t>
      </w:r>
      <w:r>
        <w:t xml:space="preserve"> </w:t>
      </w:r>
      <w:r w:rsidRPr="00783A32">
        <w:t>As used in this provision—</w:t>
      </w:r>
    </w:p>
    <w:p w14:paraId="44E843D3" w14:textId="77777777" w:rsidR="00DA290D" w:rsidRPr="00783A32" w:rsidRDefault="00DA290D"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44E843D4" w14:textId="77777777" w:rsidR="00DA290D" w:rsidRPr="00783A32" w:rsidRDefault="00DA290D"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44E843D5" w14:textId="77777777" w:rsidR="00DA290D" w:rsidRPr="00783A32" w:rsidRDefault="00DA290D"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44E843D6" w14:textId="77777777" w:rsidR="00DA290D" w:rsidRPr="00783A32" w:rsidRDefault="00DA290D"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4E843D7" w14:textId="77777777" w:rsidR="00DA290D" w:rsidRPr="00783A32" w:rsidRDefault="00DA290D" w:rsidP="00783A32">
      <w:r>
        <w:t xml:space="preserve">    </w:t>
      </w:r>
      <w:r w:rsidRPr="00783A32">
        <w:t>(2)</w:t>
      </w:r>
      <w:r>
        <w:t xml:space="preserve"> </w:t>
      </w:r>
      <w:r w:rsidRPr="00783A32">
        <w:t>Marginalized areas in Northern Sudan described in section 4(9) of such Act.</w:t>
      </w:r>
    </w:p>
    <w:p w14:paraId="44E843D8" w14:textId="77777777" w:rsidR="00DA290D" w:rsidRPr="00783A32" w:rsidRDefault="00DA290D"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4E843D9" w14:textId="77777777" w:rsidR="00DA290D" w:rsidRPr="00783A32" w:rsidRDefault="00DA290D" w:rsidP="00783A32">
      <w:r>
        <w:lastRenderedPageBreak/>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44E843DA" w14:textId="77777777" w:rsidR="00DA290D" w:rsidRPr="00783A32" w:rsidRDefault="00DA290D"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44E843DB" w14:textId="77777777" w:rsidR="00DA290D" w:rsidRPr="00783A32" w:rsidRDefault="00DA290D"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44E843DC" w14:textId="77777777" w:rsidR="00DA290D" w:rsidRPr="00783A32" w:rsidRDefault="00DA290D"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44E843DD" w14:textId="77777777" w:rsidR="00DA290D" w:rsidRPr="00783A32" w:rsidRDefault="00DA290D" w:rsidP="00783A32">
      <w:r>
        <w:t xml:space="preserve">    </w:t>
      </w:r>
      <w:r w:rsidRPr="00783A32">
        <w:t>(5)</w:t>
      </w:r>
      <w:r>
        <w:t xml:space="preserve"> </w:t>
      </w:r>
      <w:r w:rsidRPr="00783A32">
        <w:t>Consist of providing goods or services that are used only to promote health or education; or</w:t>
      </w:r>
    </w:p>
    <w:p w14:paraId="44E843DE" w14:textId="77777777" w:rsidR="00DA290D" w:rsidRPr="00783A32" w:rsidRDefault="00DA290D" w:rsidP="00783A32">
      <w:r>
        <w:t xml:space="preserve">    </w:t>
      </w:r>
      <w:r w:rsidRPr="00783A32">
        <w:t>(6)</w:t>
      </w:r>
      <w:r>
        <w:t xml:space="preserve"> </w:t>
      </w:r>
      <w:r w:rsidRPr="00783A32">
        <w:t>Have been voluntarily suspended.</w:t>
      </w:r>
    </w:p>
    <w:p w14:paraId="44E843DF" w14:textId="77777777" w:rsidR="00DA290D" w:rsidRPr="00783A32" w:rsidRDefault="00DA290D" w:rsidP="00783A32">
      <w:r>
        <w:rPr>
          <w:i/>
          <w:iCs/>
        </w:rPr>
        <w:t xml:space="preserve">  </w:t>
      </w:r>
      <w:r w:rsidRPr="00783A32">
        <w:rPr>
          <w:i/>
          <w:iCs/>
        </w:rPr>
        <w:t>Sensitive technology</w:t>
      </w:r>
      <w:r w:rsidRPr="00783A32">
        <w:t>—</w:t>
      </w:r>
    </w:p>
    <w:p w14:paraId="44E843E0" w14:textId="77777777" w:rsidR="00DA290D" w:rsidRPr="00783A32" w:rsidRDefault="00DA290D" w:rsidP="00783A32">
      <w:r>
        <w:t xml:space="preserve">    </w:t>
      </w:r>
      <w:r w:rsidRPr="00783A32">
        <w:t>(1)</w:t>
      </w:r>
      <w:r>
        <w:t xml:space="preserve"> </w:t>
      </w:r>
      <w:r w:rsidRPr="00783A32">
        <w:t>Means hardware, software, telecommunications equipment, or any other technology that is to be used specifically—</w:t>
      </w:r>
    </w:p>
    <w:p w14:paraId="44E843E1" w14:textId="77777777" w:rsidR="00DA290D" w:rsidRPr="00783A32" w:rsidRDefault="00DA290D" w:rsidP="00783A32">
      <w:r>
        <w:t xml:space="preserve">      </w:t>
      </w:r>
      <w:r w:rsidRPr="00783A32">
        <w:t>(i)</w:t>
      </w:r>
      <w:r>
        <w:t xml:space="preserve"> </w:t>
      </w:r>
      <w:r w:rsidRPr="00783A32">
        <w:t>To restrict the free flow of unbiased information in Iran; or</w:t>
      </w:r>
    </w:p>
    <w:p w14:paraId="44E843E2" w14:textId="77777777" w:rsidR="00DA290D" w:rsidRPr="00783A32" w:rsidRDefault="00DA290D" w:rsidP="00783A32">
      <w:r>
        <w:t xml:space="preserve">      </w:t>
      </w:r>
      <w:r w:rsidRPr="00783A32">
        <w:t>(ii)</w:t>
      </w:r>
      <w:r>
        <w:t xml:space="preserve"> </w:t>
      </w:r>
      <w:r w:rsidRPr="00783A32">
        <w:t>To disrupt, monitor, or otherwise restrict speech of the people of Iran; and</w:t>
      </w:r>
    </w:p>
    <w:p w14:paraId="44E843E3" w14:textId="77777777" w:rsidR="00DA290D" w:rsidRPr="00783A32" w:rsidRDefault="00DA290D"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4E843E4" w14:textId="77777777" w:rsidR="00DA290D" w:rsidRPr="00783A32" w:rsidRDefault="00DA290D" w:rsidP="00783A32">
      <w:r>
        <w:t xml:space="preserve">  </w:t>
      </w:r>
      <w:r w:rsidRPr="00783A32">
        <w:t>(b)</w:t>
      </w:r>
      <w:r>
        <w:t xml:space="preserve"> </w:t>
      </w:r>
      <w:r w:rsidRPr="00783A32">
        <w:rPr>
          <w:i/>
          <w:iCs/>
        </w:rPr>
        <w:t>Procedures</w:t>
      </w:r>
      <w:r w:rsidRPr="00783A32">
        <w:t>.</w:t>
      </w:r>
    </w:p>
    <w:p w14:paraId="44E843E5" w14:textId="77777777" w:rsidR="00DA290D" w:rsidRPr="00783A32" w:rsidRDefault="00DA290D"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4E843E6" w14:textId="77777777" w:rsidR="00DA290D" w:rsidRPr="00783A32" w:rsidRDefault="00DA290D" w:rsidP="00783A32">
      <w:r>
        <w:t xml:space="preserve">    </w:t>
      </w:r>
      <w:r w:rsidRPr="00783A32">
        <w:t>(2)</w:t>
      </w:r>
      <w:r>
        <w:t xml:space="preserve"> </w:t>
      </w:r>
      <w:r w:rsidRPr="00783A32">
        <w:rPr>
          <w:i/>
          <w:iCs/>
        </w:rPr>
        <w:t>FASCSA Orders</w:t>
      </w:r>
      <w:r w:rsidRPr="00783A32">
        <w:t>.</w:t>
      </w:r>
    </w:p>
    <w:p w14:paraId="44E843E7" w14:textId="77777777" w:rsidR="00DA290D" w:rsidRPr="00783A32" w:rsidRDefault="00DA290D"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4E843E8" w14:textId="77777777" w:rsidR="00DA290D" w:rsidRPr="00783A32" w:rsidRDefault="00DA290D"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4E843E9" w14:textId="77777777" w:rsidR="00DA290D" w:rsidRPr="00783A32" w:rsidRDefault="00DA290D" w:rsidP="00783A32">
      <w:r>
        <w:t xml:space="preserve">      </w:t>
      </w:r>
      <w:r w:rsidRPr="00783A32">
        <w:t>(iii)</w:t>
      </w:r>
      <w:r>
        <w:t xml:space="preserve"> </w:t>
      </w:r>
      <w:r w:rsidRPr="00783A32">
        <w:t>FASCSA orders issued after the date of solicitation do not apply unless added by an amendment to the solicitation.</w:t>
      </w:r>
    </w:p>
    <w:p w14:paraId="44E843EA" w14:textId="77777777" w:rsidR="00DA290D" w:rsidRPr="00783A32" w:rsidRDefault="00DA290D"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w:t>
      </w:r>
      <w:r w:rsidRPr="00783A32">
        <w:lastRenderedPageBreak/>
        <w:t xml:space="preserve">information in the Offeror’s possession but does not need to include an internal or third-party </w:t>
      </w:r>
      <w:proofErr w:type="gramStart"/>
      <w:r w:rsidRPr="00783A32">
        <w:t>audit)—</w:t>
      </w:r>
      <w:proofErr w:type="gramEnd"/>
    </w:p>
    <w:p w14:paraId="44E843EB" w14:textId="77777777" w:rsidR="00DA290D" w:rsidRPr="00783A32" w:rsidRDefault="00DA290D"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4E843EC" w14:textId="77777777" w:rsidR="00DA290D" w:rsidRPr="00783A32" w:rsidRDefault="00DA290D"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4E843ED" w14:textId="77777777" w:rsidR="00DA290D" w:rsidRPr="00783A32" w:rsidRDefault="00DA290D"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44E843EE" w14:textId="77777777" w:rsidR="00DA290D" w:rsidRPr="00783A32" w:rsidRDefault="00DA290D"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4E843EF" w14:textId="77777777" w:rsidR="00DA290D" w:rsidRPr="00783A32" w:rsidRDefault="00DA290D" w:rsidP="00783A32">
      <w:r>
        <w:t xml:space="preserve">  </w:t>
      </w:r>
      <w:r w:rsidRPr="00783A32">
        <w:t>(f)</w:t>
      </w:r>
      <w:r>
        <w:t xml:space="preserve"> </w:t>
      </w:r>
      <w:r w:rsidRPr="00783A32">
        <w:rPr>
          <w:i/>
          <w:iCs/>
        </w:rPr>
        <w:t>Iran Representation and Certifications</w:t>
      </w:r>
      <w:r w:rsidRPr="00783A32">
        <w:t>.</w:t>
      </w:r>
    </w:p>
    <w:p w14:paraId="44E843F0" w14:textId="77777777" w:rsidR="00DA290D" w:rsidRPr="00783A32" w:rsidRDefault="00DA290D"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4E843F1" w14:textId="77777777" w:rsidR="00DA290D" w:rsidRPr="00783A32" w:rsidRDefault="00DA290D"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44E843F2" w14:textId="77777777" w:rsidR="00DA290D" w:rsidRPr="00783A32" w:rsidRDefault="00DA290D"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4E843F3" w14:textId="77777777" w:rsidR="00DA290D" w:rsidRPr="00783A32" w:rsidRDefault="00DA290D"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8" w:history="1">
        <w:r w:rsidRPr="00FC16F2">
          <w:rPr>
            <w:rStyle w:val="Hyperlink"/>
            <w:i/>
            <w:iCs/>
          </w:rPr>
          <w:t>https://www.treasury.gov/resource-center/sanctions/SDN-List/Pages/default.aspx</w:t>
        </w:r>
      </w:hyperlink>
      <w:r w:rsidRPr="00783A32">
        <w:t>)</w:t>
      </w:r>
    </w:p>
    <w:p w14:paraId="44E843F4" w14:textId="77777777" w:rsidR="00DA290D" w:rsidRPr="00783A32" w:rsidRDefault="00DA290D" w:rsidP="00783A32">
      <w:r>
        <w:lastRenderedPageBreak/>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44E843F5" w14:textId="77777777" w:rsidR="00DA290D" w:rsidRPr="00783A32" w:rsidRDefault="00DA290D"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44E843F6" w14:textId="77777777" w:rsidR="00DA290D" w:rsidRPr="00783A32" w:rsidRDefault="00DA290D"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4E843F7" w14:textId="77777777" w:rsidR="00DA290D" w:rsidRPr="00783A32" w:rsidRDefault="00DA290D" w:rsidP="00783A32">
      <w:r>
        <w:t xml:space="preserve">      </w:t>
      </w:r>
      <w:r w:rsidRPr="00783A32">
        <w:t>(iii)</w:t>
      </w:r>
      <w:r>
        <w:t xml:space="preserve"> </w:t>
      </w:r>
      <w:r w:rsidRPr="00783A32">
        <w:t>The offeror shall email questions concerning sensitive technology to the Department of State at</w:t>
      </w:r>
      <w:r>
        <w:t xml:space="preserve"> </w:t>
      </w:r>
      <w:hyperlink r:id="rId39" w:history="1">
        <w:r w:rsidRPr="00FC16F2">
          <w:rPr>
            <w:rStyle w:val="Hyperlink"/>
            <w:i/>
            <w:iCs/>
          </w:rPr>
          <w:t>CISADA106@state.gov</w:t>
        </w:r>
      </w:hyperlink>
      <w:r w:rsidRPr="00783A32">
        <w:t>.</w:t>
      </w:r>
    </w:p>
    <w:p w14:paraId="44E843F8" w14:textId="77777777" w:rsidR="00DA290D" w:rsidRPr="00783A32" w:rsidRDefault="00DA290D" w:rsidP="00783A32">
      <w:r>
        <w:t xml:space="preserve">  </w:t>
      </w:r>
      <w:r w:rsidRPr="00783A32">
        <w:t>(g)</w:t>
      </w:r>
      <w:r>
        <w:t xml:space="preserve"> </w:t>
      </w:r>
      <w:r w:rsidRPr="00783A32">
        <w:rPr>
          <w:i/>
          <w:iCs/>
        </w:rPr>
        <w:t>Disclosure</w:t>
      </w:r>
      <w:r w:rsidRPr="00783A32">
        <w:t>.</w:t>
      </w:r>
    </w:p>
    <w:p w14:paraId="44E843F9" w14:textId="77777777" w:rsidR="00DA290D" w:rsidRPr="00783A32" w:rsidRDefault="00DA290D"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44E843FA" w14:textId="77777777" w:rsidR="00DA290D" w:rsidRPr="00783A32" w:rsidRDefault="00DA290D"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44E843FB" w14:textId="77777777" w:rsidR="00DA290D" w:rsidRPr="00783A32" w:rsidRDefault="00DA290D"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44E843FC" w14:textId="77777777" w:rsidR="00DA290D" w:rsidRPr="00783A32" w:rsidRDefault="00DA290D"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44E843FD" w14:textId="77777777" w:rsidR="00DA290D" w:rsidRPr="00783A32" w:rsidRDefault="00DA290D"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44E843FE" w14:textId="77777777" w:rsidR="00DA290D" w:rsidRPr="00783A32" w:rsidRDefault="00DA290D"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44E843FF" w14:textId="77777777" w:rsidR="00DA290D" w:rsidRPr="00783A32" w:rsidRDefault="00DA290D"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44E84400" w14:textId="77777777" w:rsidR="00DA290D" w:rsidRPr="00783A32" w:rsidRDefault="00DA290D"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44E84401" w14:textId="77777777" w:rsidR="00DA290D" w:rsidRPr="00783A32" w:rsidRDefault="00DA290D" w:rsidP="00783A32">
      <w:r>
        <w:t xml:space="preserve">      </w:t>
      </w:r>
      <w:r w:rsidRPr="00783A32">
        <w:t>(viii)</w:t>
      </w:r>
      <w:r>
        <w:t xml:space="preserve"> </w:t>
      </w:r>
      <w:r w:rsidRPr="00783A32">
        <w:t>If the product or service is related to item maintenance, include the following information on the item being maintained:</w:t>
      </w:r>
    </w:p>
    <w:p w14:paraId="44E84402" w14:textId="77777777" w:rsidR="00DA290D" w:rsidRPr="00783A32" w:rsidRDefault="00DA290D" w:rsidP="00783A32">
      <w:r>
        <w:t xml:space="preserve">        </w:t>
      </w:r>
      <w:r w:rsidRPr="00783A32">
        <w:t>(A)</w:t>
      </w:r>
      <w:r>
        <w:t xml:space="preserve"> </w:t>
      </w:r>
      <w:proofErr w:type="gramStart"/>
      <w:r w:rsidRPr="00783A32">
        <w:t>Brand;</w:t>
      </w:r>
      <w:proofErr w:type="gramEnd"/>
    </w:p>
    <w:p w14:paraId="44E84403" w14:textId="77777777" w:rsidR="00DA290D" w:rsidRPr="00783A32" w:rsidRDefault="00DA290D" w:rsidP="00783A32">
      <w:r>
        <w:t xml:space="preserve">        </w:t>
      </w:r>
      <w:r w:rsidRPr="00783A32">
        <w:t>(B)</w:t>
      </w:r>
      <w:r>
        <w:t xml:space="preserve"> </w:t>
      </w:r>
      <w:r w:rsidRPr="00783A32">
        <w:t>Model number, OEM number, manufacturer part number, or wholesaler number; and</w:t>
      </w:r>
    </w:p>
    <w:p w14:paraId="44E84404" w14:textId="77777777" w:rsidR="00DA290D" w:rsidRPr="00783A32" w:rsidRDefault="00DA290D" w:rsidP="00783A32">
      <w:r>
        <w:t xml:space="preserve">        </w:t>
      </w:r>
      <w:r w:rsidRPr="00783A32">
        <w:t>(C)</w:t>
      </w:r>
      <w:r>
        <w:t xml:space="preserve"> </w:t>
      </w:r>
      <w:r w:rsidRPr="00783A32">
        <w:t>Item description, as applicable.</w:t>
      </w:r>
    </w:p>
    <w:p w14:paraId="44E84405" w14:textId="77777777" w:rsidR="00DA290D" w:rsidRPr="00783A32" w:rsidRDefault="00DA290D" w:rsidP="00783A32">
      <w:r>
        <w:lastRenderedPageBreak/>
        <w:t xml:space="preserve">      </w:t>
      </w:r>
      <w:r w:rsidRPr="00783A32">
        <w:t>(ix)</w:t>
      </w:r>
      <w:r>
        <w:t xml:space="preserve"> </w:t>
      </w:r>
      <w:r w:rsidRPr="00783A32">
        <w:t>Any readily available information about mitigation actions undertaken or recommended.</w:t>
      </w:r>
    </w:p>
    <w:p w14:paraId="44E84406" w14:textId="77777777" w:rsidR="00DA290D" w:rsidRPr="00783A32" w:rsidRDefault="00DA290D" w:rsidP="00783A32">
      <w:r>
        <w:t xml:space="preserve">    </w:t>
      </w:r>
      <w:r w:rsidRPr="00783A32">
        <w:t>(2)</w:t>
      </w:r>
      <w:r>
        <w:t xml:space="preserve"> </w:t>
      </w:r>
      <w:r w:rsidRPr="00783A32">
        <w:t>If a disclosure is required to be submitted to a contracting office, the offeror shall submit the disclosure as follows:</w:t>
      </w:r>
    </w:p>
    <w:p w14:paraId="44E84407" w14:textId="77777777" w:rsidR="00DA290D" w:rsidRPr="00783A32" w:rsidRDefault="00DA290D" w:rsidP="00783A32">
      <w:r>
        <w:t xml:space="preserve">      </w:t>
      </w:r>
      <w:r w:rsidRPr="00783A32">
        <w:t>(i)</w:t>
      </w:r>
      <w:r>
        <w:t xml:space="preserve"> </w:t>
      </w:r>
      <w:r w:rsidRPr="00783A32">
        <w:t xml:space="preserve">If a Department of Defense contracting office, the offeror shall submit the disclosure to the website at </w:t>
      </w:r>
      <w:hyperlink r:id="rId40" w:history="1">
        <w:r w:rsidRPr="00AA01EB">
          <w:rPr>
            <w:rStyle w:val="Hyperlink"/>
            <w:i/>
            <w:iCs/>
          </w:rPr>
          <w:t>https://dibnet.dod.mil</w:t>
        </w:r>
      </w:hyperlink>
      <w:r w:rsidRPr="00783A32">
        <w:t>.</w:t>
      </w:r>
    </w:p>
    <w:p w14:paraId="44E84408" w14:textId="77777777" w:rsidR="00DA290D" w:rsidRPr="00783A32" w:rsidRDefault="00DA290D" w:rsidP="00783A32">
      <w:r>
        <w:t xml:space="preserve">      </w:t>
      </w:r>
      <w:r w:rsidRPr="00783A32">
        <w:t>(ii)</w:t>
      </w:r>
      <w:r>
        <w:t xml:space="preserve"> </w:t>
      </w:r>
      <w:r w:rsidRPr="00783A32">
        <w:t>For all other contracting offices, the Offeror shall submit the disclosure to the Contracting Officer.</w:t>
      </w:r>
    </w:p>
    <w:p w14:paraId="44E84409" w14:textId="77777777" w:rsidR="00DA290D" w:rsidRPr="00783A32" w:rsidRDefault="00DA290D"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4E8440A" w14:textId="77777777" w:rsidR="00DA290D" w:rsidRPr="004013C4" w:rsidRDefault="00DA290D"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4E8440B" w14:textId="77777777" w:rsidR="00DA290D" w:rsidRDefault="00DA290D"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173EF" w14:paraId="44E8440F" w14:textId="77777777">
        <w:tc>
          <w:tcPr>
            <w:tcW w:w="1440" w:type="dxa"/>
          </w:tcPr>
          <w:p w14:paraId="44E8440C" w14:textId="7EF10502" w:rsidR="00F173EF" w:rsidRDefault="00F173EF">
            <w:pPr>
              <w:pStyle w:val="ByReference"/>
            </w:pPr>
          </w:p>
        </w:tc>
        <w:tc>
          <w:tcPr>
            <w:tcW w:w="6192" w:type="dxa"/>
          </w:tcPr>
          <w:p w14:paraId="44E8440D" w14:textId="7141A8AE" w:rsidR="00F173EF" w:rsidRDefault="00F173EF">
            <w:pPr>
              <w:pStyle w:val="ByReference"/>
            </w:pPr>
          </w:p>
        </w:tc>
        <w:tc>
          <w:tcPr>
            <w:tcW w:w="1440" w:type="dxa"/>
          </w:tcPr>
          <w:p w14:paraId="44E8440E" w14:textId="51D19B5A" w:rsidR="00F173EF" w:rsidRDefault="00F173EF">
            <w:pPr>
              <w:pStyle w:val="ByReference"/>
            </w:pPr>
          </w:p>
        </w:tc>
      </w:tr>
      <w:tr w:rsidR="00F173EF" w14:paraId="44E84413" w14:textId="77777777">
        <w:tc>
          <w:tcPr>
            <w:tcW w:w="1440" w:type="dxa"/>
          </w:tcPr>
          <w:p w14:paraId="44E84410" w14:textId="648CC7FD" w:rsidR="00F173EF" w:rsidRDefault="00F173EF">
            <w:pPr>
              <w:pStyle w:val="ByReference"/>
            </w:pPr>
          </w:p>
        </w:tc>
        <w:tc>
          <w:tcPr>
            <w:tcW w:w="6192" w:type="dxa"/>
          </w:tcPr>
          <w:p w14:paraId="44E84411" w14:textId="3C38A7DE" w:rsidR="00F173EF" w:rsidRDefault="00F173EF">
            <w:pPr>
              <w:pStyle w:val="ByReference"/>
            </w:pPr>
          </w:p>
        </w:tc>
        <w:tc>
          <w:tcPr>
            <w:tcW w:w="1440" w:type="dxa"/>
          </w:tcPr>
          <w:p w14:paraId="44E84412" w14:textId="7F5A09D8" w:rsidR="00F173EF" w:rsidRDefault="00F173EF">
            <w:pPr>
              <w:pStyle w:val="ByReference"/>
            </w:pPr>
          </w:p>
        </w:tc>
      </w:tr>
    </w:tbl>
    <w:p w14:paraId="44E84414" w14:textId="77777777" w:rsidR="00DA290D" w:rsidRDefault="00DA290D">
      <w:pPr>
        <w:pStyle w:val="Heading2"/>
      </w:pPr>
      <w:bookmarkStart w:id="27" w:name="_Toc214970447"/>
      <w:r>
        <w:t>E.5  52.252-1  SOLICITATION PROVISIONS INCORPORATED BY REFERENCE  (FEB 1998)</w:t>
      </w:r>
      <w:bookmarkEnd w:id="27"/>
    </w:p>
    <w:p w14:paraId="44E84415" w14:textId="77777777" w:rsidR="00DA290D" w:rsidRDefault="00DA290D">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4E84416" w14:textId="77777777" w:rsidR="00DA290D" w:rsidRDefault="00DA290D" w:rsidP="004C2BF1">
      <w:pPr>
        <w:pStyle w:val="NoSpacing"/>
        <w:spacing w:before="160"/>
      </w:pPr>
      <w:r>
        <w:t xml:space="preserve">  https://www.acquisition.gov/browse/index/far</w:t>
      </w:r>
    </w:p>
    <w:p w14:paraId="44E84417" w14:textId="77777777" w:rsidR="00DA290D" w:rsidRDefault="00DA290D">
      <w:pPr>
        <w:pStyle w:val="NoSpacing"/>
      </w:pPr>
      <w:r>
        <w:t xml:space="preserve">  https://www.va.gov/oal/library/vaar/</w:t>
      </w:r>
    </w:p>
    <w:p w14:paraId="44E84418" w14:textId="77777777" w:rsidR="00DA290D" w:rsidRDefault="00DA290D">
      <w:pPr>
        <w:pStyle w:val="NoSpacing"/>
      </w:pPr>
      <w:r>
        <w:t xml:space="preserve">  </w:t>
      </w:r>
    </w:p>
    <w:p w14:paraId="44E84419" w14:textId="77777777" w:rsidR="00DA290D" w:rsidRDefault="00DA290D"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173EF" w14:paraId="44E8441D" w14:textId="77777777">
        <w:tc>
          <w:tcPr>
            <w:tcW w:w="1440" w:type="dxa"/>
          </w:tcPr>
          <w:p w14:paraId="44E8441A" w14:textId="77777777" w:rsidR="00F173EF" w:rsidRDefault="00DA290D">
            <w:pPr>
              <w:pStyle w:val="ByReference"/>
            </w:pPr>
            <w:r>
              <w:rPr>
                <w:b/>
                <w:u w:val="single"/>
              </w:rPr>
              <w:t>FAR Number</w:t>
            </w:r>
          </w:p>
        </w:tc>
        <w:tc>
          <w:tcPr>
            <w:tcW w:w="6192" w:type="dxa"/>
          </w:tcPr>
          <w:p w14:paraId="44E8441B" w14:textId="77777777" w:rsidR="00F173EF" w:rsidRDefault="00DA290D">
            <w:pPr>
              <w:pStyle w:val="ByReference"/>
            </w:pPr>
            <w:r>
              <w:rPr>
                <w:b/>
                <w:u w:val="single"/>
              </w:rPr>
              <w:t>Title</w:t>
            </w:r>
          </w:p>
        </w:tc>
        <w:tc>
          <w:tcPr>
            <w:tcW w:w="1440" w:type="dxa"/>
          </w:tcPr>
          <w:p w14:paraId="44E8441C" w14:textId="77777777" w:rsidR="00F173EF" w:rsidRDefault="00DA290D">
            <w:pPr>
              <w:pStyle w:val="ByReference"/>
            </w:pPr>
            <w:r>
              <w:rPr>
                <w:b/>
                <w:u w:val="single"/>
              </w:rPr>
              <w:t>Date</w:t>
            </w:r>
          </w:p>
        </w:tc>
      </w:tr>
      <w:tr w:rsidR="00F173EF" w14:paraId="44E84421" w14:textId="77777777">
        <w:tc>
          <w:tcPr>
            <w:tcW w:w="1440" w:type="dxa"/>
          </w:tcPr>
          <w:p w14:paraId="44E8441E" w14:textId="77777777" w:rsidR="00F173EF" w:rsidRDefault="00DA290D">
            <w:pPr>
              <w:pStyle w:val="ByReference"/>
            </w:pPr>
            <w:r>
              <w:t>52.204-7</w:t>
            </w:r>
          </w:p>
        </w:tc>
        <w:tc>
          <w:tcPr>
            <w:tcW w:w="6192" w:type="dxa"/>
          </w:tcPr>
          <w:p w14:paraId="44E8441F" w14:textId="77777777" w:rsidR="00F173EF" w:rsidRDefault="00DA290D">
            <w:pPr>
              <w:pStyle w:val="ByReference"/>
            </w:pPr>
            <w:r>
              <w:t>SYSTEM FOR AWARD MANAGEMENT</w:t>
            </w:r>
          </w:p>
        </w:tc>
        <w:tc>
          <w:tcPr>
            <w:tcW w:w="1440" w:type="dxa"/>
          </w:tcPr>
          <w:p w14:paraId="44E84420" w14:textId="77777777" w:rsidR="00F173EF" w:rsidRDefault="00DA290D">
            <w:pPr>
              <w:pStyle w:val="ByReference"/>
            </w:pPr>
            <w:r>
              <w:t>NOV 2024</w:t>
            </w:r>
          </w:p>
        </w:tc>
      </w:tr>
    </w:tbl>
    <w:p w14:paraId="44E84422" w14:textId="08D30F2B" w:rsidR="00DA290D" w:rsidRDefault="00DA290D">
      <w:pPr>
        <w:pStyle w:val="Heading2"/>
      </w:pPr>
      <w:bookmarkStart w:id="28" w:name="_Toc214970448"/>
      <w:r>
        <w:t>E.6  52.212-2  EVALUATION—COMMERCIAL PRODUCTS AND COMMERCIAL SERVICES (</w:t>
      </w:r>
      <w:r w:rsidR="007F7DC3">
        <w:t xml:space="preserve">DEVIATION </w:t>
      </w:r>
      <w:r w:rsidR="00725E0D">
        <w:t>OCT 2025</w:t>
      </w:r>
      <w:r>
        <w:t>)</w:t>
      </w:r>
      <w:bookmarkEnd w:id="28"/>
    </w:p>
    <w:p w14:paraId="44E84423" w14:textId="77777777" w:rsidR="00DA290D" w:rsidRDefault="00DA290D">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44E84424" w14:textId="77777777" w:rsidR="00DA290D" w:rsidRDefault="00DA290D" w:rsidP="00D509B3">
      <w:pPr>
        <w:spacing w:after="0" w:line="240" w:lineRule="auto"/>
      </w:pPr>
      <w:r>
        <w:lastRenderedPageBreak/>
        <w:t xml:space="preserve">   Factor 1: Technical</w:t>
      </w:r>
    </w:p>
    <w:p w14:paraId="44E84425" w14:textId="77777777" w:rsidR="00DA290D" w:rsidRDefault="00DA290D" w:rsidP="00D509B3">
      <w:pPr>
        <w:pStyle w:val="NoSpacing"/>
      </w:pPr>
      <w:r>
        <w:t xml:space="preserve">   Factor 2: Past Performance</w:t>
      </w:r>
    </w:p>
    <w:p w14:paraId="44E84426" w14:textId="77777777" w:rsidR="00DA290D" w:rsidRDefault="00DA290D">
      <w:pPr>
        <w:pStyle w:val="NoSpacing"/>
      </w:pPr>
      <w:r>
        <w:t xml:space="preserve">   Factor 3: Price</w:t>
      </w:r>
    </w:p>
    <w:p w14:paraId="00BEF299" w14:textId="7FC669C7" w:rsidR="00FC21ED" w:rsidRPr="00FC21ED" w:rsidRDefault="00DA290D" w:rsidP="00FC21ED">
      <w:pPr>
        <w:pStyle w:val="NoSpacing"/>
      </w:pPr>
      <w:r>
        <w:t xml:space="preserve">   </w:t>
      </w:r>
    </w:p>
    <w:p w14:paraId="386D95EC" w14:textId="77777777" w:rsidR="00FC21ED" w:rsidRPr="00FC21ED" w:rsidRDefault="00FC21ED" w:rsidP="00956F7C">
      <w:pPr>
        <w:pStyle w:val="NoSpacing"/>
        <w:tabs>
          <w:tab w:val="left" w:pos="360"/>
        </w:tabs>
      </w:pPr>
      <w:r w:rsidRPr="00FC21ED">
        <w:t>•</w:t>
      </w:r>
      <w:r w:rsidRPr="00FC21ED">
        <w:tab/>
        <w:t>In accordance with FAR 13.106-2, the quotes will undergo a comparative evaluation to determine which quote is the best overall offer to the government in terms of high technical capability and satisfactory past performance, while also providing a competitive price.</w:t>
      </w:r>
    </w:p>
    <w:p w14:paraId="5F1D5D5E" w14:textId="77777777" w:rsidR="00FC21ED" w:rsidRPr="00FC21ED" w:rsidRDefault="00FC21ED" w:rsidP="00956F7C">
      <w:pPr>
        <w:pStyle w:val="NoSpacing"/>
        <w:tabs>
          <w:tab w:val="left" w:pos="360"/>
        </w:tabs>
      </w:pPr>
      <w:r w:rsidRPr="00FC21ED">
        <w:t xml:space="preserve"> </w:t>
      </w:r>
    </w:p>
    <w:p w14:paraId="0493D444" w14:textId="77777777" w:rsidR="00FC21ED" w:rsidRPr="00FC21ED" w:rsidRDefault="00FC21ED" w:rsidP="00956F7C">
      <w:pPr>
        <w:pStyle w:val="NoSpacing"/>
        <w:tabs>
          <w:tab w:val="left" w:pos="360"/>
        </w:tabs>
      </w:pPr>
      <w:r w:rsidRPr="00FC21ED">
        <w:t>•</w:t>
      </w:r>
      <w:r w:rsidRPr="00FC21ED">
        <w:tab/>
        <w:t xml:space="preserve">Quotes will be evaluated by performing a direct comparison of one offer with another in a uniform manner to determine which quote provides the government with its needs, as identified in the RFQ. </w:t>
      </w:r>
    </w:p>
    <w:p w14:paraId="3642E482" w14:textId="77777777" w:rsidR="00FC21ED" w:rsidRPr="00FC21ED" w:rsidRDefault="00FC21ED" w:rsidP="00956F7C">
      <w:pPr>
        <w:pStyle w:val="NoSpacing"/>
        <w:tabs>
          <w:tab w:val="left" w:pos="360"/>
        </w:tabs>
      </w:pPr>
      <w:r w:rsidRPr="00FC21ED">
        <w:t xml:space="preserve"> </w:t>
      </w:r>
    </w:p>
    <w:p w14:paraId="3F4524B8" w14:textId="77777777" w:rsidR="00FC21ED" w:rsidRPr="00FC21ED" w:rsidRDefault="00FC21ED" w:rsidP="00956F7C">
      <w:pPr>
        <w:pStyle w:val="NoSpacing"/>
        <w:tabs>
          <w:tab w:val="left" w:pos="360"/>
        </w:tabs>
      </w:pPr>
      <w:r w:rsidRPr="00FC21ED">
        <w:t>•</w:t>
      </w:r>
      <w:r w:rsidRPr="00FC21ED">
        <w:tab/>
        <w:t xml:space="preserve">The government reserves the right to consider a response that offers more than the minimum and select that response if it provides a benefit to the government. </w:t>
      </w:r>
    </w:p>
    <w:p w14:paraId="5A9E8A59" w14:textId="77777777" w:rsidR="00FC21ED" w:rsidRPr="00FC21ED" w:rsidRDefault="00FC21ED" w:rsidP="00956F7C">
      <w:pPr>
        <w:pStyle w:val="NoSpacing"/>
        <w:tabs>
          <w:tab w:val="left" w:pos="360"/>
        </w:tabs>
      </w:pPr>
      <w:r w:rsidRPr="00FC21ED">
        <w:t xml:space="preserve"> </w:t>
      </w:r>
    </w:p>
    <w:p w14:paraId="0F2E5A91" w14:textId="77777777" w:rsidR="00FC21ED" w:rsidRPr="00FC21ED" w:rsidRDefault="00FC21ED" w:rsidP="00956F7C">
      <w:pPr>
        <w:pStyle w:val="NoSpacing"/>
        <w:tabs>
          <w:tab w:val="left" w:pos="360"/>
        </w:tabs>
      </w:pPr>
      <w:r w:rsidRPr="00FC21ED">
        <w:t>•</w:t>
      </w:r>
      <w:r w:rsidRPr="00FC21ED">
        <w:tab/>
        <w:t xml:space="preserve">The government has the discretion to accept other than the lowest priced offeror that provides additional benefits. </w:t>
      </w:r>
    </w:p>
    <w:p w14:paraId="0055252D" w14:textId="77777777" w:rsidR="00FC21ED" w:rsidRPr="00FC21ED" w:rsidRDefault="00FC21ED" w:rsidP="00956F7C">
      <w:pPr>
        <w:pStyle w:val="NoSpacing"/>
        <w:tabs>
          <w:tab w:val="left" w:pos="360"/>
        </w:tabs>
      </w:pPr>
      <w:r w:rsidRPr="00FC21ED">
        <w:t xml:space="preserve"> </w:t>
      </w:r>
    </w:p>
    <w:p w14:paraId="5D7FE12C" w14:textId="77777777" w:rsidR="00FC21ED" w:rsidRPr="00FC21ED" w:rsidRDefault="00FC21ED" w:rsidP="00956F7C">
      <w:pPr>
        <w:pStyle w:val="NoSpacing"/>
        <w:tabs>
          <w:tab w:val="left" w:pos="360"/>
        </w:tabs>
      </w:pPr>
      <w:r w:rsidRPr="00FC21ED">
        <w:t>•</w:t>
      </w:r>
      <w:r w:rsidRPr="00FC21ED">
        <w:tab/>
        <w:t xml:space="preserve">The government reserves the right to select a response that provides benefit to the Government that exceeds the minimum but is not required to do so. </w:t>
      </w:r>
    </w:p>
    <w:p w14:paraId="0DEE4D2D" w14:textId="77777777" w:rsidR="00FC21ED" w:rsidRPr="00FC21ED" w:rsidRDefault="00FC21ED" w:rsidP="00956F7C">
      <w:pPr>
        <w:pStyle w:val="NoSpacing"/>
        <w:tabs>
          <w:tab w:val="left" w:pos="360"/>
        </w:tabs>
      </w:pPr>
      <w:r w:rsidRPr="00FC21ED">
        <w:t xml:space="preserve"> </w:t>
      </w:r>
    </w:p>
    <w:p w14:paraId="44E84429" w14:textId="0A136056" w:rsidR="00DA290D" w:rsidRDefault="00FC21ED" w:rsidP="00956F7C">
      <w:pPr>
        <w:pStyle w:val="NoSpacing"/>
        <w:tabs>
          <w:tab w:val="left" w:pos="360"/>
        </w:tabs>
      </w:pPr>
      <w:r w:rsidRPr="00FC21ED">
        <w:t>•</w:t>
      </w:r>
      <w:r w:rsidRPr="00FC21ED">
        <w:tab/>
        <w:t>Responses may exceed requirements. Each response at a minimum must meet solicitation requirement statement. The government is not requesting or accepting alternate quotes.</w:t>
      </w:r>
    </w:p>
    <w:p w14:paraId="7C414A70" w14:textId="77777777" w:rsidR="00956F7C" w:rsidRDefault="00956F7C" w:rsidP="00956F7C">
      <w:pPr>
        <w:pStyle w:val="NoSpacing"/>
        <w:tabs>
          <w:tab w:val="left" w:pos="360"/>
        </w:tabs>
      </w:pPr>
    </w:p>
    <w:p w14:paraId="44E8442A" w14:textId="77777777" w:rsidR="00DA290D" w:rsidRDefault="00DA290D">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44E8442B" w14:textId="77777777" w:rsidR="00DA290D" w:rsidRDefault="00DA290D">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44E8442C" w14:textId="77777777" w:rsidR="00DA290D" w:rsidRDefault="00DA290D" w:rsidP="005308B2">
      <w:pPr>
        <w:jc w:val="center"/>
      </w:pPr>
      <w:r>
        <w:t>(End of Provision)</w:t>
      </w:r>
    </w:p>
    <w:p w14:paraId="44E8442D" w14:textId="2E8383A1" w:rsidR="00DA290D" w:rsidRPr="006A3984" w:rsidRDefault="00DA290D" w:rsidP="00AC322F">
      <w:pPr>
        <w:pStyle w:val="Heading2"/>
      </w:pPr>
      <w:bookmarkStart w:id="29" w:name="_Toc175808952"/>
      <w:bookmarkStart w:id="30" w:name="_Toc179957789"/>
      <w:bookmarkStart w:id="31" w:name="_Toc210738369"/>
      <w:bookmarkStart w:id="32" w:name="_Toc214970449"/>
      <w:r w:rsidRPr="006A3984">
        <w:t>E.</w:t>
      </w:r>
      <w:r w:rsidR="00745E46">
        <w:t>7</w:t>
      </w:r>
      <w:r w:rsidRPr="006A3984">
        <w:t xml:space="preserve"> ADDENDUM TO 52.212-1: QUOTE SUBMISSION</w:t>
      </w:r>
      <w:bookmarkEnd w:id="29"/>
      <w:r>
        <w:t>, SITE VISIT</w:t>
      </w:r>
      <w:r w:rsidRPr="006A3984">
        <w:t xml:space="preserve"> AND QUESTIONS</w:t>
      </w:r>
      <w:bookmarkEnd w:id="30"/>
      <w:bookmarkEnd w:id="31"/>
      <w:bookmarkEnd w:id="32"/>
    </w:p>
    <w:p w14:paraId="44E8442E" w14:textId="77777777" w:rsidR="00DA290D" w:rsidRDefault="00DA290D" w:rsidP="00AC322F">
      <w:pPr>
        <w:autoSpaceDE w:val="0"/>
        <w:autoSpaceDN w:val="0"/>
        <w:adjustRightInd w:val="0"/>
        <w:spacing w:after="0" w:line="240" w:lineRule="auto"/>
        <w:rPr>
          <w:rFonts w:ascii="Arial" w:eastAsia="Arial" w:hAnsi="Arial" w:cs="Arial"/>
          <w:color w:val="000000"/>
        </w:rPr>
      </w:pPr>
    </w:p>
    <w:p w14:paraId="44E8442F" w14:textId="77777777" w:rsidR="00DA290D" w:rsidRPr="009378B7" w:rsidRDefault="00DA290D" w:rsidP="00AC322F">
      <w:pPr>
        <w:autoSpaceDE w:val="0"/>
        <w:autoSpaceDN w:val="0"/>
        <w:adjustRightInd w:val="0"/>
        <w:spacing w:after="0" w:line="240" w:lineRule="auto"/>
        <w:rPr>
          <w:rFonts w:ascii="Arial" w:eastAsia="Arial" w:hAnsi="Arial" w:cs="Arial"/>
          <w:color w:val="000000"/>
        </w:rPr>
      </w:pPr>
      <w:r w:rsidRPr="009378B7">
        <w:rPr>
          <w:rFonts w:ascii="Arial" w:eastAsia="Arial" w:hAnsi="Arial" w:cs="Arial"/>
          <w:color w:val="000000"/>
        </w:rPr>
        <w:t xml:space="preserve">1. Quote Preparation Instructions: </w:t>
      </w:r>
    </w:p>
    <w:p w14:paraId="44E84430" w14:textId="77777777" w:rsidR="00DA290D" w:rsidRPr="009378B7" w:rsidRDefault="00DA290D" w:rsidP="00AC322F">
      <w:pPr>
        <w:autoSpaceDE w:val="0"/>
        <w:autoSpaceDN w:val="0"/>
        <w:adjustRightInd w:val="0"/>
        <w:spacing w:after="0" w:line="240" w:lineRule="auto"/>
        <w:rPr>
          <w:rFonts w:ascii="Arial" w:eastAsia="Arial" w:hAnsi="Arial" w:cs="Arial"/>
          <w:color w:val="000000"/>
        </w:rPr>
      </w:pPr>
    </w:p>
    <w:p w14:paraId="44E84431" w14:textId="71E7F846" w:rsidR="00DA290D" w:rsidRPr="009378B7" w:rsidRDefault="00DA290D" w:rsidP="00AC322F">
      <w:pPr>
        <w:autoSpaceDE w:val="0"/>
        <w:autoSpaceDN w:val="0"/>
        <w:adjustRightInd w:val="0"/>
        <w:spacing w:line="240" w:lineRule="auto"/>
        <w:ind w:left="720"/>
        <w:rPr>
          <w:rFonts w:ascii="Arial" w:eastAsia="Arial" w:hAnsi="Arial" w:cs="Arial"/>
          <w:color w:val="000000"/>
        </w:rPr>
      </w:pPr>
      <w:r w:rsidRPr="009378B7">
        <w:rPr>
          <w:rFonts w:ascii="Arial" w:eastAsia="Arial" w:hAnsi="Arial" w:cs="Arial"/>
          <w:color w:val="000000"/>
        </w:rPr>
        <w:t xml:space="preserve">a. Specific Instructions: </w:t>
      </w:r>
      <w:r w:rsidRPr="009378B7">
        <w:rPr>
          <w:rFonts w:ascii="Arial" w:eastAsia="Arial" w:hAnsi="Arial" w:cs="Arial"/>
          <w:b/>
          <w:bCs/>
          <w:color w:val="000000"/>
        </w:rPr>
        <w:t>Submit signed and dated quote to Contrac</w:t>
      </w:r>
      <w:r w:rsidR="00FE3F67">
        <w:rPr>
          <w:rFonts w:ascii="Arial" w:eastAsia="Arial" w:hAnsi="Arial" w:cs="Arial"/>
          <w:b/>
          <w:bCs/>
          <w:color w:val="000000"/>
        </w:rPr>
        <w:t>t</w:t>
      </w:r>
      <w:r w:rsidRPr="009378B7">
        <w:rPr>
          <w:rFonts w:ascii="Arial" w:eastAsia="Arial" w:hAnsi="Arial" w:cs="Arial"/>
          <w:b/>
          <w:bCs/>
          <w:color w:val="000000"/>
        </w:rPr>
        <w:t xml:space="preserve"> </w:t>
      </w:r>
      <w:r w:rsidR="00FE3F67">
        <w:rPr>
          <w:rFonts w:ascii="Arial" w:eastAsia="Arial" w:hAnsi="Arial" w:cs="Arial"/>
          <w:b/>
          <w:bCs/>
          <w:color w:val="000000"/>
        </w:rPr>
        <w:t>Specialist</w:t>
      </w:r>
      <w:r w:rsidR="003E2991">
        <w:rPr>
          <w:rFonts w:ascii="Arial" w:eastAsia="Arial" w:hAnsi="Arial" w:cs="Arial"/>
          <w:b/>
          <w:bCs/>
          <w:color w:val="000000"/>
        </w:rPr>
        <w:t xml:space="preserve"> </w:t>
      </w:r>
      <w:r w:rsidRPr="009378B7">
        <w:rPr>
          <w:rFonts w:ascii="Arial" w:eastAsia="Arial" w:hAnsi="Arial" w:cs="Arial"/>
          <w:b/>
          <w:bCs/>
          <w:color w:val="000000"/>
        </w:rPr>
        <w:t xml:space="preserve"> </w:t>
      </w:r>
      <w:r w:rsidR="003E2991">
        <w:rPr>
          <w:rFonts w:ascii="Arial" w:eastAsia="Arial" w:hAnsi="Arial" w:cs="Arial"/>
          <w:b/>
          <w:bCs/>
          <w:color w:val="000000"/>
        </w:rPr>
        <w:t>Michael Borelli</w:t>
      </w:r>
      <w:r w:rsidRPr="009378B7">
        <w:rPr>
          <w:rFonts w:ascii="Arial" w:eastAsia="Arial" w:hAnsi="Arial" w:cs="Arial"/>
          <w:b/>
          <w:bCs/>
          <w:color w:val="000000"/>
        </w:rPr>
        <w:t xml:space="preserve"> via email to</w:t>
      </w:r>
      <w:r w:rsidR="003E2991">
        <w:rPr>
          <w:rFonts w:ascii="Arial" w:eastAsia="Arial" w:hAnsi="Arial" w:cs="Arial"/>
          <w:b/>
          <w:bCs/>
          <w:color w:val="000000"/>
        </w:rPr>
        <w:t xml:space="preserve"> michael.borelli</w:t>
      </w:r>
      <w:r w:rsidRPr="009378B7">
        <w:rPr>
          <w:rFonts w:ascii="Arial" w:eastAsia="Arial" w:hAnsi="Arial" w:cs="Arial"/>
          <w:b/>
          <w:bCs/>
          <w:color w:val="000000"/>
        </w:rPr>
        <w:t>@va.gov.</w:t>
      </w:r>
      <w:r w:rsidRPr="009378B7">
        <w:rPr>
          <w:rFonts w:ascii="Arial" w:eastAsia="Arial" w:hAnsi="Arial" w:cs="Arial"/>
          <w:color w:val="000000"/>
        </w:rPr>
        <w:t xml:space="preserve"> All Quotes shall be legible and prepared in the following general format to be properly evaluated. Quotes shall be complete, self-sufficient, and respond directly to the requirements of this solicitation. Email size limit is 10 MB. If needed, large attachments may be sent over several emails.</w:t>
      </w:r>
    </w:p>
    <w:p w14:paraId="44E84432" w14:textId="77777777" w:rsidR="00DA290D" w:rsidRPr="009378B7" w:rsidRDefault="00DA290D" w:rsidP="00AC322F">
      <w:pPr>
        <w:autoSpaceDE w:val="0"/>
        <w:autoSpaceDN w:val="0"/>
        <w:adjustRightInd w:val="0"/>
        <w:spacing w:after="0" w:line="240" w:lineRule="auto"/>
        <w:ind w:left="720"/>
        <w:rPr>
          <w:rFonts w:ascii="Arial" w:eastAsia="Arial" w:hAnsi="Arial" w:cs="Arial"/>
          <w:color w:val="000000"/>
        </w:rPr>
      </w:pPr>
      <w:r w:rsidRPr="009378B7">
        <w:rPr>
          <w:rFonts w:ascii="Arial" w:eastAsia="Arial" w:hAnsi="Arial" w:cs="Arial"/>
          <w:color w:val="000000"/>
        </w:rPr>
        <w:t xml:space="preserve">b. Format: </w:t>
      </w:r>
    </w:p>
    <w:p w14:paraId="44E84433" w14:textId="77777777" w:rsidR="00DA290D" w:rsidRPr="009378B7" w:rsidRDefault="00DA290D" w:rsidP="00AC322F">
      <w:pPr>
        <w:autoSpaceDE w:val="0"/>
        <w:autoSpaceDN w:val="0"/>
        <w:adjustRightInd w:val="0"/>
        <w:spacing w:after="0" w:line="240" w:lineRule="auto"/>
        <w:ind w:left="720"/>
        <w:rPr>
          <w:rFonts w:ascii="Arial" w:eastAsia="Arial" w:hAnsi="Arial" w:cs="Arial"/>
          <w:b/>
          <w:bCs/>
          <w:color w:val="000000"/>
        </w:rPr>
      </w:pPr>
    </w:p>
    <w:p w14:paraId="44E84434" w14:textId="77777777" w:rsidR="00DA290D" w:rsidRDefault="00DA290D" w:rsidP="00AC322F">
      <w:pPr>
        <w:autoSpaceDE w:val="0"/>
        <w:autoSpaceDN w:val="0"/>
        <w:adjustRightInd w:val="0"/>
        <w:spacing w:after="0" w:line="240" w:lineRule="auto"/>
        <w:ind w:left="720"/>
        <w:rPr>
          <w:rFonts w:ascii="Arial" w:eastAsia="Arial" w:hAnsi="Arial" w:cs="Arial"/>
          <w:b/>
          <w:bCs/>
          <w:color w:val="FF0000"/>
        </w:rPr>
      </w:pPr>
      <w:r w:rsidRPr="009378B7">
        <w:rPr>
          <w:rFonts w:ascii="Arial" w:eastAsia="Arial" w:hAnsi="Arial" w:cs="Arial"/>
          <w:b/>
          <w:bCs/>
          <w:color w:val="FF0000"/>
        </w:rPr>
        <w:t xml:space="preserve">** </w:t>
      </w:r>
      <w:r>
        <w:rPr>
          <w:rFonts w:ascii="Arial" w:eastAsia="Arial" w:hAnsi="Arial" w:cs="Arial"/>
          <w:b/>
          <w:bCs/>
          <w:color w:val="FF0000"/>
        </w:rPr>
        <w:t xml:space="preserve">CONTRACTORS SHALL </w:t>
      </w:r>
      <w:r w:rsidRPr="009378B7">
        <w:rPr>
          <w:rFonts w:ascii="Arial" w:eastAsia="Arial" w:hAnsi="Arial" w:cs="Arial"/>
          <w:b/>
          <w:bCs/>
          <w:color w:val="FF0000"/>
        </w:rPr>
        <w:t xml:space="preserve">SUBMIT PARTS 1 THROUGH </w:t>
      </w:r>
      <w:r>
        <w:rPr>
          <w:rFonts w:ascii="Arial" w:eastAsia="Arial" w:hAnsi="Arial" w:cs="Arial"/>
          <w:b/>
          <w:bCs/>
          <w:color w:val="FF0000"/>
        </w:rPr>
        <w:t>3</w:t>
      </w:r>
      <w:r w:rsidRPr="009378B7">
        <w:rPr>
          <w:rFonts w:ascii="Arial" w:eastAsia="Arial" w:hAnsi="Arial" w:cs="Arial"/>
          <w:b/>
          <w:bCs/>
          <w:color w:val="FF0000"/>
        </w:rPr>
        <w:t xml:space="preserve"> BELOW TO BE CONSIDERED</w:t>
      </w:r>
      <w:r>
        <w:rPr>
          <w:rFonts w:ascii="Arial" w:eastAsia="Arial" w:hAnsi="Arial" w:cs="Arial"/>
          <w:b/>
          <w:bCs/>
          <w:color w:val="FF0000"/>
        </w:rPr>
        <w:t xml:space="preserve"> FURTHER</w:t>
      </w:r>
      <w:r w:rsidRPr="009378B7">
        <w:rPr>
          <w:rFonts w:ascii="Arial" w:eastAsia="Arial" w:hAnsi="Arial" w:cs="Arial"/>
          <w:b/>
          <w:bCs/>
          <w:color w:val="FF0000"/>
        </w:rPr>
        <w:t xml:space="preserve"> FOR THIS SOLICITATION. </w:t>
      </w:r>
      <w:r>
        <w:rPr>
          <w:rFonts w:ascii="Arial" w:eastAsia="Arial" w:hAnsi="Arial" w:cs="Arial"/>
          <w:b/>
          <w:bCs/>
          <w:color w:val="FF0000"/>
        </w:rPr>
        <w:t>**</w:t>
      </w:r>
    </w:p>
    <w:p w14:paraId="44E84435" w14:textId="77777777" w:rsidR="00DA290D" w:rsidRDefault="00DA290D" w:rsidP="00AC322F">
      <w:pPr>
        <w:autoSpaceDE w:val="0"/>
        <w:autoSpaceDN w:val="0"/>
        <w:adjustRightInd w:val="0"/>
        <w:spacing w:after="0" w:line="240" w:lineRule="auto"/>
        <w:ind w:left="720"/>
        <w:rPr>
          <w:rFonts w:ascii="Arial" w:eastAsia="Arial" w:hAnsi="Arial" w:cs="Arial"/>
          <w:b/>
          <w:bCs/>
          <w:color w:val="FF0000"/>
        </w:rPr>
      </w:pPr>
    </w:p>
    <w:p w14:paraId="44E84436" w14:textId="77777777" w:rsidR="00DA290D" w:rsidRPr="009378B7" w:rsidRDefault="00DA290D" w:rsidP="00AC322F">
      <w:pPr>
        <w:autoSpaceDE w:val="0"/>
        <w:autoSpaceDN w:val="0"/>
        <w:adjustRightInd w:val="0"/>
        <w:spacing w:after="0" w:line="240" w:lineRule="auto"/>
        <w:ind w:left="720"/>
        <w:rPr>
          <w:rFonts w:ascii="Arial" w:eastAsia="Arial" w:hAnsi="Arial" w:cs="Arial"/>
          <w:b/>
          <w:bCs/>
          <w:color w:val="FF0000"/>
        </w:rPr>
      </w:pPr>
      <w:r w:rsidRPr="00E21F13">
        <w:rPr>
          <w:rFonts w:ascii="Arial" w:eastAsia="Arial" w:hAnsi="Arial" w:cs="Arial"/>
          <w:b/>
          <w:bCs/>
          <w:color w:val="FF0000"/>
          <w:u w:val="single"/>
        </w:rPr>
        <w:t>PLEASE SUBMIT EACH PART AS A SEPARATE ATTACHMENT</w:t>
      </w:r>
      <w:r>
        <w:rPr>
          <w:rFonts w:ascii="Arial" w:eastAsia="Arial" w:hAnsi="Arial" w:cs="Arial"/>
          <w:b/>
          <w:bCs/>
          <w:color w:val="FF0000"/>
        </w:rPr>
        <w:t>.</w:t>
      </w:r>
    </w:p>
    <w:p w14:paraId="44E84437" w14:textId="77777777" w:rsidR="00DA290D" w:rsidRPr="009378B7" w:rsidRDefault="00DA290D" w:rsidP="00AC322F">
      <w:pPr>
        <w:autoSpaceDE w:val="0"/>
        <w:autoSpaceDN w:val="0"/>
        <w:adjustRightInd w:val="0"/>
        <w:spacing w:after="0" w:line="240" w:lineRule="auto"/>
        <w:ind w:left="720"/>
        <w:rPr>
          <w:rFonts w:ascii="Arial" w:eastAsia="Arial" w:hAnsi="Arial" w:cs="Arial"/>
          <w:color w:val="FF0000"/>
        </w:rPr>
      </w:pPr>
    </w:p>
    <w:p w14:paraId="44E84438" w14:textId="77777777" w:rsidR="00DA290D" w:rsidRPr="009378B7" w:rsidRDefault="00DA290D"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 xml:space="preserve">Part I: Executed Quote (Signed SF1449) </w:t>
      </w:r>
    </w:p>
    <w:p w14:paraId="44E84439" w14:textId="77777777" w:rsidR="00DA290D" w:rsidRPr="009378B7" w:rsidRDefault="00DA290D"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 xml:space="preserve">Part II: Price  </w:t>
      </w:r>
    </w:p>
    <w:p w14:paraId="44E8443A" w14:textId="77777777" w:rsidR="00DA290D" w:rsidRPr="009378B7" w:rsidRDefault="00DA290D"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Part III: Technical</w:t>
      </w:r>
    </w:p>
    <w:p w14:paraId="44E8443B" w14:textId="77777777" w:rsidR="00DA290D" w:rsidRPr="009378B7" w:rsidRDefault="00DA290D" w:rsidP="00AC322F">
      <w:pPr>
        <w:autoSpaceDE w:val="0"/>
        <w:autoSpaceDN w:val="0"/>
        <w:adjustRightInd w:val="0"/>
        <w:spacing w:after="0" w:line="240" w:lineRule="auto"/>
        <w:ind w:left="720"/>
        <w:rPr>
          <w:rFonts w:ascii="Arial" w:eastAsia="Arial" w:hAnsi="Arial" w:cs="Arial"/>
          <w:b/>
          <w:bCs/>
          <w:color w:val="000000"/>
        </w:rPr>
      </w:pPr>
      <w:r w:rsidRPr="009378B7">
        <w:rPr>
          <w:rFonts w:ascii="Arial" w:eastAsia="Arial" w:hAnsi="Arial" w:cs="Arial"/>
          <w:b/>
          <w:bCs/>
          <w:color w:val="000000"/>
        </w:rPr>
        <w:t>Part IV: Past Performance</w:t>
      </w:r>
    </w:p>
    <w:p w14:paraId="44E8443C" w14:textId="77777777" w:rsidR="00DA290D" w:rsidRPr="009378B7" w:rsidRDefault="00DA290D" w:rsidP="00AC322F">
      <w:pPr>
        <w:rPr>
          <w:rFonts w:ascii="Arial" w:hAnsi="Arial" w:cs="Arial"/>
        </w:rPr>
      </w:pPr>
    </w:p>
    <w:p w14:paraId="44E8443D" w14:textId="77777777" w:rsidR="00DA290D" w:rsidRPr="00AC322F" w:rsidRDefault="00DA290D" w:rsidP="00AC322F">
      <w:pPr>
        <w:ind w:left="720"/>
        <w:rPr>
          <w:rFonts w:ascii="Arial" w:hAnsi="Arial" w:cs="Arial"/>
        </w:rPr>
      </w:pPr>
      <w:r w:rsidRPr="00AC322F">
        <w:rPr>
          <w:rFonts w:ascii="Arial" w:hAnsi="Arial" w:cs="Arial"/>
          <w:b/>
          <w:bCs/>
        </w:rPr>
        <w:t>i.</w:t>
      </w:r>
      <w:r>
        <w:rPr>
          <w:rFonts w:ascii="Arial" w:hAnsi="Arial" w:cs="Arial"/>
          <w:b/>
          <w:bCs/>
        </w:rPr>
        <w:t xml:space="preserve"> </w:t>
      </w:r>
      <w:r w:rsidRPr="00AC322F">
        <w:rPr>
          <w:rFonts w:ascii="Arial" w:hAnsi="Arial" w:cs="Arial"/>
          <w:b/>
          <w:bCs/>
        </w:rPr>
        <w:t>Part I -</w:t>
      </w:r>
      <w:r w:rsidRPr="00AC322F">
        <w:rPr>
          <w:rFonts w:ascii="Arial" w:hAnsi="Arial" w:cs="Arial"/>
        </w:rPr>
        <w:t xml:space="preserve"> Executed Quote: Complete SF1449 which includes filling out 17a (include sam.gov </w:t>
      </w:r>
      <w:proofErr w:type="gramStart"/>
      <w:r w:rsidRPr="00AC322F">
        <w:rPr>
          <w:rFonts w:ascii="Arial" w:hAnsi="Arial" w:cs="Arial"/>
        </w:rPr>
        <w:t>UEI #)</w:t>
      </w:r>
      <w:proofErr w:type="gramEnd"/>
      <w:r w:rsidRPr="00AC322F">
        <w:rPr>
          <w:rFonts w:ascii="Arial" w:hAnsi="Arial" w:cs="Arial"/>
        </w:rPr>
        <w:t xml:space="preserve">, 30a-c, B.1 information (Amendment Acknowledgement) and completing VAAR 852.219-75 certification completely. </w:t>
      </w:r>
    </w:p>
    <w:p w14:paraId="44E8443E" w14:textId="77777777" w:rsidR="00DA290D" w:rsidRPr="00AC322F" w:rsidRDefault="00DA290D" w:rsidP="00AC322F">
      <w:pPr>
        <w:pStyle w:val="ListParagraph"/>
        <w:numPr>
          <w:ilvl w:val="0"/>
          <w:numId w:val="13"/>
        </w:numPr>
        <w:rPr>
          <w:rFonts w:ascii="Arial" w:hAnsi="Arial" w:cs="Arial"/>
        </w:rPr>
      </w:pPr>
      <w:r>
        <w:rPr>
          <w:rFonts w:ascii="Arial" w:eastAsia="Times New Roman" w:hAnsi="Arial" w:cs="Arial"/>
          <w:b/>
          <w:bCs/>
        </w:rPr>
        <w:t xml:space="preserve">IMPORTANT!! </w:t>
      </w:r>
      <w:r w:rsidRPr="00AC322F">
        <w:rPr>
          <w:rFonts w:ascii="Arial" w:eastAsia="Times New Roman" w:hAnsi="Arial" w:cs="Arial"/>
          <w:b/>
          <w:bCs/>
        </w:rPr>
        <w:t>The formal certification under VAAR 852.219-75 must be completed, signed, and returned.</w:t>
      </w:r>
      <w:r w:rsidRPr="00AC322F">
        <w:rPr>
          <w:rFonts w:ascii="Arial" w:eastAsia="Times New Roman" w:hAnsi="Arial" w:cs="Arial"/>
        </w:rPr>
        <w:t xml:space="preserve"> The VAAR clause 852.219-75 in its </w:t>
      </w:r>
      <w:r w:rsidRPr="00AC322F">
        <w:rPr>
          <w:rFonts w:ascii="Arial" w:eastAsia="Times New Roman" w:hAnsi="Arial" w:cs="Arial"/>
          <w:u w:val="single"/>
        </w:rPr>
        <w:t>entirety</w:t>
      </w:r>
      <w:r w:rsidRPr="00AC322F">
        <w:rPr>
          <w:rFonts w:ascii="Arial" w:eastAsia="Times New Roman" w:hAnsi="Arial" w:cs="Arial"/>
        </w:rPr>
        <w:t xml:space="preserve"> (all clause text and certification portion) shall be submitted with quote submission. A screenshot of only the certification portion is not </w:t>
      </w:r>
      <w:proofErr w:type="gramStart"/>
      <w:r w:rsidRPr="00AC322F">
        <w:rPr>
          <w:rFonts w:ascii="Arial" w:eastAsia="Times New Roman" w:hAnsi="Arial" w:cs="Arial"/>
        </w:rPr>
        <w:t>permitted</w:t>
      </w:r>
      <w:proofErr w:type="gramEnd"/>
      <w:r w:rsidRPr="00AC322F">
        <w:rPr>
          <w:rFonts w:ascii="Arial" w:eastAsia="Times New Roman" w:hAnsi="Arial" w:cs="Arial"/>
        </w:rPr>
        <w:t xml:space="preserve"> and the entire clause must be submitted. Failure to provide a fully executed VAAR clause 852.219-75 with the quote is considered an incomplete quote, and the quote will be rejected without any evaluation of the quote.</w:t>
      </w:r>
    </w:p>
    <w:p w14:paraId="44E8443F" w14:textId="77777777" w:rsidR="00DA290D" w:rsidRPr="00AC322F" w:rsidRDefault="00DA290D" w:rsidP="00AC322F">
      <w:pPr>
        <w:pStyle w:val="ListParagraph"/>
        <w:ind w:left="2160"/>
        <w:rPr>
          <w:rFonts w:ascii="Arial" w:hAnsi="Arial" w:cs="Arial"/>
        </w:rPr>
      </w:pPr>
    </w:p>
    <w:p w14:paraId="44E84440" w14:textId="6DF03F29" w:rsidR="00DA290D" w:rsidRDefault="00DA290D" w:rsidP="00AC322F">
      <w:pPr>
        <w:ind w:left="720"/>
        <w:rPr>
          <w:rFonts w:ascii="Arial" w:hAnsi="Arial" w:cs="Arial"/>
          <w:b/>
          <w:bCs/>
          <w:u w:val="single"/>
        </w:rPr>
      </w:pPr>
      <w:r w:rsidRPr="009378B7">
        <w:rPr>
          <w:rFonts w:ascii="Arial" w:hAnsi="Arial" w:cs="Arial"/>
          <w:b/>
          <w:bCs/>
        </w:rPr>
        <w:t>ii. Part II -</w:t>
      </w:r>
      <w:r w:rsidRPr="009378B7">
        <w:rPr>
          <w:rFonts w:ascii="Arial" w:hAnsi="Arial" w:cs="Arial"/>
        </w:rPr>
        <w:t xml:space="preserve"> Price: Insert unit and extended prices in line items 0001 through </w:t>
      </w:r>
      <w:r>
        <w:rPr>
          <w:rFonts w:ascii="Arial" w:hAnsi="Arial" w:cs="Arial"/>
        </w:rPr>
        <w:t>400</w:t>
      </w:r>
      <w:r w:rsidR="00A61C93">
        <w:rPr>
          <w:rFonts w:ascii="Arial" w:hAnsi="Arial" w:cs="Arial"/>
        </w:rPr>
        <w:t>1</w:t>
      </w:r>
      <w:r w:rsidRPr="009378B7">
        <w:rPr>
          <w:rFonts w:ascii="Arial" w:hAnsi="Arial" w:cs="Arial"/>
        </w:rPr>
        <w:t xml:space="preserve">. All prices shall be represented in two decimal positions only. Example: $0.27, not $0.27458. </w:t>
      </w:r>
      <w:r w:rsidRPr="00AC322F">
        <w:rPr>
          <w:rFonts w:ascii="Arial" w:hAnsi="Arial" w:cs="Arial"/>
          <w:b/>
          <w:bCs/>
          <w:u w:val="single"/>
        </w:rPr>
        <w:t>Ensure your calculations are correct.</w:t>
      </w:r>
    </w:p>
    <w:p w14:paraId="44E84443" w14:textId="77777777" w:rsidR="00DA290D" w:rsidRPr="009378B7" w:rsidRDefault="00DA290D" w:rsidP="00AC322F">
      <w:pPr>
        <w:ind w:left="720"/>
        <w:rPr>
          <w:rFonts w:ascii="Arial" w:hAnsi="Arial" w:cs="Arial"/>
        </w:rPr>
      </w:pPr>
    </w:p>
    <w:p w14:paraId="44E84444" w14:textId="77777777" w:rsidR="00DA290D" w:rsidRPr="009378B7" w:rsidRDefault="00DA290D" w:rsidP="00AC322F">
      <w:pPr>
        <w:ind w:left="720"/>
        <w:rPr>
          <w:rFonts w:ascii="Arial" w:hAnsi="Arial" w:cs="Arial"/>
        </w:rPr>
      </w:pPr>
      <w:r w:rsidRPr="009378B7">
        <w:rPr>
          <w:rFonts w:ascii="Arial" w:hAnsi="Arial" w:cs="Arial"/>
          <w:b/>
          <w:bCs/>
        </w:rPr>
        <w:t>iii.</w:t>
      </w:r>
      <w:r w:rsidRPr="009378B7">
        <w:rPr>
          <w:rFonts w:ascii="Arial" w:hAnsi="Arial" w:cs="Arial"/>
        </w:rPr>
        <w:t xml:space="preserve"> </w:t>
      </w:r>
      <w:r w:rsidRPr="009378B7">
        <w:rPr>
          <w:rFonts w:ascii="Arial" w:hAnsi="Arial" w:cs="Arial"/>
          <w:b/>
          <w:bCs/>
        </w:rPr>
        <w:t>Part III:</w:t>
      </w:r>
      <w:r w:rsidRPr="009378B7">
        <w:rPr>
          <w:rFonts w:ascii="Arial" w:hAnsi="Arial" w:cs="Arial"/>
        </w:rPr>
        <w:t xml:space="preserve"> Technical:  </w:t>
      </w:r>
    </w:p>
    <w:p w14:paraId="44E84445" w14:textId="77777777" w:rsidR="00DA290D" w:rsidRDefault="00DA290D" w:rsidP="00AC322F">
      <w:pPr>
        <w:pStyle w:val="ListParagraph"/>
        <w:numPr>
          <w:ilvl w:val="0"/>
          <w:numId w:val="14"/>
        </w:numPr>
        <w:rPr>
          <w:rFonts w:ascii="Arial" w:hAnsi="Arial" w:cs="Arial"/>
        </w:rPr>
      </w:pPr>
      <w:bookmarkStart w:id="33" w:name="_Hlk210736542"/>
      <w:bookmarkStart w:id="34" w:name="_Hlk179543922"/>
      <w:r w:rsidRPr="009378B7">
        <w:rPr>
          <w:rFonts w:ascii="Arial" w:hAnsi="Arial" w:cs="Arial"/>
        </w:rPr>
        <w:t xml:space="preserve">Technical Approach: </w:t>
      </w:r>
    </w:p>
    <w:p w14:paraId="44E84446" w14:textId="77777777" w:rsidR="00DA290D" w:rsidRPr="009378B7" w:rsidRDefault="00DA290D" w:rsidP="00AC322F">
      <w:pPr>
        <w:pStyle w:val="ListParagraph"/>
        <w:ind w:left="1440"/>
        <w:rPr>
          <w:rFonts w:ascii="Arial" w:hAnsi="Arial" w:cs="Arial"/>
        </w:rPr>
      </w:pPr>
    </w:p>
    <w:p w14:paraId="44E84447" w14:textId="06546661" w:rsidR="00DA290D" w:rsidRDefault="00DA290D" w:rsidP="00AC322F">
      <w:pPr>
        <w:pStyle w:val="ListParagraph"/>
        <w:numPr>
          <w:ilvl w:val="1"/>
          <w:numId w:val="14"/>
        </w:numPr>
        <w:rPr>
          <w:rFonts w:ascii="Arial" w:eastAsia="Arial" w:hAnsi="Arial" w:cs="Arial"/>
          <w:color w:val="000000"/>
        </w:rPr>
      </w:pPr>
      <w:r w:rsidRPr="00D26949">
        <w:rPr>
          <w:rFonts w:ascii="Arial" w:eastAsia="Arial" w:hAnsi="Arial" w:cs="Arial"/>
          <w:color w:val="000000"/>
        </w:rPr>
        <w:t>Describe technical approach explaining how</w:t>
      </w:r>
      <w:r>
        <w:rPr>
          <w:rFonts w:ascii="Arial" w:eastAsia="Arial" w:hAnsi="Arial" w:cs="Arial"/>
          <w:color w:val="000000"/>
        </w:rPr>
        <w:t xml:space="preserve"> </w:t>
      </w:r>
      <w:r w:rsidR="0004007B">
        <w:rPr>
          <w:rFonts w:ascii="Arial" w:eastAsia="Arial" w:hAnsi="Arial" w:cs="Arial"/>
          <w:color w:val="000000"/>
        </w:rPr>
        <w:t xml:space="preserve">fire extinguisher testing and maintenance services </w:t>
      </w:r>
      <w:r>
        <w:rPr>
          <w:rFonts w:ascii="Arial" w:eastAsia="Arial" w:hAnsi="Arial" w:cs="Arial"/>
          <w:color w:val="000000"/>
        </w:rPr>
        <w:t xml:space="preserve">will be accomplished in accordance with the Performance Work Statement (PWS). </w:t>
      </w:r>
    </w:p>
    <w:p w14:paraId="44E84448" w14:textId="77777777" w:rsidR="00DA290D" w:rsidRDefault="00DA290D" w:rsidP="00AC322F">
      <w:pPr>
        <w:pStyle w:val="ListParagraph"/>
        <w:ind w:left="1800"/>
        <w:rPr>
          <w:rFonts w:ascii="Arial" w:eastAsia="Arial" w:hAnsi="Arial" w:cs="Arial"/>
          <w:color w:val="000000"/>
        </w:rPr>
      </w:pPr>
    </w:p>
    <w:p w14:paraId="44E84449" w14:textId="66DEA9F5" w:rsidR="00DA290D" w:rsidRPr="006A3984" w:rsidRDefault="00DA290D" w:rsidP="00AC322F">
      <w:pPr>
        <w:pStyle w:val="ListParagraph"/>
        <w:numPr>
          <w:ilvl w:val="1"/>
          <w:numId w:val="14"/>
        </w:numPr>
        <w:rPr>
          <w:rFonts w:ascii="Arial" w:eastAsia="Arial" w:hAnsi="Arial" w:cs="Arial"/>
          <w:color w:val="000000"/>
        </w:rPr>
      </w:pPr>
      <w:r w:rsidRPr="006A3984">
        <w:rPr>
          <w:rFonts w:ascii="Arial" w:eastAsia="Arial" w:hAnsi="Arial" w:cs="Arial"/>
          <w:color w:val="000000"/>
        </w:rPr>
        <w:t xml:space="preserve">Describe your company’s </w:t>
      </w:r>
      <w:r w:rsidR="00CC06C7">
        <w:rPr>
          <w:rFonts w:ascii="Arial" w:eastAsia="Arial" w:hAnsi="Arial" w:cs="Arial"/>
          <w:color w:val="000000"/>
        </w:rPr>
        <w:t>procedure for removal and replacement of defective fire extinguishers</w:t>
      </w:r>
      <w:r w:rsidR="0095372B">
        <w:rPr>
          <w:rFonts w:ascii="Arial" w:eastAsia="Arial" w:hAnsi="Arial" w:cs="Arial"/>
          <w:color w:val="000000"/>
        </w:rPr>
        <w:t xml:space="preserve"> onc</w:t>
      </w:r>
      <w:r w:rsidRPr="006A3984">
        <w:rPr>
          <w:rFonts w:ascii="Arial" w:eastAsia="Arial" w:hAnsi="Arial" w:cs="Arial"/>
          <w:color w:val="000000"/>
        </w:rPr>
        <w:t>e notified by the VA that</w:t>
      </w:r>
      <w:r w:rsidR="0095372B">
        <w:rPr>
          <w:rFonts w:ascii="Arial" w:eastAsia="Arial" w:hAnsi="Arial" w:cs="Arial"/>
          <w:color w:val="000000"/>
        </w:rPr>
        <w:t xml:space="preserve"> fire extinguisher replacement servi</w:t>
      </w:r>
      <w:r w:rsidRPr="006A3984">
        <w:rPr>
          <w:rFonts w:ascii="Arial" w:eastAsia="Arial" w:hAnsi="Arial" w:cs="Arial"/>
          <w:color w:val="000000"/>
        </w:rPr>
        <w:t>ces are needed.</w:t>
      </w:r>
      <w:r>
        <w:rPr>
          <w:rFonts w:ascii="Arial" w:eastAsia="Arial" w:hAnsi="Arial" w:cs="Arial"/>
          <w:color w:val="000000"/>
        </w:rPr>
        <w:t xml:space="preserve"> </w:t>
      </w:r>
    </w:p>
    <w:p w14:paraId="44E8444A" w14:textId="77777777" w:rsidR="00DA290D" w:rsidRPr="006A3984" w:rsidRDefault="00DA290D" w:rsidP="00AC322F">
      <w:pPr>
        <w:pStyle w:val="ListParagraph"/>
        <w:rPr>
          <w:rFonts w:ascii="Arial" w:eastAsia="Arial" w:hAnsi="Arial" w:cs="Arial"/>
          <w:color w:val="000000"/>
        </w:rPr>
      </w:pPr>
    </w:p>
    <w:p w14:paraId="44E8444B" w14:textId="77777777" w:rsidR="00DA290D" w:rsidRDefault="00DA290D" w:rsidP="00AC322F">
      <w:pPr>
        <w:pStyle w:val="ListParagraph"/>
        <w:numPr>
          <w:ilvl w:val="1"/>
          <w:numId w:val="14"/>
        </w:numPr>
        <w:rPr>
          <w:rFonts w:ascii="Arial" w:eastAsia="Arial" w:hAnsi="Arial" w:cs="Arial"/>
          <w:color w:val="000000"/>
        </w:rPr>
      </w:pPr>
      <w:r>
        <w:rPr>
          <w:rFonts w:ascii="Arial" w:eastAsia="Arial" w:hAnsi="Arial" w:cs="Arial"/>
          <w:color w:val="000000"/>
        </w:rPr>
        <w:t xml:space="preserve">Provide details as to what equipment and manpower will be used to ensure services are performed in accordance with the PWS. </w:t>
      </w:r>
    </w:p>
    <w:p w14:paraId="44E8444C" w14:textId="77777777" w:rsidR="00DA290D" w:rsidRPr="00AC322F" w:rsidRDefault="00DA290D" w:rsidP="00AC322F">
      <w:pPr>
        <w:pStyle w:val="ListParagraph"/>
        <w:rPr>
          <w:rFonts w:ascii="Arial" w:eastAsia="Arial" w:hAnsi="Arial" w:cs="Arial"/>
          <w:color w:val="000000"/>
        </w:rPr>
      </w:pPr>
    </w:p>
    <w:p w14:paraId="44E8444D" w14:textId="77777777" w:rsidR="00DA290D" w:rsidRPr="00AC322F" w:rsidRDefault="00DA290D" w:rsidP="00AC322F">
      <w:pPr>
        <w:pStyle w:val="ListParagraph"/>
        <w:numPr>
          <w:ilvl w:val="1"/>
          <w:numId w:val="14"/>
        </w:numPr>
        <w:rPr>
          <w:rFonts w:ascii="Arial" w:eastAsia="Arial" w:hAnsi="Arial" w:cs="Arial"/>
          <w:color w:val="000000"/>
        </w:rPr>
      </w:pPr>
      <w:r w:rsidRPr="00AC322F">
        <w:rPr>
          <w:rFonts w:ascii="Arial" w:eastAsia="Arial" w:hAnsi="Arial" w:cs="Arial"/>
          <w:color w:val="000000"/>
        </w:rPr>
        <w:t xml:space="preserve">If all work will be self-performed, Contractor must state this. If subcontracting </w:t>
      </w:r>
      <w:proofErr w:type="gramStart"/>
      <w:r w:rsidRPr="00AC322F">
        <w:rPr>
          <w:rFonts w:ascii="Arial" w:eastAsia="Arial" w:hAnsi="Arial" w:cs="Arial"/>
          <w:color w:val="000000"/>
        </w:rPr>
        <w:t>will be</w:t>
      </w:r>
      <w:proofErr w:type="gramEnd"/>
      <w:r w:rsidRPr="00AC322F">
        <w:rPr>
          <w:rFonts w:ascii="Arial" w:eastAsia="Arial" w:hAnsi="Arial" w:cs="Arial"/>
          <w:color w:val="000000"/>
        </w:rPr>
        <w:t xml:space="preserve"> used, provide a copy of written subcontractor agreement and indicate how prospective Prime will maintain compliance with VAAR Clause 852.219-75 and FAR 52.232-40. This includes indicating the invoiced percentage (%) of work to be performed by the subcontractor.</w:t>
      </w:r>
    </w:p>
    <w:bookmarkEnd w:id="33"/>
    <w:bookmarkEnd w:id="34"/>
    <w:p w14:paraId="44E8444E" w14:textId="77777777" w:rsidR="00DA290D" w:rsidRPr="00D26949" w:rsidRDefault="00DA290D" w:rsidP="00AC322F">
      <w:pPr>
        <w:pStyle w:val="ListParagraph"/>
        <w:ind w:left="1800"/>
        <w:rPr>
          <w:rFonts w:ascii="Arial" w:eastAsia="Arial" w:hAnsi="Arial" w:cs="Arial"/>
          <w:color w:val="000000"/>
        </w:rPr>
      </w:pPr>
    </w:p>
    <w:p w14:paraId="44E8444F" w14:textId="77777777" w:rsidR="00DA290D" w:rsidRPr="00D26949" w:rsidRDefault="00DA290D" w:rsidP="00AC322F">
      <w:pPr>
        <w:ind w:firstLine="720"/>
        <w:rPr>
          <w:rFonts w:ascii="Arial" w:hAnsi="Arial" w:cs="Arial"/>
        </w:rPr>
      </w:pPr>
      <w:r w:rsidRPr="00D26949">
        <w:rPr>
          <w:rFonts w:ascii="Arial" w:hAnsi="Arial" w:cs="Arial"/>
          <w:b/>
          <w:bCs/>
        </w:rPr>
        <w:t>iv. Part IV –</w:t>
      </w:r>
      <w:r w:rsidRPr="00D26949">
        <w:rPr>
          <w:rFonts w:ascii="Arial" w:hAnsi="Arial" w:cs="Arial"/>
        </w:rPr>
        <w:t xml:space="preserve"> Past Performance</w:t>
      </w:r>
    </w:p>
    <w:p w14:paraId="44E84450" w14:textId="77777777" w:rsidR="00DA290D" w:rsidRPr="00D26949" w:rsidRDefault="00DA290D" w:rsidP="00AC322F">
      <w:pPr>
        <w:pStyle w:val="ListParagraph"/>
        <w:numPr>
          <w:ilvl w:val="0"/>
          <w:numId w:val="15"/>
        </w:numPr>
        <w:rPr>
          <w:rFonts w:ascii="Arial" w:hAnsi="Arial" w:cs="Arial"/>
        </w:rPr>
      </w:pPr>
      <w:r w:rsidRPr="00D26949">
        <w:rPr>
          <w:rFonts w:ascii="Arial" w:hAnsi="Arial" w:cs="Arial"/>
        </w:rPr>
        <w:t>Identify a</w:t>
      </w:r>
      <w:r>
        <w:rPr>
          <w:rFonts w:ascii="Arial" w:hAnsi="Arial" w:cs="Arial"/>
        </w:rPr>
        <w:t>ny</w:t>
      </w:r>
      <w:r w:rsidRPr="00D26949">
        <w:rPr>
          <w:rFonts w:ascii="Arial" w:hAnsi="Arial" w:cs="Arial"/>
        </w:rPr>
        <w:t xml:space="preserve"> federal, state, and local government contracts as well as any</w:t>
      </w:r>
      <w:r>
        <w:rPr>
          <w:rFonts w:ascii="Arial" w:hAnsi="Arial" w:cs="Arial"/>
        </w:rPr>
        <w:t xml:space="preserve"> </w:t>
      </w:r>
      <w:r w:rsidRPr="00D26949">
        <w:rPr>
          <w:rFonts w:ascii="Arial" w:hAnsi="Arial" w:cs="Arial"/>
        </w:rPr>
        <w:t>private/commercial contracts of similar scope, size, complexity that are ongoing</w:t>
      </w:r>
      <w:r>
        <w:rPr>
          <w:rFonts w:ascii="Arial" w:hAnsi="Arial" w:cs="Arial"/>
        </w:rPr>
        <w:t xml:space="preserve"> </w:t>
      </w:r>
      <w:r w:rsidRPr="00D26949">
        <w:rPr>
          <w:rFonts w:ascii="Arial" w:hAnsi="Arial" w:cs="Arial"/>
        </w:rPr>
        <w:t>or have been completed within the last five (5) years. List the following</w:t>
      </w:r>
      <w:r>
        <w:rPr>
          <w:rFonts w:ascii="Arial" w:hAnsi="Arial" w:cs="Arial"/>
        </w:rPr>
        <w:t xml:space="preserve"> </w:t>
      </w:r>
      <w:r w:rsidRPr="00D26949">
        <w:rPr>
          <w:rFonts w:ascii="Arial" w:hAnsi="Arial" w:cs="Arial"/>
        </w:rPr>
        <w:t>information for each contract:</w:t>
      </w:r>
    </w:p>
    <w:p w14:paraId="44E84451" w14:textId="77777777" w:rsidR="00DA290D" w:rsidRPr="00D26949" w:rsidRDefault="00DA290D" w:rsidP="00AC322F">
      <w:pPr>
        <w:pStyle w:val="ListParagraph"/>
        <w:numPr>
          <w:ilvl w:val="1"/>
          <w:numId w:val="15"/>
        </w:numPr>
        <w:rPr>
          <w:rFonts w:ascii="Arial" w:hAnsi="Arial" w:cs="Arial"/>
        </w:rPr>
      </w:pPr>
      <w:r w:rsidRPr="00D26949">
        <w:rPr>
          <w:rFonts w:ascii="Arial" w:hAnsi="Arial" w:cs="Arial"/>
        </w:rPr>
        <w:t>Company or entity name and address</w:t>
      </w:r>
      <w:r>
        <w:rPr>
          <w:rFonts w:ascii="Arial" w:hAnsi="Arial" w:cs="Arial"/>
        </w:rPr>
        <w:t>.</w:t>
      </w:r>
    </w:p>
    <w:p w14:paraId="44E84452" w14:textId="77777777" w:rsidR="00DA290D" w:rsidRPr="00D26949" w:rsidRDefault="00DA290D" w:rsidP="00AC322F">
      <w:pPr>
        <w:pStyle w:val="ListParagraph"/>
        <w:numPr>
          <w:ilvl w:val="1"/>
          <w:numId w:val="15"/>
        </w:numPr>
        <w:rPr>
          <w:rFonts w:ascii="Arial" w:hAnsi="Arial" w:cs="Arial"/>
        </w:rPr>
      </w:pPr>
      <w:r w:rsidRPr="00D26949">
        <w:rPr>
          <w:rFonts w:ascii="Arial" w:hAnsi="Arial" w:cs="Arial"/>
        </w:rPr>
        <w:t>Description of services performed</w:t>
      </w:r>
      <w:r>
        <w:rPr>
          <w:rFonts w:ascii="Arial" w:hAnsi="Arial" w:cs="Arial"/>
        </w:rPr>
        <w:t>.</w:t>
      </w:r>
    </w:p>
    <w:p w14:paraId="44E84453" w14:textId="77777777" w:rsidR="00DA290D" w:rsidRPr="00D26949" w:rsidRDefault="00DA290D" w:rsidP="00AC322F">
      <w:pPr>
        <w:pStyle w:val="ListParagraph"/>
        <w:numPr>
          <w:ilvl w:val="1"/>
          <w:numId w:val="15"/>
        </w:numPr>
        <w:rPr>
          <w:rFonts w:ascii="Arial" w:hAnsi="Arial" w:cs="Arial"/>
        </w:rPr>
      </w:pPr>
      <w:r w:rsidRPr="00D26949">
        <w:rPr>
          <w:rFonts w:ascii="Arial" w:hAnsi="Arial" w:cs="Arial"/>
        </w:rPr>
        <w:t>Name, telephone number and email address of responsible individuals</w:t>
      </w:r>
      <w:r>
        <w:rPr>
          <w:rFonts w:ascii="Arial" w:hAnsi="Arial" w:cs="Arial"/>
        </w:rPr>
        <w:t xml:space="preserve"> </w:t>
      </w:r>
      <w:r w:rsidRPr="00D26949">
        <w:rPr>
          <w:rFonts w:ascii="Arial" w:hAnsi="Arial" w:cs="Arial"/>
        </w:rPr>
        <w:t>who have first-hand knowledge of performance relative to similar type of</w:t>
      </w:r>
      <w:r>
        <w:rPr>
          <w:rFonts w:ascii="Arial" w:hAnsi="Arial" w:cs="Arial"/>
        </w:rPr>
        <w:t xml:space="preserve"> </w:t>
      </w:r>
      <w:r w:rsidRPr="00D26949">
        <w:rPr>
          <w:rFonts w:ascii="Arial" w:hAnsi="Arial" w:cs="Arial"/>
        </w:rPr>
        <w:t>services (Reference Point of Contact)</w:t>
      </w:r>
      <w:r>
        <w:rPr>
          <w:rFonts w:ascii="Arial" w:hAnsi="Arial" w:cs="Arial"/>
        </w:rPr>
        <w:t xml:space="preserve">. These references may be contacted. </w:t>
      </w:r>
    </w:p>
    <w:p w14:paraId="44E84454" w14:textId="77777777" w:rsidR="00DA290D" w:rsidRDefault="00DA290D" w:rsidP="00AC322F">
      <w:pPr>
        <w:pStyle w:val="ListParagraph"/>
        <w:numPr>
          <w:ilvl w:val="1"/>
          <w:numId w:val="15"/>
        </w:numPr>
        <w:rPr>
          <w:rFonts w:ascii="Arial" w:hAnsi="Arial" w:cs="Arial"/>
        </w:rPr>
      </w:pPr>
      <w:r w:rsidRPr="00D26949">
        <w:rPr>
          <w:rFonts w:ascii="Arial" w:hAnsi="Arial" w:cs="Arial"/>
        </w:rPr>
        <w:t>Dates of contract performance</w:t>
      </w:r>
      <w:r>
        <w:rPr>
          <w:rFonts w:ascii="Arial" w:hAnsi="Arial" w:cs="Arial"/>
        </w:rPr>
        <w:t>.</w:t>
      </w:r>
    </w:p>
    <w:p w14:paraId="44E84455" w14:textId="77777777" w:rsidR="00DA290D" w:rsidRDefault="00DA290D" w:rsidP="00AC322F">
      <w:pPr>
        <w:pStyle w:val="ListParagraph"/>
        <w:numPr>
          <w:ilvl w:val="1"/>
          <w:numId w:val="15"/>
        </w:numPr>
        <w:rPr>
          <w:rFonts w:ascii="Arial" w:hAnsi="Arial" w:cs="Arial"/>
        </w:rPr>
      </w:pPr>
      <w:r>
        <w:rPr>
          <w:rFonts w:ascii="Arial" w:hAnsi="Arial" w:cs="Arial"/>
        </w:rPr>
        <w:t xml:space="preserve">Contract Type </w:t>
      </w:r>
      <w:r w:rsidRPr="00D26949">
        <w:rPr>
          <w:rFonts w:ascii="Arial" w:hAnsi="Arial" w:cs="Arial"/>
        </w:rPr>
        <w:t xml:space="preserve">(e.g. </w:t>
      </w:r>
      <w:proofErr w:type="gramStart"/>
      <w:r w:rsidRPr="00D26949">
        <w:rPr>
          <w:rFonts w:ascii="Arial" w:hAnsi="Arial" w:cs="Arial"/>
        </w:rPr>
        <w:t>fixed-price</w:t>
      </w:r>
      <w:proofErr w:type="gramEnd"/>
      <w:r w:rsidRPr="00D26949">
        <w:rPr>
          <w:rFonts w:ascii="Arial" w:hAnsi="Arial" w:cs="Arial"/>
        </w:rPr>
        <w:t>, cost reimbursable) and total contract</w:t>
      </w:r>
      <w:r>
        <w:rPr>
          <w:rFonts w:ascii="Arial" w:hAnsi="Arial" w:cs="Arial"/>
        </w:rPr>
        <w:t xml:space="preserve"> </w:t>
      </w:r>
      <w:r w:rsidRPr="00AC322F">
        <w:rPr>
          <w:rFonts w:ascii="Arial" w:hAnsi="Arial" w:cs="Arial"/>
        </w:rPr>
        <w:t>value</w:t>
      </w:r>
      <w:r>
        <w:rPr>
          <w:rFonts w:ascii="Arial" w:hAnsi="Arial" w:cs="Arial"/>
        </w:rPr>
        <w:t>.</w:t>
      </w:r>
    </w:p>
    <w:p w14:paraId="44E84456" w14:textId="77777777" w:rsidR="00DA290D" w:rsidRPr="00AC322F" w:rsidRDefault="00DA290D" w:rsidP="00AC322F">
      <w:pPr>
        <w:pStyle w:val="ListParagraph"/>
        <w:numPr>
          <w:ilvl w:val="1"/>
          <w:numId w:val="15"/>
        </w:numPr>
        <w:rPr>
          <w:rFonts w:ascii="Arial" w:hAnsi="Arial" w:cs="Arial"/>
        </w:rPr>
      </w:pPr>
      <w:r>
        <w:rPr>
          <w:rFonts w:ascii="Arial" w:hAnsi="Arial" w:cs="Arial"/>
        </w:rPr>
        <w:t xml:space="preserve">Any questionnaires and/or letter </w:t>
      </w:r>
      <w:proofErr w:type="gramStart"/>
      <w:r>
        <w:rPr>
          <w:rFonts w:ascii="Arial" w:hAnsi="Arial" w:cs="Arial"/>
        </w:rPr>
        <w:t>of referrals from</w:t>
      </w:r>
      <w:proofErr w:type="gramEnd"/>
      <w:r>
        <w:rPr>
          <w:rFonts w:ascii="Arial" w:hAnsi="Arial" w:cs="Arial"/>
        </w:rPr>
        <w:t xml:space="preserve"> reference may be included as part of submission but are not required.</w:t>
      </w:r>
    </w:p>
    <w:p w14:paraId="44E8445A" w14:textId="77777777" w:rsidR="00DA290D" w:rsidRDefault="00DA290D" w:rsidP="00AC322F">
      <w:pPr>
        <w:rPr>
          <w:rFonts w:ascii="Arial" w:eastAsia="Arial" w:hAnsi="Arial" w:cs="Arial"/>
          <w:color w:val="000000"/>
        </w:rPr>
      </w:pPr>
    </w:p>
    <w:p w14:paraId="44E8445B" w14:textId="1AA66515" w:rsidR="00DA290D" w:rsidRPr="009378B7" w:rsidRDefault="00A53FA9" w:rsidP="00AC322F">
      <w:pPr>
        <w:rPr>
          <w:rFonts w:ascii="Arial" w:hAnsi="Arial" w:cs="Arial"/>
        </w:rPr>
      </w:pPr>
      <w:r>
        <w:rPr>
          <w:rFonts w:ascii="Arial" w:eastAsia="Arial" w:hAnsi="Arial" w:cs="Arial"/>
          <w:color w:val="000000"/>
        </w:rPr>
        <w:t>2</w:t>
      </w:r>
      <w:r w:rsidR="00DA290D">
        <w:rPr>
          <w:rFonts w:ascii="Arial" w:eastAsia="Arial" w:hAnsi="Arial" w:cs="Arial"/>
          <w:color w:val="000000"/>
        </w:rPr>
        <w:t xml:space="preserve">. </w:t>
      </w:r>
      <w:r w:rsidR="00DA290D" w:rsidRPr="009378B7">
        <w:rPr>
          <w:rFonts w:ascii="Arial" w:eastAsia="Arial" w:hAnsi="Arial" w:cs="Arial"/>
          <w:color w:val="000000"/>
        </w:rPr>
        <w:t xml:space="preserve">Questions to this RFQ shall be submitted via electronic mail to the Contracting Officer, Danielle Carrico at danielle.carrico@va.gov. </w:t>
      </w:r>
      <w:r w:rsidR="00DA290D" w:rsidRPr="009378B7">
        <w:rPr>
          <w:rFonts w:ascii="Arial" w:eastAsia="Arial" w:hAnsi="Arial" w:cs="Arial"/>
          <w:b/>
          <w:bCs/>
          <w:color w:val="000000"/>
          <w:u w:val="single"/>
        </w:rPr>
        <w:t>Questions shall be accepted until</w:t>
      </w:r>
      <w:r w:rsidR="00DA290D">
        <w:rPr>
          <w:rFonts w:ascii="Arial" w:eastAsia="Arial" w:hAnsi="Arial" w:cs="Arial"/>
          <w:b/>
          <w:bCs/>
          <w:color w:val="000000"/>
          <w:u w:val="single"/>
        </w:rPr>
        <w:t xml:space="preserve"> 1</w:t>
      </w:r>
      <w:r w:rsidR="00C477F9">
        <w:rPr>
          <w:rFonts w:ascii="Arial" w:eastAsia="Arial" w:hAnsi="Arial" w:cs="Arial"/>
          <w:b/>
          <w:bCs/>
          <w:color w:val="000000"/>
          <w:u w:val="single"/>
        </w:rPr>
        <w:t>2</w:t>
      </w:r>
      <w:r w:rsidR="00DA290D">
        <w:rPr>
          <w:rFonts w:ascii="Arial" w:eastAsia="Arial" w:hAnsi="Arial" w:cs="Arial"/>
          <w:b/>
          <w:bCs/>
          <w:color w:val="000000"/>
          <w:u w:val="single"/>
        </w:rPr>
        <w:t>/</w:t>
      </w:r>
      <w:r w:rsidR="00C477F9">
        <w:rPr>
          <w:rFonts w:ascii="Arial" w:eastAsia="Arial" w:hAnsi="Arial" w:cs="Arial"/>
          <w:b/>
          <w:bCs/>
          <w:color w:val="000000"/>
          <w:u w:val="single"/>
        </w:rPr>
        <w:t>03</w:t>
      </w:r>
      <w:r w:rsidR="00DA290D">
        <w:rPr>
          <w:rFonts w:ascii="Arial" w:eastAsia="Arial" w:hAnsi="Arial" w:cs="Arial"/>
          <w:b/>
          <w:bCs/>
          <w:color w:val="000000"/>
          <w:u w:val="single"/>
        </w:rPr>
        <w:t>/2025 at 10:00am PT</w:t>
      </w:r>
      <w:r w:rsidR="00DA290D" w:rsidRPr="009378B7">
        <w:rPr>
          <w:rFonts w:ascii="Arial" w:eastAsia="Arial" w:hAnsi="Arial" w:cs="Arial"/>
          <w:b/>
          <w:bCs/>
          <w:color w:val="000000"/>
          <w:u w:val="single"/>
        </w:rPr>
        <w:t>.</w:t>
      </w:r>
      <w:r w:rsidR="00DA290D" w:rsidRPr="009378B7">
        <w:rPr>
          <w:rFonts w:ascii="Arial" w:eastAsia="Arial" w:hAnsi="Arial" w:cs="Arial"/>
          <w:color w:val="000000"/>
        </w:rPr>
        <w:t xml:space="preserve"> The Government is not obligated to respond to any questions received after that date and time. All questions received within the designated timeframe that the Government considers </w:t>
      </w:r>
      <w:proofErr w:type="gramStart"/>
      <w:r w:rsidR="00DA290D" w:rsidRPr="009378B7">
        <w:rPr>
          <w:rFonts w:ascii="Arial" w:eastAsia="Arial" w:hAnsi="Arial" w:cs="Arial"/>
          <w:color w:val="000000"/>
        </w:rPr>
        <w:t>relevant,</w:t>
      </w:r>
      <w:proofErr w:type="gramEnd"/>
      <w:r w:rsidR="00DA290D" w:rsidRPr="009378B7">
        <w:rPr>
          <w:rFonts w:ascii="Arial" w:eastAsia="Arial" w:hAnsi="Arial" w:cs="Arial"/>
          <w:color w:val="000000"/>
        </w:rPr>
        <w:t xml:space="preserve"> will be answered. Responses to questions will be provided as amendment to the RFQ that will be made available to all potential Offerors. </w:t>
      </w:r>
      <w:r w:rsidR="00DA290D" w:rsidRPr="009378B7">
        <w:rPr>
          <w:rFonts w:ascii="Arial" w:eastAsia="Arial" w:hAnsi="Arial" w:cs="Arial"/>
          <w:b/>
          <w:bCs/>
          <w:color w:val="000000"/>
          <w:u w:val="single"/>
        </w:rPr>
        <w:t>Telephonic inquiries are not acceptable and will not receive a response.</w:t>
      </w:r>
    </w:p>
    <w:p w14:paraId="44E8445C" w14:textId="77777777" w:rsidR="00DA290D" w:rsidRDefault="00DA290D"/>
    <w:sectPr w:rsidR="00DA290D">
      <w:headerReference w:type="even" r:id="rId41"/>
      <w:headerReference w:type="default" r:id="rId42"/>
      <w:footerReference w:type="even" r:id="rId43"/>
      <w:footerReference w:type="default" r:id="rId44"/>
      <w:headerReference w:type="first" r:id="rId45"/>
      <w:footerReference w:type="first" r:id="rId4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84490" w14:textId="77777777" w:rsidR="00DA290D" w:rsidRDefault="00DA290D">
      <w:pPr>
        <w:spacing w:after="0" w:line="240" w:lineRule="auto"/>
      </w:pPr>
      <w:r>
        <w:separator/>
      </w:r>
    </w:p>
  </w:endnote>
  <w:endnote w:type="continuationSeparator" w:id="0">
    <w:p w14:paraId="44E84492" w14:textId="77777777" w:rsidR="00DA290D" w:rsidRDefault="00DA2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6" w14:textId="77777777" w:rsidR="00DA290D" w:rsidRDefault="00DA290D">
    <w:pPr>
      <w:pStyle w:val="Footer"/>
    </w:pPr>
  </w:p>
  <w:p w14:paraId="44E84467"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8" w14:textId="77777777" w:rsidR="00DA290D" w:rsidRDefault="00DA290D">
    <w:pPr>
      <w:pStyle w:val="Footer"/>
    </w:pPr>
  </w:p>
  <w:p w14:paraId="44E84469" w14:textId="77777777" w:rsidR="00F173EF" w:rsidRDefault="00DA290D">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59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B" w14:textId="77777777" w:rsidR="00DA290D" w:rsidRDefault="00DA290D">
    <w:pPr>
      <w:pStyle w:val="Footer"/>
    </w:pPr>
  </w:p>
  <w:p w14:paraId="44E8446C"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E"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F" w14:textId="77777777" w:rsidR="00F173EF" w:rsidRDefault="00DA290D">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fldSimple w:instr=" NUMPAGES   \* MERGEFORMAT ">
      <w:r>
        <w:t>59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0"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3" w14:textId="77777777" w:rsidR="00DA290D" w:rsidRDefault="00DA290D">
    <w:pPr>
      <w:pStyle w:val="Footer"/>
    </w:pPr>
  </w:p>
  <w:p w14:paraId="44E84474"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5" w14:textId="77777777" w:rsidR="00DA290D" w:rsidRDefault="00DA290D">
    <w:pPr>
      <w:pStyle w:val="Footer"/>
    </w:pPr>
  </w:p>
  <w:p w14:paraId="44E84476" w14:textId="77777777" w:rsidR="00F173EF" w:rsidRDefault="00DA290D">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59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8" w14:textId="77777777" w:rsidR="00DA290D" w:rsidRDefault="00DA290D">
    <w:pPr>
      <w:pStyle w:val="Footer"/>
    </w:pPr>
  </w:p>
  <w:p w14:paraId="44E84479"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C" w14:textId="77777777" w:rsidR="00DA290D" w:rsidRDefault="00DA290D">
    <w:pPr>
      <w:pStyle w:val="Footer"/>
    </w:pPr>
  </w:p>
  <w:p w14:paraId="44E8447D"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E" w14:textId="77777777" w:rsidR="00DA290D" w:rsidRDefault="00DA290D">
    <w:pPr>
      <w:pStyle w:val="Footer"/>
    </w:pPr>
  </w:p>
  <w:p w14:paraId="44E8447F" w14:textId="77777777" w:rsidR="00F173EF" w:rsidRDefault="00DA290D">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fldSimple w:instr=" NUMPAGES   \* MERGEFORMAT ">
      <w:r>
        <w:t>59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1" w14:textId="77777777" w:rsidR="00DA290D" w:rsidRDefault="00DA290D">
    <w:pPr>
      <w:pStyle w:val="Footer"/>
    </w:pPr>
  </w:p>
  <w:p w14:paraId="44E84482"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5" w14:textId="77777777" w:rsidR="00DA290D" w:rsidRDefault="00DA290D">
    <w:pPr>
      <w:pStyle w:val="Footer"/>
    </w:pPr>
  </w:p>
  <w:p w14:paraId="44E84486"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7" w14:textId="77777777" w:rsidR="00DA290D" w:rsidRDefault="00DA290D">
    <w:pPr>
      <w:pStyle w:val="Footer"/>
    </w:pPr>
  </w:p>
  <w:p w14:paraId="44E84488" w14:textId="77777777" w:rsidR="00F173EF" w:rsidRDefault="00DA290D">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fldSimple w:instr=" NUMPAGES   \* MERGEFORMAT ">
      <w:r>
        <w:t>59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A" w14:textId="77777777" w:rsidR="00DA290D" w:rsidRDefault="00DA290D">
    <w:pPr>
      <w:pStyle w:val="Footer"/>
    </w:pPr>
  </w:p>
  <w:p w14:paraId="44E8448B" w14:textId="77777777" w:rsidR="00F173EF" w:rsidRDefault="00DA29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448C" w14:textId="77777777" w:rsidR="00DA290D" w:rsidRDefault="00DA290D">
      <w:pPr>
        <w:spacing w:after="0" w:line="240" w:lineRule="auto"/>
      </w:pPr>
      <w:r>
        <w:separator/>
      </w:r>
    </w:p>
  </w:footnote>
  <w:footnote w:type="continuationSeparator" w:id="0">
    <w:p w14:paraId="44E8448E" w14:textId="77777777" w:rsidR="00DA290D" w:rsidRDefault="00DA2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4" w14:textId="77777777" w:rsidR="00DA290D" w:rsidRDefault="00DA2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5" w14:textId="77777777" w:rsidR="00DA290D" w:rsidRDefault="00DA290D">
    <w:r>
      <w:t>36C26026Q0168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A" w14:textId="77777777" w:rsidR="00DA290D" w:rsidRDefault="00DA29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6D" w14:textId="77777777" w:rsidR="00DA290D" w:rsidRDefault="00DA290D">
    <w:r>
      <w:t>36C26026Q0168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1" w14:textId="77777777" w:rsidR="00DA290D" w:rsidRDefault="00DA29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2" w14:textId="77777777" w:rsidR="00DA290D" w:rsidRDefault="00DA290D">
    <w:r>
      <w:t>36C26026Q0168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7" w14:textId="77777777" w:rsidR="00DA290D" w:rsidRDefault="00DA29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A" w14:textId="77777777" w:rsidR="00DA290D" w:rsidRDefault="00DA29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7B" w14:textId="77777777" w:rsidR="00DA290D" w:rsidRDefault="00DA290D">
    <w:r>
      <w:t>36C26026Q0168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0" w14:textId="77777777" w:rsidR="00DA290D" w:rsidRDefault="00DA29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3" w14:textId="77777777" w:rsidR="00DA290D" w:rsidRDefault="00DA29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4" w14:textId="77777777" w:rsidR="00DA290D" w:rsidRDefault="00DA290D">
    <w:r>
      <w:t>36C26026Q0168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489" w14:textId="77777777" w:rsidR="00DA290D" w:rsidRDefault="00DA2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2312"/>
    <w:multiLevelType w:val="multilevel"/>
    <w:tmpl w:val="4CE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4952"/>
    <w:multiLevelType w:val="multilevel"/>
    <w:tmpl w:val="051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052C7"/>
    <w:multiLevelType w:val="multilevel"/>
    <w:tmpl w:val="B95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4184"/>
    <w:multiLevelType w:val="multilevel"/>
    <w:tmpl w:val="5FC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A5B9E"/>
    <w:multiLevelType w:val="hybridMultilevel"/>
    <w:tmpl w:val="0DFA76A0"/>
    <w:lvl w:ilvl="0" w:tplc="48EA8BE2">
      <w:start w:val="1"/>
      <w:numFmt w:val="lowerLetter"/>
      <w:lvlText w:val="%1."/>
      <w:lvlJc w:val="left"/>
      <w:pPr>
        <w:ind w:left="1080" w:hanging="360"/>
      </w:pPr>
      <w:rPr>
        <w:rFonts w:hint="default"/>
      </w:rPr>
    </w:lvl>
    <w:lvl w:ilvl="1" w:tplc="D2FCA0A4">
      <w:numFmt w:val="bullet"/>
      <w:lvlText w:val="•"/>
      <w:lvlJc w:val="left"/>
      <w:pPr>
        <w:ind w:left="1800" w:hanging="360"/>
      </w:pPr>
      <w:rPr>
        <w:rFonts w:ascii="Arial" w:eastAsiaTheme="minorEastAsia" w:hAnsi="Arial" w:cs="Arial" w:hint="default"/>
      </w:rPr>
    </w:lvl>
    <w:lvl w:ilvl="2" w:tplc="5C605C14" w:tentative="1">
      <w:start w:val="1"/>
      <w:numFmt w:val="lowerRoman"/>
      <w:lvlText w:val="%3."/>
      <w:lvlJc w:val="right"/>
      <w:pPr>
        <w:ind w:left="2520" w:hanging="180"/>
      </w:pPr>
    </w:lvl>
    <w:lvl w:ilvl="3" w:tplc="F328CA5A" w:tentative="1">
      <w:start w:val="1"/>
      <w:numFmt w:val="decimal"/>
      <w:lvlText w:val="%4."/>
      <w:lvlJc w:val="left"/>
      <w:pPr>
        <w:ind w:left="3240" w:hanging="360"/>
      </w:pPr>
    </w:lvl>
    <w:lvl w:ilvl="4" w:tplc="599C3D36" w:tentative="1">
      <w:start w:val="1"/>
      <w:numFmt w:val="lowerLetter"/>
      <w:lvlText w:val="%5."/>
      <w:lvlJc w:val="left"/>
      <w:pPr>
        <w:ind w:left="3960" w:hanging="360"/>
      </w:pPr>
    </w:lvl>
    <w:lvl w:ilvl="5" w:tplc="D3DAF134" w:tentative="1">
      <w:start w:val="1"/>
      <w:numFmt w:val="lowerRoman"/>
      <w:lvlText w:val="%6."/>
      <w:lvlJc w:val="right"/>
      <w:pPr>
        <w:ind w:left="4680" w:hanging="180"/>
      </w:pPr>
    </w:lvl>
    <w:lvl w:ilvl="6" w:tplc="FA5C6220" w:tentative="1">
      <w:start w:val="1"/>
      <w:numFmt w:val="decimal"/>
      <w:lvlText w:val="%7."/>
      <w:lvlJc w:val="left"/>
      <w:pPr>
        <w:ind w:left="5400" w:hanging="360"/>
      </w:pPr>
    </w:lvl>
    <w:lvl w:ilvl="7" w:tplc="C828361C" w:tentative="1">
      <w:start w:val="1"/>
      <w:numFmt w:val="lowerLetter"/>
      <w:lvlText w:val="%8."/>
      <w:lvlJc w:val="left"/>
      <w:pPr>
        <w:ind w:left="6120" w:hanging="360"/>
      </w:pPr>
    </w:lvl>
    <w:lvl w:ilvl="8" w:tplc="22403D26" w:tentative="1">
      <w:start w:val="1"/>
      <w:numFmt w:val="lowerRoman"/>
      <w:lvlText w:val="%9."/>
      <w:lvlJc w:val="right"/>
      <w:pPr>
        <w:ind w:left="6840" w:hanging="180"/>
      </w:pPr>
    </w:lvl>
  </w:abstractNum>
  <w:abstractNum w:abstractNumId="5" w15:restartNumberingAfterBreak="0">
    <w:nsid w:val="2F8370CB"/>
    <w:multiLevelType w:val="hybridMultilevel"/>
    <w:tmpl w:val="FFBA3B14"/>
    <w:lvl w:ilvl="0" w:tplc="DCAC48F6">
      <w:start w:val="1"/>
      <w:numFmt w:val="lowerLetter"/>
      <w:lvlText w:val="%1."/>
      <w:lvlJc w:val="left"/>
      <w:pPr>
        <w:ind w:left="1440" w:hanging="720"/>
      </w:pPr>
      <w:rPr>
        <w:rFonts w:hint="default"/>
      </w:rPr>
    </w:lvl>
    <w:lvl w:ilvl="1" w:tplc="662054D0">
      <w:start w:val="1"/>
      <w:numFmt w:val="bullet"/>
      <w:lvlText w:val=""/>
      <w:lvlJc w:val="left"/>
      <w:pPr>
        <w:ind w:left="1800" w:hanging="360"/>
      </w:pPr>
      <w:rPr>
        <w:rFonts w:ascii="Symbol" w:hAnsi="Symbol" w:hint="default"/>
      </w:rPr>
    </w:lvl>
    <w:lvl w:ilvl="2" w:tplc="3BEACEBC" w:tentative="1">
      <w:start w:val="1"/>
      <w:numFmt w:val="lowerRoman"/>
      <w:lvlText w:val="%3."/>
      <w:lvlJc w:val="right"/>
      <w:pPr>
        <w:ind w:left="2520" w:hanging="180"/>
      </w:pPr>
    </w:lvl>
    <w:lvl w:ilvl="3" w:tplc="7758FFC6" w:tentative="1">
      <w:start w:val="1"/>
      <w:numFmt w:val="decimal"/>
      <w:lvlText w:val="%4."/>
      <w:lvlJc w:val="left"/>
      <w:pPr>
        <w:ind w:left="3240" w:hanging="360"/>
      </w:pPr>
    </w:lvl>
    <w:lvl w:ilvl="4" w:tplc="02B407D6" w:tentative="1">
      <w:start w:val="1"/>
      <w:numFmt w:val="lowerLetter"/>
      <w:lvlText w:val="%5."/>
      <w:lvlJc w:val="left"/>
      <w:pPr>
        <w:ind w:left="3960" w:hanging="360"/>
      </w:pPr>
    </w:lvl>
    <w:lvl w:ilvl="5" w:tplc="11BEEA16" w:tentative="1">
      <w:start w:val="1"/>
      <w:numFmt w:val="lowerRoman"/>
      <w:lvlText w:val="%6."/>
      <w:lvlJc w:val="right"/>
      <w:pPr>
        <w:ind w:left="4680" w:hanging="180"/>
      </w:pPr>
    </w:lvl>
    <w:lvl w:ilvl="6" w:tplc="08D67556" w:tentative="1">
      <w:start w:val="1"/>
      <w:numFmt w:val="decimal"/>
      <w:lvlText w:val="%7."/>
      <w:lvlJc w:val="left"/>
      <w:pPr>
        <w:ind w:left="5400" w:hanging="360"/>
      </w:pPr>
    </w:lvl>
    <w:lvl w:ilvl="7" w:tplc="FF949556" w:tentative="1">
      <w:start w:val="1"/>
      <w:numFmt w:val="lowerLetter"/>
      <w:lvlText w:val="%8."/>
      <w:lvlJc w:val="left"/>
      <w:pPr>
        <w:ind w:left="6120" w:hanging="360"/>
      </w:pPr>
    </w:lvl>
    <w:lvl w:ilvl="8" w:tplc="7A72E420" w:tentative="1">
      <w:start w:val="1"/>
      <w:numFmt w:val="lowerRoman"/>
      <w:lvlText w:val="%9."/>
      <w:lvlJc w:val="right"/>
      <w:pPr>
        <w:ind w:left="6840" w:hanging="180"/>
      </w:pPr>
    </w:lvl>
  </w:abstractNum>
  <w:abstractNum w:abstractNumId="6" w15:restartNumberingAfterBreak="0">
    <w:nsid w:val="442A36E3"/>
    <w:multiLevelType w:val="multilevel"/>
    <w:tmpl w:val="B24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D7DEF"/>
    <w:multiLevelType w:val="multilevel"/>
    <w:tmpl w:val="FAC6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E5592"/>
    <w:multiLevelType w:val="hybridMultilevel"/>
    <w:tmpl w:val="FCBE98B0"/>
    <w:lvl w:ilvl="0" w:tplc="08D678F0">
      <w:start w:val="1"/>
      <w:numFmt w:val="upperLetter"/>
      <w:lvlText w:val="%1."/>
      <w:lvlJc w:val="left"/>
      <w:pPr>
        <w:ind w:left="720" w:hanging="360"/>
      </w:pPr>
    </w:lvl>
    <w:lvl w:ilvl="1" w:tplc="0A9080EA" w:tentative="1">
      <w:start w:val="1"/>
      <w:numFmt w:val="lowerLetter"/>
      <w:lvlText w:val="%2."/>
      <w:lvlJc w:val="left"/>
      <w:pPr>
        <w:ind w:left="1440" w:hanging="360"/>
      </w:pPr>
    </w:lvl>
    <w:lvl w:ilvl="2" w:tplc="3A46E318" w:tentative="1">
      <w:start w:val="1"/>
      <w:numFmt w:val="lowerRoman"/>
      <w:lvlText w:val="%3."/>
      <w:lvlJc w:val="right"/>
      <w:pPr>
        <w:ind w:left="2160" w:hanging="180"/>
      </w:pPr>
    </w:lvl>
    <w:lvl w:ilvl="3" w:tplc="BCCA0C2A" w:tentative="1">
      <w:start w:val="1"/>
      <w:numFmt w:val="decimal"/>
      <w:lvlText w:val="%4."/>
      <w:lvlJc w:val="left"/>
      <w:pPr>
        <w:ind w:left="2880" w:hanging="360"/>
      </w:pPr>
    </w:lvl>
    <w:lvl w:ilvl="4" w:tplc="1F72C07A" w:tentative="1">
      <w:start w:val="1"/>
      <w:numFmt w:val="lowerLetter"/>
      <w:lvlText w:val="%5."/>
      <w:lvlJc w:val="left"/>
      <w:pPr>
        <w:ind w:left="3600" w:hanging="360"/>
      </w:pPr>
    </w:lvl>
    <w:lvl w:ilvl="5" w:tplc="BE7E9050" w:tentative="1">
      <w:start w:val="1"/>
      <w:numFmt w:val="lowerRoman"/>
      <w:lvlText w:val="%6."/>
      <w:lvlJc w:val="right"/>
      <w:pPr>
        <w:ind w:left="4320" w:hanging="180"/>
      </w:pPr>
    </w:lvl>
    <w:lvl w:ilvl="6" w:tplc="C9EA9086" w:tentative="1">
      <w:start w:val="1"/>
      <w:numFmt w:val="decimal"/>
      <w:lvlText w:val="%7."/>
      <w:lvlJc w:val="left"/>
      <w:pPr>
        <w:ind w:left="5040" w:hanging="360"/>
      </w:pPr>
    </w:lvl>
    <w:lvl w:ilvl="7" w:tplc="0136E59A" w:tentative="1">
      <w:start w:val="1"/>
      <w:numFmt w:val="lowerLetter"/>
      <w:lvlText w:val="%8."/>
      <w:lvlJc w:val="left"/>
      <w:pPr>
        <w:ind w:left="5760" w:hanging="360"/>
      </w:pPr>
    </w:lvl>
    <w:lvl w:ilvl="8" w:tplc="E5929F94" w:tentative="1">
      <w:start w:val="1"/>
      <w:numFmt w:val="lowerRoman"/>
      <w:lvlText w:val="%9."/>
      <w:lvlJc w:val="right"/>
      <w:pPr>
        <w:ind w:left="6480" w:hanging="180"/>
      </w:pPr>
    </w:lvl>
  </w:abstractNum>
  <w:abstractNum w:abstractNumId="9" w15:restartNumberingAfterBreak="0">
    <w:nsid w:val="578838B3"/>
    <w:multiLevelType w:val="multilevel"/>
    <w:tmpl w:val="C24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A19F6"/>
    <w:multiLevelType w:val="hybridMultilevel"/>
    <w:tmpl w:val="6F241AEA"/>
    <w:lvl w:ilvl="0" w:tplc="4DB8FDBE">
      <w:start w:val="1"/>
      <w:numFmt w:val="bullet"/>
      <w:lvlText w:val=""/>
      <w:lvlJc w:val="left"/>
      <w:pPr>
        <w:ind w:left="720" w:hanging="360"/>
      </w:pPr>
      <w:rPr>
        <w:rFonts w:ascii="Symbol" w:hAnsi="Symbol" w:hint="default"/>
      </w:rPr>
    </w:lvl>
    <w:lvl w:ilvl="1" w:tplc="F79EF0B2" w:tentative="1">
      <w:start w:val="1"/>
      <w:numFmt w:val="bullet"/>
      <w:lvlText w:val="o"/>
      <w:lvlJc w:val="left"/>
      <w:pPr>
        <w:ind w:left="1440" w:hanging="360"/>
      </w:pPr>
      <w:rPr>
        <w:rFonts w:ascii="Courier New" w:hAnsi="Courier New" w:cs="Courier New" w:hint="default"/>
      </w:rPr>
    </w:lvl>
    <w:lvl w:ilvl="2" w:tplc="7FF43366" w:tentative="1">
      <w:start w:val="1"/>
      <w:numFmt w:val="bullet"/>
      <w:lvlText w:val=""/>
      <w:lvlJc w:val="left"/>
      <w:pPr>
        <w:ind w:left="2160" w:hanging="360"/>
      </w:pPr>
      <w:rPr>
        <w:rFonts w:ascii="Wingdings" w:hAnsi="Wingdings" w:hint="default"/>
      </w:rPr>
    </w:lvl>
    <w:lvl w:ilvl="3" w:tplc="4EB29C46" w:tentative="1">
      <w:start w:val="1"/>
      <w:numFmt w:val="bullet"/>
      <w:lvlText w:val=""/>
      <w:lvlJc w:val="left"/>
      <w:pPr>
        <w:ind w:left="2880" w:hanging="360"/>
      </w:pPr>
      <w:rPr>
        <w:rFonts w:ascii="Symbol" w:hAnsi="Symbol" w:hint="default"/>
      </w:rPr>
    </w:lvl>
    <w:lvl w:ilvl="4" w:tplc="B66E3BE6" w:tentative="1">
      <w:start w:val="1"/>
      <w:numFmt w:val="bullet"/>
      <w:lvlText w:val="o"/>
      <w:lvlJc w:val="left"/>
      <w:pPr>
        <w:ind w:left="3600" w:hanging="360"/>
      </w:pPr>
      <w:rPr>
        <w:rFonts w:ascii="Courier New" w:hAnsi="Courier New" w:cs="Courier New" w:hint="default"/>
      </w:rPr>
    </w:lvl>
    <w:lvl w:ilvl="5" w:tplc="34E8108E" w:tentative="1">
      <w:start w:val="1"/>
      <w:numFmt w:val="bullet"/>
      <w:lvlText w:val=""/>
      <w:lvlJc w:val="left"/>
      <w:pPr>
        <w:ind w:left="4320" w:hanging="360"/>
      </w:pPr>
      <w:rPr>
        <w:rFonts w:ascii="Wingdings" w:hAnsi="Wingdings" w:hint="default"/>
      </w:rPr>
    </w:lvl>
    <w:lvl w:ilvl="6" w:tplc="56DE1D96" w:tentative="1">
      <w:start w:val="1"/>
      <w:numFmt w:val="bullet"/>
      <w:lvlText w:val=""/>
      <w:lvlJc w:val="left"/>
      <w:pPr>
        <w:ind w:left="5040" w:hanging="360"/>
      </w:pPr>
      <w:rPr>
        <w:rFonts w:ascii="Symbol" w:hAnsi="Symbol" w:hint="default"/>
      </w:rPr>
    </w:lvl>
    <w:lvl w:ilvl="7" w:tplc="4704DEC6" w:tentative="1">
      <w:start w:val="1"/>
      <w:numFmt w:val="bullet"/>
      <w:lvlText w:val="o"/>
      <w:lvlJc w:val="left"/>
      <w:pPr>
        <w:ind w:left="5760" w:hanging="360"/>
      </w:pPr>
      <w:rPr>
        <w:rFonts w:ascii="Courier New" w:hAnsi="Courier New" w:cs="Courier New" w:hint="default"/>
      </w:rPr>
    </w:lvl>
    <w:lvl w:ilvl="8" w:tplc="F6BE7EC0" w:tentative="1">
      <w:start w:val="1"/>
      <w:numFmt w:val="bullet"/>
      <w:lvlText w:val=""/>
      <w:lvlJc w:val="left"/>
      <w:pPr>
        <w:ind w:left="6480" w:hanging="360"/>
      </w:pPr>
      <w:rPr>
        <w:rFonts w:ascii="Wingdings" w:hAnsi="Wingdings" w:hint="default"/>
      </w:rPr>
    </w:lvl>
  </w:abstractNum>
  <w:abstractNum w:abstractNumId="11" w15:restartNumberingAfterBreak="0">
    <w:nsid w:val="672B29EF"/>
    <w:multiLevelType w:val="hybridMultilevel"/>
    <w:tmpl w:val="C04246FE"/>
    <w:lvl w:ilvl="0" w:tplc="01FA0C44">
      <w:start w:val="1"/>
      <w:numFmt w:val="bullet"/>
      <w:lvlText w:val=""/>
      <w:lvlJc w:val="left"/>
      <w:pPr>
        <w:ind w:left="2160" w:hanging="360"/>
      </w:pPr>
      <w:rPr>
        <w:rFonts w:ascii="Symbol" w:hAnsi="Symbol" w:hint="default"/>
      </w:rPr>
    </w:lvl>
    <w:lvl w:ilvl="1" w:tplc="DCA2C78E" w:tentative="1">
      <w:start w:val="1"/>
      <w:numFmt w:val="bullet"/>
      <w:lvlText w:val="o"/>
      <w:lvlJc w:val="left"/>
      <w:pPr>
        <w:ind w:left="2880" w:hanging="360"/>
      </w:pPr>
      <w:rPr>
        <w:rFonts w:ascii="Courier New" w:hAnsi="Courier New" w:cs="Courier New" w:hint="default"/>
      </w:rPr>
    </w:lvl>
    <w:lvl w:ilvl="2" w:tplc="167CFC70" w:tentative="1">
      <w:start w:val="1"/>
      <w:numFmt w:val="bullet"/>
      <w:lvlText w:val=""/>
      <w:lvlJc w:val="left"/>
      <w:pPr>
        <w:ind w:left="3600" w:hanging="360"/>
      </w:pPr>
      <w:rPr>
        <w:rFonts w:ascii="Wingdings" w:hAnsi="Wingdings" w:hint="default"/>
      </w:rPr>
    </w:lvl>
    <w:lvl w:ilvl="3" w:tplc="FDAE7E92" w:tentative="1">
      <w:start w:val="1"/>
      <w:numFmt w:val="bullet"/>
      <w:lvlText w:val=""/>
      <w:lvlJc w:val="left"/>
      <w:pPr>
        <w:ind w:left="4320" w:hanging="360"/>
      </w:pPr>
      <w:rPr>
        <w:rFonts w:ascii="Symbol" w:hAnsi="Symbol" w:hint="default"/>
      </w:rPr>
    </w:lvl>
    <w:lvl w:ilvl="4" w:tplc="0FD010BA" w:tentative="1">
      <w:start w:val="1"/>
      <w:numFmt w:val="bullet"/>
      <w:lvlText w:val="o"/>
      <w:lvlJc w:val="left"/>
      <w:pPr>
        <w:ind w:left="5040" w:hanging="360"/>
      </w:pPr>
      <w:rPr>
        <w:rFonts w:ascii="Courier New" w:hAnsi="Courier New" w:cs="Courier New" w:hint="default"/>
      </w:rPr>
    </w:lvl>
    <w:lvl w:ilvl="5" w:tplc="1BD6558C" w:tentative="1">
      <w:start w:val="1"/>
      <w:numFmt w:val="bullet"/>
      <w:lvlText w:val=""/>
      <w:lvlJc w:val="left"/>
      <w:pPr>
        <w:ind w:left="5760" w:hanging="360"/>
      </w:pPr>
      <w:rPr>
        <w:rFonts w:ascii="Wingdings" w:hAnsi="Wingdings" w:hint="default"/>
      </w:rPr>
    </w:lvl>
    <w:lvl w:ilvl="6" w:tplc="5538BF70" w:tentative="1">
      <w:start w:val="1"/>
      <w:numFmt w:val="bullet"/>
      <w:lvlText w:val=""/>
      <w:lvlJc w:val="left"/>
      <w:pPr>
        <w:ind w:left="6480" w:hanging="360"/>
      </w:pPr>
      <w:rPr>
        <w:rFonts w:ascii="Symbol" w:hAnsi="Symbol" w:hint="default"/>
      </w:rPr>
    </w:lvl>
    <w:lvl w:ilvl="7" w:tplc="E73C9D5E" w:tentative="1">
      <w:start w:val="1"/>
      <w:numFmt w:val="bullet"/>
      <w:lvlText w:val="o"/>
      <w:lvlJc w:val="left"/>
      <w:pPr>
        <w:ind w:left="7200" w:hanging="360"/>
      </w:pPr>
      <w:rPr>
        <w:rFonts w:ascii="Courier New" w:hAnsi="Courier New" w:cs="Courier New" w:hint="default"/>
      </w:rPr>
    </w:lvl>
    <w:lvl w:ilvl="8" w:tplc="CB86898E" w:tentative="1">
      <w:start w:val="1"/>
      <w:numFmt w:val="bullet"/>
      <w:lvlText w:val=""/>
      <w:lvlJc w:val="left"/>
      <w:pPr>
        <w:ind w:left="7920" w:hanging="360"/>
      </w:pPr>
      <w:rPr>
        <w:rFonts w:ascii="Wingdings" w:hAnsi="Wingdings" w:hint="default"/>
      </w:rPr>
    </w:lvl>
  </w:abstractNum>
  <w:abstractNum w:abstractNumId="12" w15:restartNumberingAfterBreak="0">
    <w:nsid w:val="691F12FC"/>
    <w:multiLevelType w:val="multilevel"/>
    <w:tmpl w:val="D108B79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FF54971"/>
    <w:multiLevelType w:val="multilevel"/>
    <w:tmpl w:val="94BC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65D9B"/>
    <w:multiLevelType w:val="multilevel"/>
    <w:tmpl w:val="AE0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013729">
    <w:abstractNumId w:val="9"/>
  </w:num>
  <w:num w:numId="2" w16cid:durableId="1563247344">
    <w:abstractNumId w:val="3"/>
  </w:num>
  <w:num w:numId="3" w16cid:durableId="1398818862">
    <w:abstractNumId w:val="7"/>
  </w:num>
  <w:num w:numId="4" w16cid:durableId="320236636">
    <w:abstractNumId w:val="6"/>
  </w:num>
  <w:num w:numId="5" w16cid:durableId="1036275172">
    <w:abstractNumId w:val="1"/>
  </w:num>
  <w:num w:numId="6" w16cid:durableId="1988390449">
    <w:abstractNumId w:val="10"/>
  </w:num>
  <w:num w:numId="7" w16cid:durableId="1015574805">
    <w:abstractNumId w:val="0"/>
  </w:num>
  <w:num w:numId="8" w16cid:durableId="1056398778">
    <w:abstractNumId w:val="14"/>
  </w:num>
  <w:num w:numId="9" w16cid:durableId="503933092">
    <w:abstractNumId w:val="13"/>
  </w:num>
  <w:num w:numId="10" w16cid:durableId="139154768">
    <w:abstractNumId w:val="2"/>
  </w:num>
  <w:num w:numId="11" w16cid:durableId="649330971">
    <w:abstractNumId w:val="8"/>
  </w:num>
  <w:num w:numId="12" w16cid:durableId="182286078">
    <w:abstractNumId w:val="12"/>
  </w:num>
  <w:num w:numId="13" w16cid:durableId="894778227">
    <w:abstractNumId w:val="11"/>
  </w:num>
  <w:num w:numId="14" w16cid:durableId="1105346242">
    <w:abstractNumId w:val="5"/>
  </w:num>
  <w:num w:numId="15" w16cid:durableId="580600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EF"/>
    <w:rsid w:val="00002509"/>
    <w:rsid w:val="0004007B"/>
    <w:rsid w:val="00040125"/>
    <w:rsid w:val="000E3726"/>
    <w:rsid w:val="00177860"/>
    <w:rsid w:val="001B5BE2"/>
    <w:rsid w:val="001C55B5"/>
    <w:rsid w:val="001F359D"/>
    <w:rsid w:val="0025377D"/>
    <w:rsid w:val="002A333F"/>
    <w:rsid w:val="002C3E01"/>
    <w:rsid w:val="002F74A3"/>
    <w:rsid w:val="00332B8A"/>
    <w:rsid w:val="0035080F"/>
    <w:rsid w:val="003757E0"/>
    <w:rsid w:val="003E2991"/>
    <w:rsid w:val="00437C70"/>
    <w:rsid w:val="00487396"/>
    <w:rsid w:val="004A2965"/>
    <w:rsid w:val="004C27F1"/>
    <w:rsid w:val="005E69C6"/>
    <w:rsid w:val="00615F1A"/>
    <w:rsid w:val="00725E0D"/>
    <w:rsid w:val="00745E46"/>
    <w:rsid w:val="0079782D"/>
    <w:rsid w:val="007F7DC3"/>
    <w:rsid w:val="008141FC"/>
    <w:rsid w:val="00872FBD"/>
    <w:rsid w:val="008D1299"/>
    <w:rsid w:val="00945C00"/>
    <w:rsid w:val="00947C7C"/>
    <w:rsid w:val="0095372B"/>
    <w:rsid w:val="00956F7C"/>
    <w:rsid w:val="00984063"/>
    <w:rsid w:val="009A5AB7"/>
    <w:rsid w:val="009C78B6"/>
    <w:rsid w:val="009D0CA4"/>
    <w:rsid w:val="00A34A4F"/>
    <w:rsid w:val="00A53FA9"/>
    <w:rsid w:val="00A61C93"/>
    <w:rsid w:val="00A7597A"/>
    <w:rsid w:val="00AF4798"/>
    <w:rsid w:val="00B52663"/>
    <w:rsid w:val="00B5408F"/>
    <w:rsid w:val="00C15978"/>
    <w:rsid w:val="00C477F9"/>
    <w:rsid w:val="00CC06C7"/>
    <w:rsid w:val="00CF2443"/>
    <w:rsid w:val="00D509B3"/>
    <w:rsid w:val="00DA290D"/>
    <w:rsid w:val="00E2042D"/>
    <w:rsid w:val="00E239E5"/>
    <w:rsid w:val="00EA53E4"/>
    <w:rsid w:val="00EB209B"/>
    <w:rsid w:val="00EC4FE7"/>
    <w:rsid w:val="00F173EF"/>
    <w:rsid w:val="00F44F9F"/>
    <w:rsid w:val="00F80BB0"/>
    <w:rsid w:val="00F81A77"/>
    <w:rsid w:val="00F9597F"/>
    <w:rsid w:val="00FC21ED"/>
    <w:rsid w:val="00FC5901"/>
    <w:rsid w:val="00FE3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3E41"/>
  <w15:docId w15:val="{E546448D-0AA0-43C5-B812-A5218B69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84"/>
    <w:rPr>
      <w:rFonts w:eastAsiaTheme="majorEastAsia" w:cstheme="majorBidi"/>
      <w:color w:val="272727" w:themeColor="text1" w:themeTint="D8"/>
    </w:rPr>
  </w:style>
  <w:style w:type="paragraph" w:styleId="Quote">
    <w:name w:val="Quote"/>
    <w:basedOn w:val="Normal"/>
    <w:next w:val="Normal"/>
    <w:link w:val="QuoteChar"/>
    <w:uiPriority w:val="29"/>
    <w:qFormat/>
    <w:rsid w:val="00207384"/>
    <w:pPr>
      <w:spacing w:before="160"/>
      <w:jc w:val="center"/>
    </w:pPr>
    <w:rPr>
      <w:i/>
      <w:iCs/>
      <w:color w:val="404040" w:themeColor="text1" w:themeTint="BF"/>
    </w:rPr>
  </w:style>
  <w:style w:type="character" w:customStyle="1" w:styleId="QuoteChar">
    <w:name w:val="Quote Char"/>
    <w:basedOn w:val="DefaultParagraphFont"/>
    <w:link w:val="Quote"/>
    <w:uiPriority w:val="29"/>
    <w:rsid w:val="00207384"/>
    <w:rPr>
      <w:i/>
      <w:iCs/>
      <w:color w:val="404040" w:themeColor="text1" w:themeTint="BF"/>
    </w:rPr>
  </w:style>
  <w:style w:type="paragraph" w:styleId="IntenseQuote">
    <w:name w:val="Intense Quote"/>
    <w:basedOn w:val="Normal"/>
    <w:next w:val="Normal"/>
    <w:link w:val="IntenseQuoteChar"/>
    <w:uiPriority w:val="30"/>
    <w:qFormat/>
    <w:rsid w:val="002073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7384"/>
    <w:rPr>
      <w:i/>
      <w:iCs/>
      <w:color w:val="365F91" w:themeColor="accent1" w:themeShade="BF"/>
    </w:rPr>
  </w:style>
  <w:style w:type="character" w:styleId="IntenseReference">
    <w:name w:val="Intense Reference"/>
    <w:basedOn w:val="DefaultParagraphFont"/>
    <w:uiPriority w:val="32"/>
    <w:qFormat/>
    <w:rsid w:val="00207384"/>
    <w:rPr>
      <w:b/>
      <w:bCs/>
      <w:smallCaps/>
      <w:color w:val="365F91" w:themeColor="accent1" w:themeShade="BF"/>
      <w:spacing w:val="5"/>
    </w:rPr>
  </w:style>
  <w:style w:type="character" w:styleId="Hyperlink">
    <w:name w:val="Hyperlink"/>
    <w:basedOn w:val="DefaultParagraphFont"/>
    <w:uiPriority w:val="99"/>
    <w:unhideWhenUsed/>
    <w:rsid w:val="00207384"/>
    <w:rPr>
      <w:color w:val="0000FF" w:themeColor="hyperlink"/>
      <w:u w:val="single"/>
    </w:rPr>
  </w:style>
  <w:style w:type="character" w:customStyle="1" w:styleId="UnresolvedMention1">
    <w:name w:val="Unresolved Mention1"/>
    <w:basedOn w:val="DefaultParagraphFont"/>
    <w:uiPriority w:val="99"/>
    <w:semiHidden/>
    <w:unhideWhenUsed/>
    <w:rsid w:val="00207384"/>
    <w:rPr>
      <w:color w:val="605E5C"/>
      <w:shd w:val="clear" w:color="auto" w:fill="E1DFDD"/>
    </w:rPr>
  </w:style>
  <w:style w:type="paragraph" w:styleId="Revision">
    <w:name w:val="Revision"/>
    <w:hidden/>
    <w:uiPriority w:val="99"/>
    <w:semiHidden/>
    <w:rsid w:val="003E7CB6"/>
    <w:pPr>
      <w:spacing w:after="0" w:line="240" w:lineRule="auto"/>
    </w:pPr>
  </w:style>
  <w:style w:type="character" w:styleId="CommentReference">
    <w:name w:val="annotation reference"/>
    <w:basedOn w:val="DefaultParagraphFont"/>
    <w:uiPriority w:val="99"/>
    <w:semiHidden/>
    <w:unhideWhenUsed/>
    <w:rsid w:val="003E7CB6"/>
    <w:rPr>
      <w:sz w:val="16"/>
      <w:szCs w:val="16"/>
    </w:rPr>
  </w:style>
  <w:style w:type="paragraph" w:styleId="CommentSubject">
    <w:name w:val="annotation subject"/>
    <w:basedOn w:val="CommentText"/>
    <w:next w:val="CommentText"/>
    <w:link w:val="CommentSubjectChar"/>
    <w:uiPriority w:val="99"/>
    <w:semiHidden/>
    <w:unhideWhenUsed/>
    <w:rsid w:val="003E7CB6"/>
    <w:rPr>
      <w:b/>
      <w:bCs/>
    </w:rPr>
  </w:style>
  <w:style w:type="character" w:customStyle="1" w:styleId="CommentSubjectChar">
    <w:name w:val="Comment Subject Char"/>
    <w:basedOn w:val="CommentTextChar"/>
    <w:link w:val="CommentSubject"/>
    <w:uiPriority w:val="99"/>
    <w:semiHidden/>
    <w:rsid w:val="003E7CB6"/>
    <w:rPr>
      <w:b/>
      <w:bCs/>
      <w:i/>
      <w:color w:val="808080" w:themeColor="background1" w:themeShade="80"/>
      <w:sz w:val="20"/>
      <w:szCs w:val="2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PlainText">
    <w:name w:val="Plain Text"/>
    <w:basedOn w:val="Normal"/>
    <w:link w:val="PlainTextChar"/>
    <w:uiPriority w:val="99"/>
    <w:unhideWhenUsed/>
    <w:rsid w:val="0069541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9541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20https:/www.sam.gov" TargetMode="External"/><Relationship Id="rId26" Type="http://schemas.openxmlformats.org/officeDocument/2006/relationships/header" Target="header6.xml"/><Relationship Id="rId39" Type="http://schemas.openxmlformats.org/officeDocument/2006/relationships/hyperlink" Target="mailto:CISADA106@state.gov" TargetMode="External"/><Relationship Id="rId3" Type="http://schemas.openxmlformats.org/officeDocument/2006/relationships/settings" Target="settings.xml"/><Relationship Id="rId21" Type="http://schemas.openxmlformats.org/officeDocument/2006/relationships/hyperlink" Target="https://www.trade.gov/consolidated-screening-list" TargetMode="External"/><Relationship Id="rId34" Type="http://schemas.openxmlformats.org/officeDocument/2006/relationships/footer" Target="footer11.xml"/><Relationship Id="rId42" Type="http://schemas.openxmlformats.org/officeDocument/2006/relationships/header" Target="header12.xml"/><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uscode.house.gov/view.xhtml?req=granuleid:USC-prelim-title31-section3903&amp;num=0&amp;edition=prelim" TargetMode="External"/><Relationship Id="rId25" Type="http://schemas.openxmlformats.org/officeDocument/2006/relationships/header" Target="header5.xml"/><Relationship Id="rId33" Type="http://schemas.openxmlformats.org/officeDocument/2006/relationships/footer" Target="footer10.xml"/><Relationship Id="rId38" Type="http://schemas.openxmlformats.org/officeDocument/2006/relationships/hyperlink" Target="https://www.treasury.gov/resource-center/sanctions/SDN-List/Pages/default.aspx" TargetMode="External"/><Relationship Id="rId46"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header" Target="header7.xml"/><Relationship Id="rId41"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veterans.certify.sba.gov/" TargetMode="External"/><Relationship Id="rId32" Type="http://schemas.openxmlformats.org/officeDocument/2006/relationships/header" Target="header9.xml"/><Relationship Id="rId37" Type="http://schemas.openxmlformats.org/officeDocument/2006/relationships/hyperlink" Target="https://www.sam.gov" TargetMode="External"/><Relationship Id="rId40" Type="http://schemas.openxmlformats.org/officeDocument/2006/relationships/hyperlink" Target="https://dibnet.dod.mil" TargetMode="External"/><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ibnet.dod.mil" TargetMode="Externa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eader" Target="header8.xml"/><Relationship Id="rId44"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sam.gov"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footer" Target="footer13.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72</Pages>
  <Words>34881</Words>
  <Characters>198822</Characters>
  <Application>Microsoft Office Word</Application>
  <DocSecurity>0</DocSecurity>
  <Lines>1656</Lines>
  <Paragraphs>466</Paragraphs>
  <ScaleCrop>false</ScaleCrop>
  <Company/>
  <LinksUpToDate>false</LinksUpToDate>
  <CharactersWithSpaces>233237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Borelli, Michael J (Puget Sound)</dc:creator>
  <cp:lastModifiedBy>Borelli, Michael J (Puget Sound)</cp:lastModifiedBy>
  <cp:revision>2</cp:revision>
  <dcterms:created xsi:type="dcterms:W3CDTF">2025-11-25T21:40:00Z</dcterms:created>
  <dcterms:modified xsi:type="dcterms:W3CDTF">2025-11-25T21:40:00Z</dcterms:modified>
</cp:coreProperties>
</file>