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FD5B" w14:textId="36AB26E0" w:rsidR="00906DE9" w:rsidRDefault="00476BE5" w:rsidP="00C63362">
      <w:pPr>
        <w:spacing w:before="120"/>
        <w:rPr>
          <w:rFonts w:asciiTheme="minorHAnsi" w:hAnsiTheme="minorHAnsi" w:cstheme="minorHAnsi"/>
          <w:sz w:val="24"/>
          <w:szCs w:val="24"/>
        </w:rPr>
      </w:pPr>
      <w:ins w:id="0" w:author="PHILLIPS, ALYSSA C CIV USSF SSC SSC/SZK-IK" w:date="2025-07-22T11:02:00Z" w16du:dateUtc="2025-07-22T17:02:00Z">
        <w:r>
          <w:rPr>
            <w:rFonts w:asciiTheme="minorHAnsi" w:hAnsiTheme="minorHAnsi" w:cstheme="minorHAnsi"/>
            <w:sz w:val="24"/>
            <w:szCs w:val="24"/>
          </w:rPr>
          <w:t>Industry Day Map:</w:t>
        </w:r>
      </w:ins>
    </w:p>
    <w:p w14:paraId="79A54873" w14:textId="5894421B" w:rsidR="00906DE9" w:rsidRDefault="007F6295" w:rsidP="00C63362">
      <w:pPr>
        <w:spacing w:before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8FCCB" wp14:editId="637FA974">
                <wp:simplePos x="0" y="0"/>
                <wp:positionH relativeFrom="column">
                  <wp:posOffset>1039813</wp:posOffset>
                </wp:positionH>
                <wp:positionV relativeFrom="paragraph">
                  <wp:posOffset>1937322</wp:posOffset>
                </wp:positionV>
                <wp:extent cx="128269" cy="110871"/>
                <wp:effectExtent l="8573" t="0" r="14287" b="14288"/>
                <wp:wrapNone/>
                <wp:docPr id="936692531" name="L-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269" cy="110871"/>
                        </a:xfrm>
                        <a:prstGeom prst="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14E0D" id="L-Shape 2" o:spid="_x0000_s1026" style="position:absolute;margin-left:81.9pt;margin-top:152.55pt;width:10.1pt;height:8.7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269,11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" path="m,l55436,r,55436l128269,55436r,55435l,110871,,xe" fillcolor="#4f81bd [3204]" strokecolor="#0a121c [484]" strokeweight="2pt">
                <v:path arrowok="t" o:connecttype="custom" o:connectlocs="0,0;55436,0;55436,55436;128269,55436;128269,110871;0,110871;0,0" o:connectangles="0,0,0,0,0,0,0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4DB2E" wp14:editId="29F29BAE">
                <wp:simplePos x="0" y="0"/>
                <wp:positionH relativeFrom="column">
                  <wp:posOffset>975741</wp:posOffset>
                </wp:positionH>
                <wp:positionV relativeFrom="paragraph">
                  <wp:posOffset>1555750</wp:posOffset>
                </wp:positionV>
                <wp:extent cx="316230" cy="329184"/>
                <wp:effectExtent l="19050" t="0" r="26670" b="33020"/>
                <wp:wrapNone/>
                <wp:docPr id="244263610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" cy="32918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835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76.85pt;margin-top:122.5pt;width:24.9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m5dYQIAABc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" adj="11225" fillcolor="#4f81bd [3204]" strokecolor="#0a121c [484]" strokeweight="2pt"/>
            </w:pict>
          </mc:Fallback>
        </mc:AlternateContent>
      </w:r>
      <w:r w:rsidRPr="007F6295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34EFEC1" wp14:editId="03C50713">
            <wp:extent cx="5943600" cy="4099560"/>
            <wp:effectExtent l="0" t="0" r="0" b="0"/>
            <wp:docPr id="454614378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14378" name="Picture 1" descr="Map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5452" w14:textId="77777777" w:rsidR="00943EAB" w:rsidRDefault="00943EAB" w:rsidP="00943EAB">
      <w:pPr>
        <w:rPr>
          <w:rFonts w:asciiTheme="minorHAnsi" w:hAnsiTheme="minorHAnsi" w:cstheme="minorHAnsi"/>
          <w:sz w:val="24"/>
          <w:szCs w:val="24"/>
        </w:rPr>
      </w:pPr>
    </w:p>
    <w:p w14:paraId="11472B1F" w14:textId="296E340C" w:rsidR="00943EAB" w:rsidRDefault="00943EAB" w:rsidP="00943EA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blue arrow denotes building 414 where industry will be held.</w:t>
      </w:r>
      <w:r w:rsidR="000A154D">
        <w:rPr>
          <w:rFonts w:asciiTheme="minorHAnsi" w:hAnsiTheme="minorHAnsi" w:cstheme="minorHAnsi"/>
          <w:sz w:val="24"/>
          <w:szCs w:val="24"/>
        </w:rPr>
        <w:t xml:space="preserve"> There is parking available across the street from the building.</w:t>
      </w:r>
      <w:r w:rsidR="008578A4">
        <w:rPr>
          <w:rFonts w:asciiTheme="minorHAnsi" w:hAnsiTheme="minorHAnsi" w:cstheme="minorHAnsi"/>
          <w:sz w:val="24"/>
          <w:szCs w:val="24"/>
        </w:rPr>
        <w:t xml:space="preserve"> The address is:</w:t>
      </w:r>
    </w:p>
    <w:p w14:paraId="0BA8A447" w14:textId="77777777" w:rsidR="008578A4" w:rsidRDefault="008578A4" w:rsidP="00943EAB">
      <w:pPr>
        <w:rPr>
          <w:rFonts w:asciiTheme="minorHAnsi" w:hAnsiTheme="minorHAnsi" w:cstheme="minorHAnsi"/>
          <w:sz w:val="24"/>
          <w:szCs w:val="24"/>
        </w:rPr>
      </w:pPr>
    </w:p>
    <w:p w14:paraId="4263C691" w14:textId="77777777" w:rsidR="008578A4" w:rsidRPr="008578A4" w:rsidRDefault="008578A4" w:rsidP="00185035">
      <w:pPr>
        <w:ind w:firstLine="720"/>
        <w:rPr>
          <w:rFonts w:asciiTheme="minorHAnsi" w:hAnsiTheme="minorHAnsi" w:cstheme="minorHAnsi"/>
          <w:sz w:val="24"/>
          <w:szCs w:val="24"/>
        </w:rPr>
        <w:pPrChange w:id="1" w:author="PHILLIPS, ALYSSA C CIV USSF SSC SSC/SZK-IK" w:date="2025-07-22T11:03:00Z" w16du:dateUtc="2025-07-22T17:03:00Z">
          <w:pPr/>
        </w:pPrChange>
      </w:pPr>
      <w:r w:rsidRPr="008578A4">
        <w:rPr>
          <w:rFonts w:asciiTheme="minorHAnsi" w:hAnsiTheme="minorHAnsi" w:cstheme="minorHAnsi"/>
          <w:sz w:val="24"/>
          <w:szCs w:val="24"/>
        </w:rPr>
        <w:t xml:space="preserve">Building 414, Conference Room 3 </w:t>
      </w:r>
    </w:p>
    <w:p w14:paraId="08C574CE" w14:textId="77777777" w:rsidR="008578A4" w:rsidRPr="008578A4" w:rsidRDefault="008578A4" w:rsidP="00185035">
      <w:pPr>
        <w:ind w:firstLine="720"/>
        <w:rPr>
          <w:rFonts w:asciiTheme="minorHAnsi" w:hAnsiTheme="minorHAnsi" w:cstheme="minorHAnsi"/>
          <w:sz w:val="24"/>
          <w:szCs w:val="24"/>
        </w:rPr>
        <w:pPrChange w:id="2" w:author="PHILLIPS, ALYSSA C CIV USSF SSC SSC/SZK-IK" w:date="2025-07-22T11:03:00Z" w16du:dateUtc="2025-07-22T17:03:00Z">
          <w:pPr/>
        </w:pPrChange>
      </w:pPr>
      <w:r w:rsidRPr="008578A4">
        <w:rPr>
          <w:rFonts w:asciiTheme="minorHAnsi" w:hAnsiTheme="minorHAnsi" w:cstheme="minorHAnsi"/>
          <w:sz w:val="24"/>
          <w:szCs w:val="24"/>
        </w:rPr>
        <w:t>3548 Aberdeen Ave SE</w:t>
      </w:r>
    </w:p>
    <w:p w14:paraId="75ECD772" w14:textId="203C6661" w:rsidR="008578A4" w:rsidRPr="00943EAB" w:rsidRDefault="008578A4" w:rsidP="00185035">
      <w:pPr>
        <w:ind w:firstLine="720"/>
        <w:rPr>
          <w:rFonts w:asciiTheme="minorHAnsi" w:hAnsiTheme="minorHAnsi" w:cstheme="minorHAnsi"/>
          <w:sz w:val="24"/>
          <w:szCs w:val="24"/>
        </w:rPr>
        <w:pPrChange w:id="3" w:author="PHILLIPS, ALYSSA C CIV USSF SSC SSC/SZK-IK" w:date="2025-07-22T11:03:00Z" w16du:dateUtc="2025-07-22T17:03:00Z">
          <w:pPr/>
        </w:pPrChange>
      </w:pPr>
      <w:r w:rsidRPr="008578A4">
        <w:rPr>
          <w:rFonts w:asciiTheme="minorHAnsi" w:hAnsiTheme="minorHAnsi" w:cstheme="minorHAnsi"/>
          <w:sz w:val="24"/>
          <w:szCs w:val="24"/>
        </w:rPr>
        <w:t>Kirtland AFB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8578A4">
        <w:rPr>
          <w:rFonts w:asciiTheme="minorHAnsi" w:hAnsiTheme="minorHAnsi" w:cstheme="minorHAnsi"/>
          <w:sz w:val="24"/>
          <w:szCs w:val="24"/>
        </w:rPr>
        <w:t xml:space="preserve"> NM 87117</w:t>
      </w:r>
    </w:p>
    <w:sectPr w:rsidR="008578A4" w:rsidRPr="00943EAB" w:rsidSect="0073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ILLIPS, ALYSSA C CIV USSF SSC SSC/SZK-IK">
    <w15:presenceInfo w15:providerId="AD" w15:userId="S::alyssa.phillips.4@spaceforce.mil::109e55ab-396f-439b-9eae-3b9130730a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41"/>
    <w:rsid w:val="00024B89"/>
    <w:rsid w:val="000A154D"/>
    <w:rsid w:val="000B095B"/>
    <w:rsid w:val="000B0D61"/>
    <w:rsid w:val="000B3353"/>
    <w:rsid w:val="00140E67"/>
    <w:rsid w:val="00185035"/>
    <w:rsid w:val="00282C08"/>
    <w:rsid w:val="002A2ED1"/>
    <w:rsid w:val="002E0057"/>
    <w:rsid w:val="00300609"/>
    <w:rsid w:val="00362693"/>
    <w:rsid w:val="00392FC9"/>
    <w:rsid w:val="003A219B"/>
    <w:rsid w:val="003B75A6"/>
    <w:rsid w:val="00476BE5"/>
    <w:rsid w:val="004B4056"/>
    <w:rsid w:val="004B4894"/>
    <w:rsid w:val="004E5F8C"/>
    <w:rsid w:val="00503737"/>
    <w:rsid w:val="005631DE"/>
    <w:rsid w:val="005B504B"/>
    <w:rsid w:val="005B688A"/>
    <w:rsid w:val="00614B77"/>
    <w:rsid w:val="00672C7A"/>
    <w:rsid w:val="006835BA"/>
    <w:rsid w:val="00694901"/>
    <w:rsid w:val="00703E9C"/>
    <w:rsid w:val="00732F99"/>
    <w:rsid w:val="00737215"/>
    <w:rsid w:val="00756B74"/>
    <w:rsid w:val="00780741"/>
    <w:rsid w:val="007F6295"/>
    <w:rsid w:val="00805E6D"/>
    <w:rsid w:val="00833687"/>
    <w:rsid w:val="00845190"/>
    <w:rsid w:val="008578A4"/>
    <w:rsid w:val="00876E8A"/>
    <w:rsid w:val="00883A21"/>
    <w:rsid w:val="008D10BF"/>
    <w:rsid w:val="008F0A92"/>
    <w:rsid w:val="00903422"/>
    <w:rsid w:val="00906DE9"/>
    <w:rsid w:val="00911CD8"/>
    <w:rsid w:val="00914741"/>
    <w:rsid w:val="00935826"/>
    <w:rsid w:val="00943EAB"/>
    <w:rsid w:val="009A66B9"/>
    <w:rsid w:val="009B5CDB"/>
    <w:rsid w:val="00A3782B"/>
    <w:rsid w:val="00A410E7"/>
    <w:rsid w:val="00A4287A"/>
    <w:rsid w:val="00A43A83"/>
    <w:rsid w:val="00A561F4"/>
    <w:rsid w:val="00A57E1D"/>
    <w:rsid w:val="00AA04F6"/>
    <w:rsid w:val="00AA4B04"/>
    <w:rsid w:val="00AD2A99"/>
    <w:rsid w:val="00AD5190"/>
    <w:rsid w:val="00B13A48"/>
    <w:rsid w:val="00B200E2"/>
    <w:rsid w:val="00B343E9"/>
    <w:rsid w:val="00B7793B"/>
    <w:rsid w:val="00B8003F"/>
    <w:rsid w:val="00BA0426"/>
    <w:rsid w:val="00BB49CD"/>
    <w:rsid w:val="00BE29DD"/>
    <w:rsid w:val="00C01472"/>
    <w:rsid w:val="00C108A8"/>
    <w:rsid w:val="00C21665"/>
    <w:rsid w:val="00C25ABE"/>
    <w:rsid w:val="00C63362"/>
    <w:rsid w:val="00CA0797"/>
    <w:rsid w:val="00CB7F15"/>
    <w:rsid w:val="00CD7681"/>
    <w:rsid w:val="00CF228D"/>
    <w:rsid w:val="00CF5722"/>
    <w:rsid w:val="00D32C87"/>
    <w:rsid w:val="00D42F63"/>
    <w:rsid w:val="00DC1C7F"/>
    <w:rsid w:val="00E2335A"/>
    <w:rsid w:val="00E4513D"/>
    <w:rsid w:val="00E86B54"/>
    <w:rsid w:val="00E913DF"/>
    <w:rsid w:val="00F85554"/>
    <w:rsid w:val="00FA0BB1"/>
    <w:rsid w:val="00FC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B686"/>
  <w15:docId w15:val="{926B859B-B7B8-4688-8189-AD9D0199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80741"/>
    <w:pPr>
      <w:keepNext/>
      <w:spacing w:before="120"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9C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780741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rsid w:val="00C633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3362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32F99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32F99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5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5A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56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61F4"/>
  </w:style>
  <w:style w:type="character" w:customStyle="1" w:styleId="CommentTextChar">
    <w:name w:val="Comment Text Char"/>
    <w:basedOn w:val="DefaultParagraphFont"/>
    <w:link w:val="CommentText"/>
    <w:uiPriority w:val="99"/>
    <w:rsid w:val="00A561F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1F4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147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835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5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Ferguson</dc:creator>
  <cp:lastModifiedBy>PHILLIPS, ALYSSA C CIV USSF SSC SSC/SZK-IK</cp:lastModifiedBy>
  <cp:revision>3</cp:revision>
  <cp:lastPrinted>2015-07-13T21:22:00Z</cp:lastPrinted>
  <dcterms:created xsi:type="dcterms:W3CDTF">2025-07-22T17:02:00Z</dcterms:created>
  <dcterms:modified xsi:type="dcterms:W3CDTF">2025-07-22T17:03:00Z</dcterms:modified>
</cp:coreProperties>
</file>