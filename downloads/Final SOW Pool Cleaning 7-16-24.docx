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B74B" w14:textId="77777777" w:rsidR="00213B8A" w:rsidRPr="00D50575" w:rsidRDefault="00213B8A" w:rsidP="00D50575">
      <w:pPr>
        <w:keepNext/>
        <w:keepLines/>
        <w:spacing w:before="200" w:after="0"/>
        <w:jc w:val="center"/>
        <w:outlineLvl w:val="1"/>
        <w:rPr>
          <w:rFonts w:ascii="Cambria" w:hAnsi="Cambria" w:cs="Times New Roman"/>
          <w:b/>
          <w:bCs/>
          <w:color w:val="4F81BD"/>
        </w:rPr>
      </w:pPr>
      <w:r w:rsidRPr="00D50575">
        <w:rPr>
          <w:rFonts w:ascii="Cambria" w:hAnsi="Cambria" w:cs="Times New Roman"/>
          <w:b/>
          <w:bCs/>
          <w:color w:val="4F81BD"/>
        </w:rPr>
        <w:t>Statement of Work</w:t>
      </w:r>
    </w:p>
    <w:p w14:paraId="68098F63" w14:textId="77777777" w:rsidR="00213B8A" w:rsidRPr="00D50575" w:rsidRDefault="00213B8A" w:rsidP="00902F60">
      <w:pPr>
        <w:spacing w:after="0" w:line="240" w:lineRule="auto"/>
        <w:rPr>
          <w:rFonts w:ascii="Cambria" w:hAnsi="Cambria" w:cs="Times New Roman"/>
        </w:rPr>
      </w:pPr>
    </w:p>
    <w:p w14:paraId="51CEAC52" w14:textId="4DC33E8F" w:rsidR="00213B8A" w:rsidRPr="00D50575" w:rsidRDefault="006577EB" w:rsidP="00D50575">
      <w:pPr>
        <w:spacing w:after="0" w:line="240" w:lineRule="auto"/>
        <w:jc w:val="center"/>
        <w:rPr>
          <w:rFonts w:ascii="Cambria" w:hAnsi="Cambria" w:cs="Times New Roman"/>
        </w:rPr>
      </w:pPr>
      <w:r w:rsidRPr="00D50575">
        <w:rPr>
          <w:rFonts w:ascii="Cambria" w:hAnsi="Cambria" w:cs="Times New Roman"/>
        </w:rPr>
        <w:t xml:space="preserve">Therapy Pools Maintenance </w:t>
      </w:r>
      <w:r w:rsidR="005831C8">
        <w:rPr>
          <w:rFonts w:ascii="Cambria" w:hAnsi="Cambria" w:cs="Times New Roman"/>
        </w:rPr>
        <w:t>a</w:t>
      </w:r>
      <w:r w:rsidRPr="00D50575">
        <w:rPr>
          <w:rFonts w:ascii="Cambria" w:hAnsi="Cambria" w:cs="Times New Roman"/>
        </w:rPr>
        <w:t>nd Cleaning Services</w:t>
      </w:r>
    </w:p>
    <w:p w14:paraId="00B59A16" w14:textId="2BED1EED" w:rsidR="00213B8A" w:rsidRDefault="006577EB" w:rsidP="00D50575">
      <w:pPr>
        <w:spacing w:after="0" w:line="240" w:lineRule="auto"/>
        <w:jc w:val="center"/>
        <w:rPr>
          <w:rFonts w:ascii="Cambria" w:hAnsi="Cambria" w:cs="Times New Roman"/>
        </w:rPr>
      </w:pPr>
      <w:r w:rsidRPr="00D50575">
        <w:rPr>
          <w:rFonts w:ascii="Cambria" w:hAnsi="Cambria" w:cs="Times New Roman"/>
        </w:rPr>
        <w:t>James A. Haley VA Medical Center</w:t>
      </w:r>
    </w:p>
    <w:p w14:paraId="51E4FEBB" w14:textId="77777777" w:rsidR="00213B8A" w:rsidRPr="00D50575" w:rsidRDefault="00213B8A" w:rsidP="00D50575">
      <w:pPr>
        <w:spacing w:after="0" w:line="240" w:lineRule="auto"/>
        <w:rPr>
          <w:rFonts w:ascii="Cambria" w:hAnsi="Cambria" w:cs="Times New Roman"/>
        </w:rPr>
      </w:pPr>
    </w:p>
    <w:p w14:paraId="590D2360"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Description of Services:</w:t>
      </w:r>
    </w:p>
    <w:p w14:paraId="6812FE34" w14:textId="77777777" w:rsidR="00213B8A" w:rsidRPr="00D50575" w:rsidRDefault="00213B8A" w:rsidP="00D50575">
      <w:pPr>
        <w:autoSpaceDE w:val="0"/>
        <w:autoSpaceDN w:val="0"/>
        <w:adjustRightInd w:val="0"/>
        <w:spacing w:after="0" w:line="240" w:lineRule="auto"/>
        <w:rPr>
          <w:rFonts w:ascii="Cambria" w:hAnsi="Cambria" w:cs="Times New Roman"/>
        </w:rPr>
      </w:pPr>
    </w:p>
    <w:p w14:paraId="3BAEF30C" w14:textId="205DA18B" w:rsidR="00213B8A" w:rsidRPr="00D50575" w:rsidRDefault="00213B8A" w:rsidP="00D50575">
      <w:pPr>
        <w:autoSpaceDE w:val="0"/>
        <w:autoSpaceDN w:val="0"/>
        <w:adjustRightInd w:val="0"/>
        <w:spacing w:after="0" w:line="240" w:lineRule="auto"/>
        <w:rPr>
          <w:rFonts w:ascii="Cambria" w:hAnsi="Cambria" w:cs="Times New Roman"/>
        </w:rPr>
      </w:pPr>
      <w:r w:rsidRPr="00D50575">
        <w:rPr>
          <w:rFonts w:ascii="Cambria" w:hAnsi="Cambria" w:cs="Times New Roman"/>
        </w:rPr>
        <w:t>The contractor shall provide pool cleaning</w:t>
      </w:r>
      <w:r w:rsidR="00FB407B" w:rsidRPr="00D50575">
        <w:rPr>
          <w:rFonts w:ascii="Cambria" w:hAnsi="Cambria" w:cs="Times New Roman"/>
        </w:rPr>
        <w:t>,</w:t>
      </w:r>
      <w:r w:rsidRPr="00D50575">
        <w:rPr>
          <w:rFonts w:ascii="Cambria" w:hAnsi="Cambria" w:cs="Times New Roman"/>
        </w:rPr>
        <w:t xml:space="preserve"> </w:t>
      </w:r>
      <w:r w:rsidR="00FB407B" w:rsidRPr="00D50575">
        <w:rPr>
          <w:rFonts w:ascii="Cambria" w:hAnsi="Cambria" w:cs="Times New Roman"/>
        </w:rPr>
        <w:t xml:space="preserve">repair </w:t>
      </w:r>
      <w:r w:rsidR="00495418" w:rsidRPr="00D50575">
        <w:rPr>
          <w:rFonts w:ascii="Cambria" w:hAnsi="Cambria" w:cs="Times New Roman"/>
        </w:rPr>
        <w:t>and maintenance</w:t>
      </w:r>
      <w:r w:rsidRPr="00D50575">
        <w:rPr>
          <w:rFonts w:ascii="Cambria" w:hAnsi="Cambria" w:cs="Times New Roman"/>
        </w:rPr>
        <w:t xml:space="preserve"> services</w:t>
      </w:r>
      <w:r w:rsidR="00FB407B" w:rsidRPr="00D50575">
        <w:rPr>
          <w:rFonts w:ascii="Cambria" w:hAnsi="Cambria" w:cs="Times New Roman"/>
        </w:rPr>
        <w:t xml:space="preserve"> and all necessary chemical</w:t>
      </w:r>
      <w:r w:rsidRPr="00D50575">
        <w:rPr>
          <w:rFonts w:ascii="Cambria" w:hAnsi="Cambria" w:cs="Times New Roman"/>
        </w:rPr>
        <w:t xml:space="preserve"> for pools used for therapeutic purposes</w:t>
      </w:r>
      <w:r w:rsidR="00FB407B" w:rsidRPr="00D50575">
        <w:rPr>
          <w:rFonts w:ascii="Cambria" w:hAnsi="Cambria" w:cs="Times New Roman"/>
        </w:rPr>
        <w:t xml:space="preserve"> listed here</w:t>
      </w:r>
      <w:r w:rsidR="00495418" w:rsidRPr="00D50575">
        <w:rPr>
          <w:rFonts w:ascii="Cambria" w:hAnsi="Cambria" w:cs="Times New Roman"/>
        </w:rPr>
        <w:t xml:space="preserve"> </w:t>
      </w:r>
      <w:r w:rsidR="00FB407B" w:rsidRPr="00D50575">
        <w:rPr>
          <w:rFonts w:ascii="Cambria" w:hAnsi="Cambria" w:cs="Times New Roman"/>
        </w:rPr>
        <w:t>below</w:t>
      </w:r>
      <w:r w:rsidRPr="00D50575">
        <w:rPr>
          <w:rFonts w:ascii="Cambria" w:hAnsi="Cambria" w:cs="Times New Roman"/>
        </w:rPr>
        <w:t xml:space="preserve">.  </w:t>
      </w:r>
      <w:r w:rsidR="00FB407B" w:rsidRPr="00D50575">
        <w:rPr>
          <w:rFonts w:ascii="Cambria" w:hAnsi="Cambria" w:cs="Times New Roman"/>
        </w:rPr>
        <w:t>The c</w:t>
      </w:r>
      <w:r w:rsidRPr="00D50575">
        <w:rPr>
          <w:rFonts w:ascii="Cambria" w:hAnsi="Cambria" w:cs="Times New Roman"/>
        </w:rPr>
        <w:t xml:space="preserve">ontract will consist of a Base Year with an estimated </w:t>
      </w:r>
      <w:r w:rsidR="005831C8" w:rsidRPr="00D50575">
        <w:rPr>
          <w:rFonts w:ascii="Cambria" w:hAnsi="Cambria" w:cs="Times New Roman"/>
        </w:rPr>
        <w:t>commencement of</w:t>
      </w:r>
      <w:r w:rsidRPr="00D50575">
        <w:rPr>
          <w:rFonts w:ascii="Cambria" w:hAnsi="Cambria" w:cs="Times New Roman"/>
        </w:rPr>
        <w:t xml:space="preserve"> four consecutive Option Years. </w:t>
      </w:r>
    </w:p>
    <w:p w14:paraId="41AEEB40" w14:textId="77777777" w:rsidR="00213B8A" w:rsidRPr="00D50575" w:rsidRDefault="00213B8A" w:rsidP="00D50575">
      <w:pPr>
        <w:autoSpaceDE w:val="0"/>
        <w:autoSpaceDN w:val="0"/>
        <w:adjustRightInd w:val="0"/>
        <w:spacing w:after="0" w:line="240" w:lineRule="auto"/>
        <w:rPr>
          <w:rFonts w:ascii="Cambria" w:hAnsi="Cambria" w:cs="Times New Roman"/>
        </w:rPr>
      </w:pPr>
    </w:p>
    <w:p w14:paraId="6E83D28F" w14:textId="0FB4B7E8" w:rsidR="00213B8A" w:rsidRPr="00D50575" w:rsidRDefault="00213B8A" w:rsidP="00D50575">
      <w:pPr>
        <w:autoSpaceDE w:val="0"/>
        <w:autoSpaceDN w:val="0"/>
        <w:adjustRightInd w:val="0"/>
        <w:spacing w:after="0" w:line="240" w:lineRule="auto"/>
        <w:rPr>
          <w:rFonts w:ascii="Cambria" w:hAnsi="Cambria" w:cs="Times New Roman"/>
        </w:rPr>
      </w:pPr>
      <w:r w:rsidRPr="00D50575">
        <w:rPr>
          <w:rFonts w:ascii="Cambria" w:hAnsi="Cambria" w:cs="Times New Roman"/>
        </w:rPr>
        <w:t xml:space="preserve">Contractor is to provide maintenance and cleaning service for the following </w:t>
      </w:r>
      <w:r w:rsidR="005831C8" w:rsidRPr="00D50575">
        <w:rPr>
          <w:rFonts w:ascii="Cambria" w:hAnsi="Cambria" w:cs="Times New Roman"/>
        </w:rPr>
        <w:t>two (</w:t>
      </w:r>
      <w:r w:rsidR="009D3945" w:rsidRPr="00D50575">
        <w:rPr>
          <w:rFonts w:ascii="Cambria" w:hAnsi="Cambria" w:cs="Times New Roman"/>
        </w:rPr>
        <w:t>2</w:t>
      </w:r>
      <w:r w:rsidRPr="00D50575">
        <w:rPr>
          <w:rFonts w:ascii="Cambria" w:hAnsi="Cambria" w:cs="Times New Roman"/>
        </w:rPr>
        <w:t>) pools:</w:t>
      </w:r>
    </w:p>
    <w:p w14:paraId="5231AFC2" w14:textId="388B2E5D" w:rsidR="00D50575" w:rsidRDefault="00213B8A" w:rsidP="00D50575">
      <w:pPr>
        <w:numPr>
          <w:ilvl w:val="0"/>
          <w:numId w:val="22"/>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One (1) Indoor Therapy Pool measuring approximately </w:t>
      </w:r>
      <w:r w:rsidR="005831C8" w:rsidRPr="00D50575">
        <w:rPr>
          <w:rFonts w:ascii="Cambria" w:hAnsi="Cambria" w:cs="Times New Roman"/>
        </w:rPr>
        <w:t>40 feet</w:t>
      </w:r>
      <w:r w:rsidRPr="00D50575">
        <w:rPr>
          <w:rFonts w:ascii="Cambria" w:hAnsi="Cambria" w:cs="Times New Roman"/>
        </w:rPr>
        <w:t xml:space="preserve"> by 40 feet, depth adjustable up to 6 feet</w:t>
      </w:r>
    </w:p>
    <w:p w14:paraId="696538B7" w14:textId="77777777" w:rsidR="002617D8" w:rsidRDefault="002617D8" w:rsidP="002617D8">
      <w:pPr>
        <w:autoSpaceDE w:val="0"/>
        <w:autoSpaceDN w:val="0"/>
        <w:adjustRightInd w:val="0"/>
        <w:spacing w:after="0" w:line="240" w:lineRule="auto"/>
        <w:ind w:left="720"/>
        <w:rPr>
          <w:rFonts w:ascii="Cambria" w:hAnsi="Cambria" w:cs="Times New Roman"/>
        </w:rPr>
      </w:pPr>
    </w:p>
    <w:p w14:paraId="57309066" w14:textId="77777777" w:rsidR="00213B8A" w:rsidRDefault="00213B8A" w:rsidP="00D50575">
      <w:pPr>
        <w:numPr>
          <w:ilvl w:val="0"/>
          <w:numId w:val="22"/>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b. One (1) Indoor Treadmill Pool measuring approximately 8 by 12 feet, depth adjustable up to 4 feet  </w:t>
      </w:r>
    </w:p>
    <w:p w14:paraId="7D207A9C" w14:textId="77777777" w:rsidR="00D50575" w:rsidRPr="00D50575" w:rsidRDefault="00D50575" w:rsidP="00D50575">
      <w:pPr>
        <w:autoSpaceDE w:val="0"/>
        <w:autoSpaceDN w:val="0"/>
        <w:adjustRightInd w:val="0"/>
        <w:spacing w:after="0" w:line="240" w:lineRule="auto"/>
        <w:ind w:left="720"/>
        <w:rPr>
          <w:rFonts w:ascii="Cambria" w:hAnsi="Cambria" w:cs="Times New Roman"/>
        </w:rPr>
      </w:pPr>
    </w:p>
    <w:p w14:paraId="620C9F8A" w14:textId="1750C057" w:rsidR="00213B8A" w:rsidRPr="00D50575" w:rsidRDefault="00213B8A" w:rsidP="00D50575">
      <w:pPr>
        <w:autoSpaceDE w:val="0"/>
        <w:autoSpaceDN w:val="0"/>
        <w:adjustRightInd w:val="0"/>
        <w:spacing w:after="0" w:line="240" w:lineRule="auto"/>
        <w:rPr>
          <w:rFonts w:ascii="Cambria" w:hAnsi="Cambria" w:cs="Times New Roman"/>
        </w:rPr>
      </w:pPr>
      <w:r w:rsidRPr="00D50575">
        <w:rPr>
          <w:rFonts w:ascii="Cambria" w:hAnsi="Cambria" w:cs="Times New Roman"/>
        </w:rPr>
        <w:t xml:space="preserve">Both the (a) Therapy and (b) Treadmill pools are located in Building 38, Wing </w:t>
      </w:r>
      <w:r w:rsidR="005831C8" w:rsidRPr="00D50575">
        <w:rPr>
          <w:rFonts w:ascii="Cambria" w:hAnsi="Cambria" w:cs="Times New Roman"/>
        </w:rPr>
        <w:t>H, which</w:t>
      </w:r>
      <w:r w:rsidRPr="00D50575">
        <w:rPr>
          <w:rFonts w:ascii="Cambria" w:hAnsi="Cambria" w:cs="Times New Roman"/>
        </w:rPr>
        <w:t xml:space="preserve"> is part of the new Polytrauma Unit at the James A. Haley, VA Medical Center, Tampa, FL.  </w:t>
      </w:r>
      <w:r w:rsidRPr="00D50575">
        <w:rPr>
          <w:rFonts w:ascii="Cambria" w:hAnsi="Cambria" w:cs="Times New Roman"/>
        </w:rPr>
        <w:tab/>
      </w:r>
    </w:p>
    <w:p w14:paraId="19516E7E" w14:textId="77777777" w:rsidR="00213B8A" w:rsidRPr="00D50575" w:rsidRDefault="00213B8A" w:rsidP="00D50575">
      <w:pPr>
        <w:autoSpaceDE w:val="0"/>
        <w:autoSpaceDN w:val="0"/>
        <w:adjustRightInd w:val="0"/>
        <w:spacing w:after="0" w:line="240" w:lineRule="auto"/>
        <w:rPr>
          <w:rFonts w:ascii="Cambria" w:hAnsi="Cambria" w:cs="Times New Roman"/>
        </w:rPr>
      </w:pPr>
    </w:p>
    <w:p w14:paraId="640886D4" w14:textId="77777777" w:rsidR="00213B8A" w:rsidRDefault="00213B8A" w:rsidP="00D50575">
      <w:pPr>
        <w:autoSpaceDE w:val="0"/>
        <w:autoSpaceDN w:val="0"/>
        <w:adjustRightInd w:val="0"/>
        <w:spacing w:after="0" w:line="240" w:lineRule="auto"/>
        <w:rPr>
          <w:rFonts w:ascii="Cambria" w:hAnsi="Cambria" w:cs="Times New Roman"/>
        </w:rPr>
      </w:pPr>
      <w:r w:rsidRPr="00D50575">
        <w:rPr>
          <w:rFonts w:ascii="Cambria" w:hAnsi="Cambria" w:cs="Times New Roman"/>
        </w:rPr>
        <w:t>The services shall consist of all labor, chemical supplies, cleaning supplies, cleaning, maintenance and supervision for contractor to meet performance under this contract</w:t>
      </w:r>
      <w:r w:rsidR="00D31124" w:rsidRPr="00D50575">
        <w:rPr>
          <w:rFonts w:ascii="Cambria" w:hAnsi="Cambria" w:cs="Times New Roman"/>
        </w:rPr>
        <w:t xml:space="preserve"> as listed in </w:t>
      </w:r>
      <w:r w:rsidR="00507AAB" w:rsidRPr="00D50575">
        <w:rPr>
          <w:rFonts w:ascii="Cambria" w:hAnsi="Cambria" w:cs="Times New Roman"/>
        </w:rPr>
        <w:t xml:space="preserve">more </w:t>
      </w:r>
      <w:r w:rsidR="00D31124" w:rsidRPr="00D50575">
        <w:rPr>
          <w:rFonts w:ascii="Cambria" w:hAnsi="Cambria" w:cs="Times New Roman"/>
        </w:rPr>
        <w:t>detail, below</w:t>
      </w:r>
      <w:r w:rsidRPr="00D50575">
        <w:rPr>
          <w:rFonts w:ascii="Cambria" w:hAnsi="Cambria" w:cs="Times New Roman"/>
        </w:rPr>
        <w:t xml:space="preserve">.  The contractor will ensure the protection and/or conservation of Government facilities and property, to include using non-toxic and non-polluting chemicals, cleaning materials, and methods.  The contractor’s employees and/or representatives who service VA Pools, which are used for therapeutic purposes, shall be certified per Florida Administrative Code 64E-9.018., (see Hyperlink or attached Word Document below). </w:t>
      </w:r>
    </w:p>
    <w:p w14:paraId="36294F8E" w14:textId="77777777" w:rsidR="00D50575" w:rsidRPr="00D50575" w:rsidRDefault="00D50575" w:rsidP="00D50575">
      <w:pPr>
        <w:autoSpaceDE w:val="0"/>
        <w:autoSpaceDN w:val="0"/>
        <w:adjustRightInd w:val="0"/>
        <w:spacing w:after="0" w:line="240" w:lineRule="auto"/>
        <w:rPr>
          <w:rFonts w:ascii="Cambria" w:hAnsi="Cambria" w:cs="Times New Roman"/>
        </w:rPr>
      </w:pPr>
    </w:p>
    <w:p w14:paraId="69DDBA93" w14:textId="77777777" w:rsidR="00213B8A" w:rsidRPr="00D50575" w:rsidRDefault="00213B8A" w:rsidP="00D50575">
      <w:pPr>
        <w:autoSpaceDE w:val="0"/>
        <w:autoSpaceDN w:val="0"/>
        <w:adjustRightInd w:val="0"/>
        <w:spacing w:after="0" w:line="240" w:lineRule="auto"/>
        <w:rPr>
          <w:rFonts w:ascii="Cambria" w:hAnsi="Cambria" w:cs="Times New Roman"/>
        </w:rPr>
      </w:pPr>
      <w:hyperlink r:id="rId8" w:history="1">
        <w:r w:rsidRPr="00D50575">
          <w:rPr>
            <w:rFonts w:ascii="Cambria" w:hAnsi="Cambria" w:cs="Times New Roman"/>
            <w:color w:val="0000FF"/>
            <w:u w:val="single"/>
          </w:rPr>
          <w:t>https://www.flrules.org/gateway/ruleno.asp?id=64E-9.018</w:t>
        </w:r>
      </w:hyperlink>
      <w:r w:rsidRPr="00D50575">
        <w:rPr>
          <w:rFonts w:ascii="Cambria" w:hAnsi="Cambria" w:cs="Times New Roman"/>
        </w:rPr>
        <w:t xml:space="preserve">  </w:t>
      </w:r>
    </w:p>
    <w:bookmarkStart w:id="0" w:name="_MON_1426332222"/>
    <w:bookmarkEnd w:id="0"/>
    <w:p w14:paraId="7A4B77E2"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object w:dxaOrig="1550" w:dyaOrig="991" w14:anchorId="7BD23E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5pt" o:ole="">
            <v:imagedata r:id="rId9" o:title=""/>
          </v:shape>
          <o:OLEObject Type="Embed" ProgID="Word.Document.8" ShapeID="_x0000_i1025" DrawAspect="Icon" ObjectID="_1822208731" r:id="rId10">
            <o:FieldCodes>\s</o:FieldCodes>
          </o:OLEObject>
        </w:object>
      </w:r>
    </w:p>
    <w:p w14:paraId="3C431B2D" w14:textId="77777777" w:rsidR="00213B8A" w:rsidRPr="00D50575" w:rsidRDefault="00213B8A" w:rsidP="00D50575">
      <w:pPr>
        <w:spacing w:after="0" w:line="240" w:lineRule="auto"/>
        <w:rPr>
          <w:rFonts w:ascii="Cambria" w:hAnsi="Cambria" w:cs="Times New Roman"/>
        </w:rPr>
      </w:pPr>
    </w:p>
    <w:p w14:paraId="757673C6" w14:textId="77777777" w:rsidR="00213B8A" w:rsidRPr="00D50575" w:rsidRDefault="00FB407B" w:rsidP="00D50575">
      <w:pPr>
        <w:spacing w:after="0" w:line="240" w:lineRule="auto"/>
        <w:rPr>
          <w:rFonts w:ascii="Cambria" w:hAnsi="Cambria" w:cs="Times New Roman"/>
          <w:u w:val="single"/>
        </w:rPr>
      </w:pPr>
      <w:r w:rsidRPr="00D50575">
        <w:rPr>
          <w:rFonts w:ascii="Cambria" w:hAnsi="Cambria" w:cs="Times New Roman"/>
          <w:b/>
          <w:u w:val="single"/>
        </w:rPr>
        <w:t>*</w:t>
      </w:r>
      <w:r w:rsidR="00213B8A" w:rsidRPr="00D50575">
        <w:rPr>
          <w:rFonts w:ascii="Cambria" w:hAnsi="Cambria" w:cs="Times New Roman"/>
          <w:b/>
          <w:u w:val="single"/>
        </w:rPr>
        <w:t>Period of Performance and Option Years:</w:t>
      </w:r>
      <w:r w:rsidR="00213B8A" w:rsidRPr="00D50575">
        <w:rPr>
          <w:rFonts w:ascii="Cambria" w:hAnsi="Cambria" w:cs="Times New Roman"/>
          <w:u w:val="single"/>
        </w:rPr>
        <w:br/>
      </w:r>
    </w:p>
    <w:p w14:paraId="5C445862"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 xml:space="preserve">Period of Performance will consist of a Base Year, and if the Government </w:t>
      </w:r>
      <w:r w:rsidR="00D50575" w:rsidRPr="00D50575">
        <w:rPr>
          <w:rFonts w:ascii="Cambria" w:hAnsi="Cambria" w:cs="Times New Roman"/>
        </w:rPr>
        <w:t>so chooses</w:t>
      </w:r>
      <w:r w:rsidRPr="00D50575">
        <w:rPr>
          <w:rFonts w:ascii="Cambria" w:hAnsi="Cambria" w:cs="Times New Roman"/>
        </w:rPr>
        <w:t xml:space="preserve"> four-1 Year Option Periods.</w:t>
      </w:r>
    </w:p>
    <w:p w14:paraId="44FF7F58" w14:textId="77777777" w:rsidR="00213B8A" w:rsidRPr="00D50575" w:rsidRDefault="00213B8A" w:rsidP="00D50575">
      <w:pPr>
        <w:spacing w:after="0" w:line="240" w:lineRule="auto"/>
        <w:rPr>
          <w:rFonts w:ascii="Cambria" w:hAnsi="Cambria" w:cs="Times New Roman"/>
        </w:rPr>
      </w:pPr>
    </w:p>
    <w:p w14:paraId="18C52159"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Type of Contract:</w:t>
      </w:r>
    </w:p>
    <w:p w14:paraId="5D9D06A8" w14:textId="77777777" w:rsidR="00213B8A" w:rsidRPr="00D50575" w:rsidRDefault="00213B8A" w:rsidP="00D50575">
      <w:pPr>
        <w:spacing w:after="0" w:line="240" w:lineRule="auto"/>
        <w:rPr>
          <w:rFonts w:ascii="Cambria" w:hAnsi="Cambria" w:cs="Times New Roman"/>
          <w:u w:val="single"/>
        </w:rPr>
      </w:pPr>
    </w:p>
    <w:p w14:paraId="6C154521"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 xml:space="preserve">Requirements – Fixed Price </w:t>
      </w:r>
    </w:p>
    <w:p w14:paraId="0709E4A0" w14:textId="77777777" w:rsidR="00213B8A" w:rsidRPr="00D50575" w:rsidRDefault="00213B8A" w:rsidP="00D50575">
      <w:pPr>
        <w:spacing w:after="0" w:line="240" w:lineRule="auto"/>
        <w:rPr>
          <w:rFonts w:ascii="Cambria" w:hAnsi="Cambria" w:cs="Times New Roman"/>
        </w:rPr>
      </w:pPr>
    </w:p>
    <w:p w14:paraId="21947551" w14:textId="77777777" w:rsidR="00213B8A" w:rsidRPr="00D50575" w:rsidRDefault="002B63AD" w:rsidP="00D50575">
      <w:pPr>
        <w:spacing w:after="0" w:line="240" w:lineRule="auto"/>
        <w:rPr>
          <w:rFonts w:ascii="Cambria" w:hAnsi="Cambria" w:cs="Times New Roman"/>
        </w:rPr>
      </w:pPr>
      <w:r w:rsidRPr="00D50575">
        <w:rPr>
          <w:rFonts w:ascii="Cambria" w:hAnsi="Cambria" w:cs="Times New Roman"/>
        </w:rPr>
        <w:t xml:space="preserve">Offers </w:t>
      </w:r>
      <w:r w:rsidR="00213B8A" w:rsidRPr="00D50575">
        <w:rPr>
          <w:rFonts w:ascii="Cambria" w:hAnsi="Cambria" w:cs="Times New Roman"/>
        </w:rPr>
        <w:t xml:space="preserve">shall provide a separate price for each Contract Line Item Number (CLIN) on which an offer is made.  Offers that fail to provide a separate price for each line item on which an offer is made for the base year and each option year shall be rejected and receive no further consideration.  The total aggregate price will be computed by multiplying the estimated quantity of the CLIN by each service price offered for the base year and option years (as applicable) and adding the results within each group, taking into consideration the lowest overall price to the Government.  Unit prices offered shall not exceed two decimal places.  </w:t>
      </w:r>
    </w:p>
    <w:p w14:paraId="576557D3" w14:textId="77777777" w:rsidR="00213B8A" w:rsidRPr="00D50575" w:rsidRDefault="00213B8A" w:rsidP="00D50575">
      <w:pPr>
        <w:spacing w:after="0" w:line="240" w:lineRule="auto"/>
        <w:rPr>
          <w:rFonts w:ascii="Cambria" w:hAnsi="Cambria" w:cs="Times New Roman"/>
        </w:rPr>
      </w:pPr>
    </w:p>
    <w:p w14:paraId="65E72AB8"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lastRenderedPageBreak/>
        <w:t>Site Visit:</w:t>
      </w:r>
    </w:p>
    <w:p w14:paraId="705EB25A" w14:textId="77777777" w:rsidR="00213B8A" w:rsidRPr="00D50575" w:rsidRDefault="00213B8A" w:rsidP="00D50575">
      <w:pPr>
        <w:spacing w:after="0" w:line="240" w:lineRule="auto"/>
        <w:rPr>
          <w:rFonts w:ascii="Cambria" w:hAnsi="Cambria" w:cs="Times New Roman"/>
          <w:color w:val="000000"/>
        </w:rPr>
      </w:pPr>
      <w:r w:rsidRPr="00D50575">
        <w:rPr>
          <w:rFonts w:ascii="Cambria" w:hAnsi="Cambria" w:cs="Times New Roman"/>
          <w:color w:val="000000"/>
        </w:rPr>
        <w:br/>
        <w:t>All prospective offers are encouraged to attend a site visit.  This will include an inspection of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7BED1AE8" w14:textId="77777777" w:rsidR="00213B8A" w:rsidRPr="00D50575" w:rsidRDefault="00213B8A" w:rsidP="00D50575">
      <w:pPr>
        <w:spacing w:after="0" w:line="240" w:lineRule="auto"/>
        <w:rPr>
          <w:rFonts w:ascii="Cambria" w:hAnsi="Cambria" w:cs="Times New Roman"/>
        </w:rPr>
      </w:pPr>
    </w:p>
    <w:p w14:paraId="522E2BFE" w14:textId="77777777" w:rsidR="00213B8A" w:rsidRPr="00D50575" w:rsidRDefault="00213B8A" w:rsidP="00D50575">
      <w:pPr>
        <w:spacing w:after="0" w:line="240" w:lineRule="auto"/>
        <w:rPr>
          <w:rFonts w:ascii="Cambria" w:hAnsi="Cambria" w:cs="Times New Roman"/>
          <w:u w:val="single"/>
        </w:rPr>
      </w:pPr>
      <w:r w:rsidRPr="00D50575">
        <w:rPr>
          <w:rFonts w:ascii="Cambria" w:hAnsi="Cambria" w:cs="Times New Roman"/>
          <w:b/>
          <w:u w:val="single"/>
        </w:rPr>
        <w:t>Contract Award Meeting:</w:t>
      </w:r>
      <w:r w:rsidRPr="00D50575">
        <w:rPr>
          <w:rFonts w:ascii="Cambria" w:hAnsi="Cambria" w:cs="Times New Roman"/>
          <w:u w:val="single"/>
        </w:rPr>
        <w:br/>
      </w:r>
    </w:p>
    <w:p w14:paraId="505A96E6" w14:textId="7012A3F8" w:rsidR="00213B8A" w:rsidRPr="00D50575" w:rsidRDefault="00213B8A" w:rsidP="00D50575">
      <w:pPr>
        <w:keepNext/>
        <w:keepLines/>
        <w:spacing w:after="0" w:line="240" w:lineRule="auto"/>
        <w:outlineLvl w:val="1"/>
        <w:rPr>
          <w:rFonts w:ascii="Cambria" w:hAnsi="Cambria" w:cs="Times New Roman"/>
          <w:bCs/>
          <w:color w:val="000000"/>
        </w:rPr>
      </w:pPr>
      <w:bookmarkStart w:id="1" w:name="_Toc384224704"/>
      <w:r w:rsidRPr="00D50575">
        <w:rPr>
          <w:rFonts w:ascii="Cambria" w:hAnsi="Cambria" w:cs="Times New Roman"/>
          <w:bCs/>
          <w:color w:val="000000"/>
        </w:rPr>
        <w:t xml:space="preserve">The contractor shall not commence performance on the tasks in this SOW until the CO has conducted a </w:t>
      </w:r>
      <w:r w:rsidR="006C15A1" w:rsidRPr="00D50575">
        <w:rPr>
          <w:rFonts w:ascii="Cambria" w:hAnsi="Cambria" w:cs="Times New Roman"/>
          <w:bCs/>
          <w:color w:val="000000"/>
        </w:rPr>
        <w:t>kickoff</w:t>
      </w:r>
      <w:r w:rsidRPr="00D50575">
        <w:rPr>
          <w:rFonts w:ascii="Cambria" w:hAnsi="Cambria" w:cs="Times New Roman"/>
          <w:bCs/>
          <w:color w:val="000000"/>
        </w:rPr>
        <w:t xml:space="preserve"> </w:t>
      </w:r>
      <w:r w:rsidR="005831C8" w:rsidRPr="00D50575">
        <w:rPr>
          <w:rFonts w:ascii="Cambria" w:hAnsi="Cambria" w:cs="Times New Roman"/>
          <w:bCs/>
          <w:color w:val="000000"/>
        </w:rPr>
        <w:t>meeting or</w:t>
      </w:r>
      <w:r w:rsidRPr="00D50575">
        <w:rPr>
          <w:rFonts w:ascii="Cambria" w:hAnsi="Cambria" w:cs="Times New Roman"/>
          <w:bCs/>
          <w:color w:val="000000"/>
        </w:rPr>
        <w:t xml:space="preserve"> has advised the contractor that a </w:t>
      </w:r>
      <w:r w:rsidR="00D50575" w:rsidRPr="00D50575">
        <w:rPr>
          <w:rFonts w:ascii="Cambria" w:hAnsi="Cambria" w:cs="Times New Roman"/>
          <w:bCs/>
          <w:color w:val="000000"/>
        </w:rPr>
        <w:t>kickoff</w:t>
      </w:r>
      <w:r w:rsidRPr="00D50575">
        <w:rPr>
          <w:rFonts w:ascii="Cambria" w:hAnsi="Cambria" w:cs="Times New Roman"/>
          <w:bCs/>
          <w:color w:val="000000"/>
        </w:rPr>
        <w:t xml:space="preserve"> meeting is waived.</w:t>
      </w:r>
      <w:bookmarkEnd w:id="1"/>
    </w:p>
    <w:p w14:paraId="3E5BD769" w14:textId="77777777" w:rsidR="00213B8A" w:rsidRPr="00D50575" w:rsidRDefault="00213B8A" w:rsidP="00D50575">
      <w:pPr>
        <w:spacing w:after="0" w:line="240" w:lineRule="auto"/>
        <w:rPr>
          <w:rFonts w:ascii="Cambria" w:hAnsi="Cambria"/>
          <w:color w:val="000000"/>
        </w:rPr>
      </w:pPr>
    </w:p>
    <w:p w14:paraId="6463B986"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Basic Maintenance Services:</w:t>
      </w:r>
    </w:p>
    <w:p w14:paraId="60D13679" w14:textId="77777777" w:rsidR="00213B8A" w:rsidRPr="00D50575" w:rsidRDefault="00213B8A" w:rsidP="00D50575">
      <w:pPr>
        <w:spacing w:after="0" w:line="240" w:lineRule="auto"/>
        <w:rPr>
          <w:rFonts w:ascii="Cambria" w:hAnsi="Cambria" w:cs="Times New Roman"/>
        </w:rPr>
      </w:pPr>
    </w:p>
    <w:p w14:paraId="5523B645" w14:textId="77777777" w:rsidR="00213B8A" w:rsidRPr="00D50575" w:rsidRDefault="00D50575" w:rsidP="00D50575">
      <w:pPr>
        <w:numPr>
          <w:ilvl w:val="0"/>
          <w:numId w:val="18"/>
        </w:numPr>
        <w:spacing w:after="0" w:line="240" w:lineRule="auto"/>
        <w:rPr>
          <w:rFonts w:ascii="Cambria" w:hAnsi="Cambria" w:cs="Times New Roman"/>
        </w:rPr>
      </w:pPr>
      <w:r w:rsidRPr="005831C8">
        <w:rPr>
          <w:rFonts w:ascii="Cambria" w:hAnsi="Cambria" w:cs="Times New Roman"/>
        </w:rPr>
        <w:t>The contractor shall be available for pool service each weekday, Monday through Friday (M-F) and at a minimum, provide maintenance and cleaning service 4 to 5 days a week</w:t>
      </w:r>
      <w:r w:rsidR="003A721E" w:rsidRPr="00D50575">
        <w:rPr>
          <w:rFonts w:ascii="Cambria" w:hAnsi="Cambria" w:cs="Times New Roman"/>
        </w:rPr>
        <w:t xml:space="preserve"> or as needed to accommodate increased bather load.  </w:t>
      </w:r>
      <w:r w:rsidR="00213B8A" w:rsidRPr="00D50575">
        <w:rPr>
          <w:rFonts w:ascii="Cambria" w:hAnsi="Cambria" w:cs="Times New Roman"/>
        </w:rPr>
        <w:t xml:space="preserve"> </w:t>
      </w:r>
      <w:r w:rsidR="003A721E" w:rsidRPr="00D50575">
        <w:rPr>
          <w:rFonts w:ascii="Cambria" w:hAnsi="Cambria" w:cs="Times New Roman"/>
        </w:rPr>
        <w:t>This shall i</w:t>
      </w:r>
      <w:r w:rsidR="0093721A" w:rsidRPr="00D50575">
        <w:rPr>
          <w:rFonts w:ascii="Cambria" w:hAnsi="Cambria" w:cs="Times New Roman"/>
        </w:rPr>
        <w:t>nclud</w:t>
      </w:r>
      <w:r w:rsidR="003A721E" w:rsidRPr="00D50575">
        <w:rPr>
          <w:rFonts w:ascii="Cambria" w:hAnsi="Cambria" w:cs="Times New Roman"/>
        </w:rPr>
        <w:t>e</w:t>
      </w:r>
      <w:r w:rsidR="00213B8A" w:rsidRPr="00D50575">
        <w:rPr>
          <w:rFonts w:ascii="Cambria" w:hAnsi="Cambria" w:cs="Times New Roman"/>
        </w:rPr>
        <w:t xml:space="preserve"> bacteria, chemical and water testing and adjustments fo</w:t>
      </w:r>
      <w:r w:rsidR="003A721E" w:rsidRPr="00D50575">
        <w:rPr>
          <w:rFonts w:ascii="Cambria" w:hAnsi="Cambria" w:cs="Times New Roman"/>
        </w:rPr>
        <w:t xml:space="preserve">r all therapy pools that are in </w:t>
      </w:r>
      <w:r w:rsidR="00213B8A" w:rsidRPr="00D50575">
        <w:rPr>
          <w:rFonts w:ascii="Cambria" w:hAnsi="Cambria" w:cs="Times New Roman"/>
        </w:rPr>
        <w:t>service, ensuring water quality continues to meet or exceed all the appropriate Federal, State, Local, Environmental Protection Agency (EPA), Occupational Safety and Health Administration (OSHA) standards and guidelines, and in accordance with 64-E9.004 Operational Requirements.  (See Hyperlink or attachment Word Document below.)</w:t>
      </w:r>
      <w:r w:rsidR="003A721E" w:rsidRPr="00D50575">
        <w:rPr>
          <w:rFonts w:ascii="Cambria" w:hAnsi="Cambria" w:cs="Times New Roman"/>
        </w:rPr>
        <w:t xml:space="preserve">  The above schedule </w:t>
      </w:r>
      <w:r w:rsidR="007E363D" w:rsidRPr="00D50575">
        <w:rPr>
          <w:rFonts w:ascii="Cambria" w:hAnsi="Cambria" w:cs="Times New Roman"/>
        </w:rPr>
        <w:t>may</w:t>
      </w:r>
      <w:r w:rsidR="003A721E" w:rsidRPr="00D50575">
        <w:rPr>
          <w:rFonts w:ascii="Cambria" w:hAnsi="Cambria" w:cs="Times New Roman"/>
        </w:rPr>
        <w:t xml:space="preserve"> be </w:t>
      </w:r>
      <w:r w:rsidR="007E363D" w:rsidRPr="00D50575">
        <w:rPr>
          <w:rFonts w:ascii="Cambria" w:hAnsi="Cambria" w:cs="Times New Roman"/>
        </w:rPr>
        <w:t>temporarily adjusted</w:t>
      </w:r>
      <w:r w:rsidR="003A721E" w:rsidRPr="00D50575">
        <w:rPr>
          <w:rFonts w:ascii="Cambria" w:hAnsi="Cambria" w:cs="Times New Roman"/>
        </w:rPr>
        <w:t xml:space="preserve"> with the prior written approval of the COR.</w:t>
      </w:r>
    </w:p>
    <w:p w14:paraId="561447A3" w14:textId="77777777" w:rsidR="00D50575" w:rsidRPr="00D50575" w:rsidRDefault="00D50575" w:rsidP="00D50575">
      <w:pPr>
        <w:spacing w:after="0" w:line="240" w:lineRule="auto"/>
        <w:ind w:left="720"/>
        <w:rPr>
          <w:rFonts w:ascii="Cambria" w:hAnsi="Cambria" w:cs="Times New Roman"/>
        </w:rPr>
      </w:pPr>
    </w:p>
    <w:p w14:paraId="630D187F" w14:textId="77777777" w:rsidR="00213B8A" w:rsidRPr="00D50575" w:rsidRDefault="00213B8A" w:rsidP="00D50575">
      <w:pPr>
        <w:spacing w:after="0" w:line="240" w:lineRule="auto"/>
        <w:ind w:left="720"/>
        <w:rPr>
          <w:rFonts w:ascii="Cambria" w:hAnsi="Cambria" w:cs="Times New Roman"/>
        </w:rPr>
      </w:pPr>
      <w:hyperlink r:id="rId11" w:history="1">
        <w:r w:rsidRPr="00D50575">
          <w:rPr>
            <w:rFonts w:ascii="Cambria" w:hAnsi="Cambria" w:cs="Times New Roman"/>
            <w:color w:val="0000FF"/>
            <w:u w:val="single"/>
          </w:rPr>
          <w:t>https://www.flrules.org/gateway/ruleno.asp?id=64E-9.004</w:t>
        </w:r>
      </w:hyperlink>
    </w:p>
    <w:bookmarkStart w:id="2" w:name="_MON_1426332407"/>
    <w:bookmarkEnd w:id="2"/>
    <w:p w14:paraId="0871A9A4" w14:textId="77777777" w:rsidR="00213B8A" w:rsidRPr="00D50575" w:rsidRDefault="00213B8A" w:rsidP="002D0FCA">
      <w:pPr>
        <w:spacing w:after="0" w:line="240" w:lineRule="auto"/>
        <w:ind w:left="720"/>
        <w:rPr>
          <w:rFonts w:ascii="Cambria" w:hAnsi="Cambria" w:cs="Times New Roman"/>
        </w:rPr>
      </w:pPr>
      <w:r w:rsidRPr="00D50575">
        <w:rPr>
          <w:rFonts w:ascii="Cambria" w:hAnsi="Cambria" w:cs="Times New Roman"/>
        </w:rPr>
        <w:object w:dxaOrig="1550" w:dyaOrig="991" w14:anchorId="4BA21EAE">
          <v:shape id="_x0000_i1026" type="#_x0000_t75" style="width:75pt;height:49.5pt" o:ole="">
            <v:imagedata r:id="rId12" o:title=""/>
          </v:shape>
          <o:OLEObject Type="Embed" ProgID="Word.Document.8" ShapeID="_x0000_i1026" DrawAspect="Icon" ObjectID="_1822208732" r:id="rId13">
            <o:FieldCodes>\s</o:FieldCodes>
          </o:OLEObject>
        </w:object>
      </w:r>
    </w:p>
    <w:p w14:paraId="0B85A277" w14:textId="77777777" w:rsidR="00213B8A" w:rsidRPr="00D50575" w:rsidRDefault="00213B8A" w:rsidP="00D50575">
      <w:pPr>
        <w:spacing w:after="0" w:line="240" w:lineRule="auto"/>
        <w:rPr>
          <w:rFonts w:ascii="Cambria" w:hAnsi="Cambria" w:cs="Times New Roman"/>
        </w:rPr>
      </w:pPr>
    </w:p>
    <w:p w14:paraId="20B67750" w14:textId="12279ECA" w:rsidR="00213B8A" w:rsidRPr="00D50575" w:rsidRDefault="00213B8A" w:rsidP="00D50575">
      <w:pPr>
        <w:spacing w:after="0" w:line="240" w:lineRule="auto"/>
        <w:ind w:left="630"/>
        <w:rPr>
          <w:rFonts w:ascii="Cambria" w:hAnsi="Cambria" w:cs="Times New Roman"/>
        </w:rPr>
      </w:pPr>
      <w:r w:rsidRPr="00D50575">
        <w:rPr>
          <w:rFonts w:ascii="Cambria" w:hAnsi="Cambria" w:cs="Times New Roman"/>
        </w:rPr>
        <w:t xml:space="preserve">2. The contractor shall conduct </w:t>
      </w:r>
      <w:r w:rsidR="005831C8" w:rsidRPr="00D50575">
        <w:rPr>
          <w:rFonts w:ascii="Cambria" w:hAnsi="Cambria" w:cs="Times New Roman"/>
        </w:rPr>
        <w:t>preventive</w:t>
      </w:r>
      <w:r w:rsidRPr="00D50575">
        <w:rPr>
          <w:rFonts w:ascii="Cambria" w:hAnsi="Cambria" w:cs="Times New Roman"/>
        </w:rPr>
        <w:t xml:space="preserve"> maintenance/inspections (PMI) and related services on a regular basis to sustain the water quality of the pool, with the goal of limiting service interruptions. Areas of emphasis include all pools, filtration systems, pump room cleanliness and pool deck(s).  The contractor, shall, a</w:t>
      </w:r>
      <w:r w:rsidR="00573492" w:rsidRPr="00D50575">
        <w:rPr>
          <w:rFonts w:ascii="Cambria" w:hAnsi="Cambria" w:cs="Times New Roman"/>
        </w:rPr>
        <w:t>t</w:t>
      </w:r>
      <w:r w:rsidRPr="00D50575">
        <w:rPr>
          <w:rFonts w:ascii="Cambria" w:hAnsi="Cambria" w:cs="Times New Roman"/>
        </w:rPr>
        <w:t xml:space="preserve"> a minimum:  </w:t>
      </w:r>
    </w:p>
    <w:p w14:paraId="130C07DD" w14:textId="77777777" w:rsidR="00213B8A" w:rsidRPr="00D50575" w:rsidRDefault="00213B8A" w:rsidP="00D50575">
      <w:pPr>
        <w:tabs>
          <w:tab w:val="left" w:pos="8447"/>
        </w:tabs>
        <w:spacing w:after="0" w:line="240" w:lineRule="auto"/>
        <w:rPr>
          <w:rFonts w:ascii="Cambria" w:hAnsi="Cambria" w:cs="Times New Roman"/>
        </w:rPr>
      </w:pPr>
      <w:r w:rsidRPr="00D50575">
        <w:rPr>
          <w:rFonts w:ascii="Cambria" w:hAnsi="Cambria" w:cs="Times New Roman"/>
        </w:rPr>
        <w:t xml:space="preserve"> </w:t>
      </w:r>
      <w:r w:rsidRPr="00D50575">
        <w:rPr>
          <w:rFonts w:ascii="Cambria" w:hAnsi="Cambria" w:cs="Times New Roman"/>
        </w:rPr>
        <w:tab/>
      </w:r>
    </w:p>
    <w:p w14:paraId="4F966DEB"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 xml:space="preserve">Maintain water at the proper level </w:t>
      </w:r>
    </w:p>
    <w:p w14:paraId="5903B8E5"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Vacuum and brush pool floors and side walls to remove all debris, eliminate dirt, scum, scale, calcium, algae, and any other harmful deposits from the water/pool including seating areas, steps, walls and surface of pools.</w:t>
      </w:r>
    </w:p>
    <w:p w14:paraId="7ED911F0"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Clean tile line and water line at a minimum on a weekly basis.</w:t>
      </w:r>
    </w:p>
    <w:p w14:paraId="689221D7"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Empty pumps and skimmers.</w:t>
      </w:r>
    </w:p>
    <w:p w14:paraId="49292679"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Monitor chemical feeding systems and test water to confirm proper disinfectant levels and provide documentation to client</w:t>
      </w:r>
    </w:p>
    <w:p w14:paraId="4AB5C2FA"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Inspect equipment for leaks, clogs, and other malfunctions.</w:t>
      </w:r>
    </w:p>
    <w:p w14:paraId="3A05D48D"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Maintain equipment room in a clean serviceable condition.</w:t>
      </w:r>
    </w:p>
    <w:p w14:paraId="0CB7F600" w14:textId="77777777" w:rsidR="00213B8A" w:rsidRPr="00D50575" w:rsidRDefault="00213B8A" w:rsidP="002D0FCA">
      <w:pPr>
        <w:numPr>
          <w:ilvl w:val="1"/>
          <w:numId w:val="11"/>
        </w:numPr>
        <w:spacing w:after="0" w:line="240" w:lineRule="auto"/>
        <w:rPr>
          <w:rFonts w:ascii="Cambria" w:hAnsi="Cambria" w:cs="Times New Roman"/>
        </w:rPr>
      </w:pPr>
      <w:r w:rsidRPr="00D50575">
        <w:rPr>
          <w:rFonts w:ascii="Cambria" w:hAnsi="Cambria" w:cs="Times New Roman"/>
        </w:rPr>
        <w:t xml:space="preserve">Provide on-going communication and documentation with Contracting Officer’s Representative (COR) or a designated point of contact regarding condition of pools. </w:t>
      </w:r>
      <w:r w:rsidRPr="00D50575">
        <w:rPr>
          <w:rFonts w:ascii="Cambria" w:hAnsi="Cambria" w:cs="Times New Roman"/>
        </w:rPr>
        <w:br/>
      </w:r>
      <w:r w:rsidRPr="00D50575">
        <w:rPr>
          <w:rFonts w:ascii="Cambria" w:hAnsi="Cambria" w:cs="Times New Roman"/>
        </w:rPr>
        <w:tab/>
        <w:t xml:space="preserve">-Contractor will be responsible for recording each daily visit in a </w:t>
      </w:r>
      <w:r w:rsidR="00D50575" w:rsidRPr="00D50575">
        <w:rPr>
          <w:rFonts w:ascii="Cambria" w:hAnsi="Cambria" w:cs="Times New Roman"/>
        </w:rPr>
        <w:t>logbook</w:t>
      </w:r>
      <w:r w:rsidRPr="00D50575">
        <w:rPr>
          <w:rFonts w:ascii="Cambria" w:hAnsi="Cambria" w:cs="Times New Roman"/>
        </w:rPr>
        <w:t xml:space="preserve"> which will include at a minimum the following: maintenance report, PH reading(s), chemicals supplied, dates, times, sign in/out, who performed the maintenance, and shall also leave a copy of the report.</w:t>
      </w:r>
    </w:p>
    <w:p w14:paraId="08650A23"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 xml:space="preserve">Provide Safety </w:t>
      </w:r>
      <w:r w:rsidR="005966EA" w:rsidRPr="00D50575">
        <w:rPr>
          <w:rFonts w:ascii="Cambria" w:hAnsi="Cambria" w:cs="Times New Roman"/>
        </w:rPr>
        <w:t xml:space="preserve">Data </w:t>
      </w:r>
      <w:r w:rsidRPr="00D50575">
        <w:rPr>
          <w:rFonts w:ascii="Cambria" w:hAnsi="Cambria" w:cs="Times New Roman"/>
        </w:rPr>
        <w:t>Sheets (SDS) at location for all chemicals on site or in use.</w:t>
      </w:r>
    </w:p>
    <w:p w14:paraId="274293AB" w14:textId="77777777"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lastRenderedPageBreak/>
        <w:t xml:space="preserve">Provide </w:t>
      </w:r>
      <w:r w:rsidR="00952629" w:rsidRPr="00D50575">
        <w:rPr>
          <w:rFonts w:ascii="Cambria" w:hAnsi="Cambria" w:cs="Times New Roman"/>
        </w:rPr>
        <w:t xml:space="preserve">emergency </w:t>
      </w:r>
      <w:r w:rsidRPr="00D50575">
        <w:rPr>
          <w:rFonts w:ascii="Cambria" w:hAnsi="Cambria" w:cs="Times New Roman"/>
        </w:rPr>
        <w:t xml:space="preserve">incident response (bowel, bladder, blood) in a 3-hour response time—performed in accordance with CDC guidelines; drain the pool for cleaning and sanitization as required, per CDC guidelines.  </w:t>
      </w:r>
      <w:hyperlink r:id="rId14" w:history="1">
        <w:r w:rsidRPr="00D50575">
          <w:rPr>
            <w:rFonts w:ascii="Cambria" w:hAnsi="Cambria" w:cs="Times New Roman"/>
            <w:color w:val="0000FF"/>
            <w:u w:val="single"/>
          </w:rPr>
          <w:t>http://www.cdc.gov/healthywater/pdf/swimming/pools/fecal-incident-response-recommendations.pdf</w:t>
        </w:r>
      </w:hyperlink>
    </w:p>
    <w:p w14:paraId="4027CE61" w14:textId="0BEEF3D0" w:rsidR="00213B8A"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Records/logs</w:t>
      </w:r>
      <w:r w:rsidR="005831C8" w:rsidRPr="00D50575">
        <w:rPr>
          <w:rFonts w:ascii="Cambria" w:hAnsi="Cambria" w:cs="Times New Roman"/>
        </w:rPr>
        <w:t>: Contractor</w:t>
      </w:r>
      <w:r w:rsidRPr="00D50575">
        <w:rPr>
          <w:rFonts w:ascii="Cambria" w:hAnsi="Cambria" w:cs="Times New Roman"/>
        </w:rPr>
        <w:t xml:space="preserve"> shall maintain daily service and testing logs of appropriate sampling</w:t>
      </w:r>
      <w:r w:rsidR="001F1E1F" w:rsidRPr="00D50575">
        <w:rPr>
          <w:rFonts w:ascii="Cambria" w:hAnsi="Cambria" w:cs="Times New Roman"/>
        </w:rPr>
        <w:t xml:space="preserve">, analysis and corrective actions </w:t>
      </w:r>
      <w:r w:rsidRPr="00D50575">
        <w:rPr>
          <w:rFonts w:ascii="Cambria" w:hAnsi="Cambria" w:cs="Times New Roman"/>
        </w:rPr>
        <w:t>to ensure compliance with all regulatory requirements.</w:t>
      </w:r>
    </w:p>
    <w:p w14:paraId="52252F1C" w14:textId="4C79D766" w:rsidR="00777EDD" w:rsidRPr="00D50575" w:rsidRDefault="00213B8A" w:rsidP="00D50575">
      <w:pPr>
        <w:numPr>
          <w:ilvl w:val="0"/>
          <w:numId w:val="11"/>
        </w:numPr>
        <w:spacing w:after="0" w:line="240" w:lineRule="auto"/>
        <w:rPr>
          <w:rFonts w:ascii="Cambria" w:hAnsi="Cambria" w:cs="Times New Roman"/>
        </w:rPr>
      </w:pPr>
      <w:r w:rsidRPr="00D50575">
        <w:rPr>
          <w:rFonts w:ascii="Cambria" w:hAnsi="Cambria" w:cs="Times New Roman"/>
        </w:rPr>
        <w:t>Work Areas</w:t>
      </w:r>
      <w:r w:rsidR="005831C8" w:rsidRPr="00D50575">
        <w:rPr>
          <w:rFonts w:ascii="Cambria" w:hAnsi="Cambria" w:cs="Times New Roman"/>
        </w:rPr>
        <w:t>: The</w:t>
      </w:r>
      <w:r w:rsidRPr="00D50575">
        <w:rPr>
          <w:rFonts w:ascii="Cambria" w:hAnsi="Cambria" w:cs="Times New Roman"/>
        </w:rPr>
        <w:t xml:space="preserve"> contractor shall, at all times, keep work area clean and neat and leave it in a clean and neat manner each day.</w:t>
      </w:r>
    </w:p>
    <w:p w14:paraId="778D3722" w14:textId="77777777" w:rsidR="00777EDD" w:rsidRPr="00D50575" w:rsidRDefault="00777EDD" w:rsidP="00D50575">
      <w:pPr>
        <w:spacing w:after="0" w:line="240" w:lineRule="auto"/>
        <w:rPr>
          <w:rFonts w:ascii="Cambria" w:hAnsi="Cambria" w:cs="Times New Roman"/>
        </w:rPr>
      </w:pPr>
    </w:p>
    <w:p w14:paraId="7F891E1D" w14:textId="14A7A25F" w:rsidR="00213B8A" w:rsidRPr="00D50575" w:rsidRDefault="00777EDD" w:rsidP="00D50575">
      <w:pPr>
        <w:numPr>
          <w:ilvl w:val="0"/>
          <w:numId w:val="21"/>
        </w:numPr>
        <w:spacing w:after="0" w:line="240" w:lineRule="auto"/>
        <w:rPr>
          <w:rFonts w:ascii="Cambria" w:hAnsi="Cambria" w:cs="Times New Roman"/>
        </w:rPr>
      </w:pPr>
      <w:r w:rsidRPr="00D50575">
        <w:rPr>
          <w:rFonts w:ascii="Cambria" w:hAnsi="Cambria" w:cs="Times New Roman"/>
        </w:rPr>
        <w:t xml:space="preserve">Drain, clean, refill, and balance chemicals in the THERAPY POOL and TREADMILL </w:t>
      </w:r>
      <w:r w:rsidR="005831C8" w:rsidRPr="00D50575">
        <w:rPr>
          <w:rFonts w:ascii="Cambria" w:hAnsi="Cambria" w:cs="Times New Roman"/>
        </w:rPr>
        <w:t>POOL semi</w:t>
      </w:r>
      <w:r w:rsidRPr="00D50575">
        <w:rPr>
          <w:rFonts w:ascii="Cambria" w:hAnsi="Cambria" w:cs="Times New Roman"/>
        </w:rPr>
        <w:t xml:space="preserve">-annually during </w:t>
      </w:r>
      <w:r w:rsidR="00AA10B2" w:rsidRPr="00D50575">
        <w:rPr>
          <w:rFonts w:ascii="Cambria" w:hAnsi="Cambria" w:cs="Times New Roman"/>
        </w:rPr>
        <w:t xml:space="preserve">the week July 4th </w:t>
      </w:r>
      <w:r w:rsidRPr="00D50575">
        <w:rPr>
          <w:rFonts w:ascii="Cambria" w:hAnsi="Cambria" w:cs="Times New Roman"/>
        </w:rPr>
        <w:t>and</w:t>
      </w:r>
      <w:r w:rsidR="00AA10B2" w:rsidRPr="00D50575">
        <w:rPr>
          <w:rFonts w:ascii="Cambria" w:hAnsi="Cambria" w:cs="Times New Roman"/>
        </w:rPr>
        <w:t xml:space="preserve"> the week between Christmas &amp; New Year.</w:t>
      </w:r>
      <w:r w:rsidR="00213B8A" w:rsidRPr="00D50575">
        <w:rPr>
          <w:rFonts w:ascii="Cambria" w:hAnsi="Cambria" w:cs="Times New Roman"/>
        </w:rPr>
        <w:br/>
      </w:r>
    </w:p>
    <w:p w14:paraId="4A554E06" w14:textId="724432EE" w:rsidR="002A4995" w:rsidRPr="00D50575" w:rsidRDefault="002A4995" w:rsidP="00D50575">
      <w:pPr>
        <w:pStyle w:val="ListParagraph"/>
        <w:spacing w:after="0" w:line="240" w:lineRule="auto"/>
        <w:ind w:left="0"/>
        <w:rPr>
          <w:rFonts w:ascii="Cambria" w:hAnsi="Cambria" w:cs="Times New Roman"/>
        </w:rPr>
      </w:pPr>
      <w:r w:rsidRPr="00D50575">
        <w:rPr>
          <w:rFonts w:ascii="Cambria" w:hAnsi="Cambria" w:cs="Times New Roman"/>
          <w:b/>
        </w:rPr>
        <w:t xml:space="preserve">THERAPY POOL </w:t>
      </w:r>
      <w:r w:rsidRPr="00D50575">
        <w:rPr>
          <w:rFonts w:ascii="Cambria" w:hAnsi="Cambria" w:cs="Times New Roman"/>
        </w:rPr>
        <w:t xml:space="preserve">Inspect and clean (as needed) pool, pool decks and all </w:t>
      </w:r>
      <w:r w:rsidR="005831C8" w:rsidRPr="00D50575">
        <w:rPr>
          <w:rFonts w:ascii="Cambria" w:hAnsi="Cambria" w:cs="Times New Roman"/>
        </w:rPr>
        <w:t>stainless-steel</w:t>
      </w:r>
      <w:r w:rsidRPr="00D50575">
        <w:rPr>
          <w:rFonts w:ascii="Cambria" w:hAnsi="Cambria" w:cs="Times New Roman"/>
        </w:rPr>
        <w:t xml:space="preserve"> fixtures to maintain them in a serviceable condition ensuring the areas are free of dirt, debris, scum, scale</w:t>
      </w:r>
      <w:r w:rsidR="009B22D0" w:rsidRPr="00D50575">
        <w:rPr>
          <w:rFonts w:ascii="Cambria" w:hAnsi="Cambria" w:cs="Times New Roman"/>
        </w:rPr>
        <w:t>, corrosion</w:t>
      </w:r>
      <w:r w:rsidRPr="00D50575">
        <w:rPr>
          <w:rFonts w:ascii="Cambria" w:hAnsi="Cambria" w:cs="Times New Roman"/>
        </w:rPr>
        <w:t xml:space="preserve"> and other harmful deposits from end to end.  </w:t>
      </w:r>
      <w:r w:rsidR="00552276" w:rsidRPr="00D50575">
        <w:rPr>
          <w:rFonts w:ascii="Cambria" w:hAnsi="Cambria" w:cs="Times New Roman"/>
        </w:rPr>
        <w:t>Preferred cleaning</w:t>
      </w:r>
      <w:r w:rsidR="00532971" w:rsidRPr="00D50575">
        <w:rPr>
          <w:rFonts w:ascii="Cambria" w:hAnsi="Cambria" w:cs="Times New Roman"/>
        </w:rPr>
        <w:t xml:space="preserve"> and maintenance</w:t>
      </w:r>
      <w:r w:rsidR="00552276" w:rsidRPr="00D50575">
        <w:rPr>
          <w:rFonts w:ascii="Cambria" w:hAnsi="Cambria" w:cs="Times New Roman"/>
        </w:rPr>
        <w:t xml:space="preserve"> procedures </w:t>
      </w:r>
      <w:r w:rsidR="007E363D" w:rsidRPr="00D50575">
        <w:rPr>
          <w:rFonts w:ascii="Cambria" w:hAnsi="Cambria" w:cs="Times New Roman"/>
        </w:rPr>
        <w:t xml:space="preserve">are </w:t>
      </w:r>
      <w:r w:rsidR="00532971" w:rsidRPr="00D50575">
        <w:rPr>
          <w:rFonts w:ascii="Cambria" w:hAnsi="Cambria" w:cs="Times New Roman"/>
        </w:rPr>
        <w:t xml:space="preserve">contained in the HydroWorx maintenance manual </w:t>
      </w:r>
      <w:r w:rsidR="007E363D" w:rsidRPr="00D50575">
        <w:rPr>
          <w:rFonts w:ascii="Cambria" w:hAnsi="Cambria" w:cs="Times New Roman"/>
        </w:rPr>
        <w:t>which</w:t>
      </w:r>
      <w:r w:rsidR="00532971" w:rsidRPr="00D50575">
        <w:rPr>
          <w:rFonts w:ascii="Cambria" w:hAnsi="Cambria" w:cs="Times New Roman"/>
        </w:rPr>
        <w:t xml:space="preserve"> is attached below.</w:t>
      </w:r>
    </w:p>
    <w:p w14:paraId="459F1006" w14:textId="77777777" w:rsidR="002A4995" w:rsidRPr="00D50575" w:rsidRDefault="002A4995" w:rsidP="00D50575">
      <w:pPr>
        <w:spacing w:after="0" w:line="240" w:lineRule="auto"/>
        <w:rPr>
          <w:rFonts w:ascii="Cambria" w:hAnsi="Cambria" w:cs="Times New Roman"/>
        </w:rPr>
      </w:pPr>
    </w:p>
    <w:p w14:paraId="023699D7" w14:textId="47EEC753" w:rsidR="00213B8A" w:rsidRPr="00D50575" w:rsidRDefault="00213B8A" w:rsidP="00D50575">
      <w:pPr>
        <w:spacing w:after="0" w:line="240" w:lineRule="auto"/>
        <w:rPr>
          <w:rFonts w:ascii="Cambria" w:hAnsi="Cambria" w:cs="Times New Roman"/>
        </w:rPr>
      </w:pPr>
      <w:r w:rsidRPr="00D50575">
        <w:rPr>
          <w:rFonts w:ascii="Cambria" w:hAnsi="Cambria" w:cs="Times New Roman"/>
        </w:rPr>
        <w:t>Monitoring</w:t>
      </w:r>
      <w:r w:rsidR="005831C8" w:rsidRPr="00D50575">
        <w:rPr>
          <w:rFonts w:ascii="Cambria" w:hAnsi="Cambria" w:cs="Times New Roman"/>
        </w:rPr>
        <w:t>: Contractor</w:t>
      </w:r>
      <w:r w:rsidRPr="00D50575">
        <w:rPr>
          <w:rFonts w:ascii="Cambria" w:hAnsi="Cambria" w:cs="Times New Roman"/>
        </w:rPr>
        <w:t xml:space="preserve"> shall monitor, mainta</w:t>
      </w:r>
      <w:r w:rsidR="009B22D0" w:rsidRPr="00D50575">
        <w:rPr>
          <w:rFonts w:ascii="Cambria" w:hAnsi="Cambria" w:cs="Times New Roman"/>
        </w:rPr>
        <w:t xml:space="preserve">in, and adjust/repair/replace </w:t>
      </w:r>
      <w:r w:rsidRPr="00D50575">
        <w:rPr>
          <w:rFonts w:ascii="Cambria" w:hAnsi="Cambria" w:cs="Times New Roman"/>
        </w:rPr>
        <w:t>as needed</w:t>
      </w:r>
    </w:p>
    <w:p w14:paraId="03B8708D" w14:textId="77777777" w:rsidR="00213B8A" w:rsidRPr="00D50575" w:rsidRDefault="00213B8A" w:rsidP="00D50575">
      <w:pPr>
        <w:numPr>
          <w:ilvl w:val="0"/>
          <w:numId w:val="2"/>
        </w:numPr>
        <w:spacing w:after="0" w:line="240" w:lineRule="auto"/>
        <w:rPr>
          <w:rFonts w:ascii="Cambria" w:hAnsi="Cambria" w:cs="Times New Roman"/>
        </w:rPr>
      </w:pPr>
      <w:r w:rsidRPr="00D50575">
        <w:rPr>
          <w:rFonts w:ascii="Cambria" w:hAnsi="Cambria" w:cs="Times New Roman"/>
        </w:rPr>
        <w:t>Chemical monitoring and adjustment</w:t>
      </w:r>
    </w:p>
    <w:p w14:paraId="55C2817A" w14:textId="77777777" w:rsidR="00213B8A" w:rsidRPr="00D50575" w:rsidRDefault="00213B8A" w:rsidP="00D50575">
      <w:pPr>
        <w:numPr>
          <w:ilvl w:val="0"/>
          <w:numId w:val="2"/>
        </w:numPr>
        <w:spacing w:after="0" w:line="240" w:lineRule="auto"/>
        <w:rPr>
          <w:rFonts w:ascii="Cambria" w:hAnsi="Cambria" w:cs="Times New Roman"/>
        </w:rPr>
      </w:pPr>
      <w:r w:rsidRPr="00D50575">
        <w:rPr>
          <w:rFonts w:ascii="Cambria" w:hAnsi="Cambria" w:cs="Times New Roman"/>
        </w:rPr>
        <w:t>Monitoring of Chemical Feeders, automation and controls</w:t>
      </w:r>
    </w:p>
    <w:p w14:paraId="21EE1542" w14:textId="77777777" w:rsidR="00213B8A" w:rsidRPr="00D50575" w:rsidRDefault="00213B8A" w:rsidP="00D50575">
      <w:pPr>
        <w:numPr>
          <w:ilvl w:val="0"/>
          <w:numId w:val="2"/>
        </w:numPr>
        <w:spacing w:after="0" w:line="240" w:lineRule="auto"/>
        <w:rPr>
          <w:rFonts w:ascii="Cambria" w:hAnsi="Cambria" w:cs="Times New Roman"/>
        </w:rPr>
      </w:pPr>
      <w:r w:rsidRPr="00D50575">
        <w:rPr>
          <w:rFonts w:ascii="Cambria" w:hAnsi="Cambria" w:cs="Times New Roman"/>
        </w:rPr>
        <w:t xml:space="preserve">Monitoring of safety controls </w:t>
      </w:r>
    </w:p>
    <w:p w14:paraId="45B23767" w14:textId="77777777" w:rsidR="00213B8A" w:rsidRPr="00D50575" w:rsidRDefault="00213B8A" w:rsidP="00D50575">
      <w:pPr>
        <w:numPr>
          <w:ilvl w:val="0"/>
          <w:numId w:val="2"/>
        </w:numPr>
        <w:spacing w:after="0" w:line="240" w:lineRule="auto"/>
        <w:rPr>
          <w:rFonts w:ascii="Cambria" w:hAnsi="Cambria" w:cs="Times New Roman"/>
        </w:rPr>
      </w:pPr>
      <w:r w:rsidRPr="00D50575">
        <w:rPr>
          <w:rFonts w:ascii="Cambria" w:hAnsi="Cambria" w:cs="Times New Roman"/>
        </w:rPr>
        <w:t>Vacuum release systems</w:t>
      </w:r>
    </w:p>
    <w:p w14:paraId="61044D9F" w14:textId="77777777" w:rsidR="00213B8A" w:rsidRPr="00D50575" w:rsidRDefault="00213B8A" w:rsidP="00D50575">
      <w:pPr>
        <w:numPr>
          <w:ilvl w:val="0"/>
          <w:numId w:val="2"/>
        </w:numPr>
        <w:spacing w:after="0" w:line="240" w:lineRule="auto"/>
        <w:rPr>
          <w:rFonts w:ascii="Cambria" w:hAnsi="Cambria" w:cs="Times New Roman"/>
        </w:rPr>
      </w:pPr>
      <w:r w:rsidRPr="00D50575">
        <w:rPr>
          <w:rFonts w:ascii="Cambria" w:hAnsi="Cambria" w:cs="Times New Roman"/>
        </w:rPr>
        <w:t>Monitoring filter pressures, flow rates and backwashing</w:t>
      </w:r>
    </w:p>
    <w:p w14:paraId="7D22B97B" w14:textId="77777777" w:rsidR="00213B8A" w:rsidRPr="00D50575" w:rsidRDefault="00213B8A" w:rsidP="00D50575">
      <w:pPr>
        <w:numPr>
          <w:ilvl w:val="0"/>
          <w:numId w:val="2"/>
        </w:numPr>
        <w:spacing w:after="0" w:line="240" w:lineRule="auto"/>
        <w:rPr>
          <w:rFonts w:ascii="Cambria" w:hAnsi="Cambria" w:cs="Times New Roman"/>
        </w:rPr>
      </w:pPr>
      <w:r w:rsidRPr="00D50575">
        <w:rPr>
          <w:rFonts w:ascii="Cambria" w:hAnsi="Cambria" w:cs="Times New Roman"/>
        </w:rPr>
        <w:t>Confirm pumps, valves, lights, heaters, auto fills are operating properly</w:t>
      </w:r>
    </w:p>
    <w:p w14:paraId="38329307" w14:textId="77777777" w:rsidR="00213B8A" w:rsidRPr="00D50575" w:rsidRDefault="00213B8A" w:rsidP="00D50575">
      <w:pPr>
        <w:spacing w:after="0" w:line="240" w:lineRule="auto"/>
        <w:rPr>
          <w:rFonts w:ascii="Cambria" w:hAnsi="Cambria" w:cs="Times New Roman"/>
        </w:rPr>
      </w:pPr>
    </w:p>
    <w:p w14:paraId="073F4A63" w14:textId="19491071" w:rsidR="00213B8A" w:rsidRPr="00D50575" w:rsidRDefault="00213B8A" w:rsidP="00D50575">
      <w:pPr>
        <w:spacing w:after="0" w:line="240" w:lineRule="auto"/>
        <w:rPr>
          <w:ins w:id="3" w:author="Pierson, Michael V." w:date="2014-05-05T10:22:00Z"/>
          <w:rFonts w:ascii="Cambria" w:hAnsi="Cambria" w:cs="Times New Roman"/>
        </w:rPr>
      </w:pPr>
      <w:r w:rsidRPr="00D50575">
        <w:rPr>
          <w:rFonts w:ascii="Cambria" w:hAnsi="Cambria" w:cs="Times New Roman"/>
        </w:rPr>
        <w:t>Chemicals</w:t>
      </w:r>
      <w:r w:rsidR="005831C8" w:rsidRPr="00D50575">
        <w:rPr>
          <w:rFonts w:ascii="Cambria" w:hAnsi="Cambria" w:cs="Times New Roman"/>
        </w:rPr>
        <w:t>: The</w:t>
      </w:r>
      <w:r w:rsidRPr="00D50575">
        <w:rPr>
          <w:rFonts w:ascii="Cambria" w:hAnsi="Cambria" w:cs="Times New Roman"/>
        </w:rPr>
        <w:t xml:space="preserve"> contractor will be responsible for supplying and properly storing all chemicals required for maintaining the pool’s water quality.  The contractor shall comply with all Federal, State, local, industry safety, health standards, regulations and facility guidelines regarding handling and transportation of chemicals.  </w:t>
      </w:r>
    </w:p>
    <w:p w14:paraId="22157F73" w14:textId="77777777" w:rsidR="00213B8A" w:rsidRPr="00D50575" w:rsidRDefault="00213B8A" w:rsidP="00D50575">
      <w:pPr>
        <w:spacing w:after="0" w:line="240" w:lineRule="auto"/>
        <w:rPr>
          <w:ins w:id="4" w:author="Pierson, Michael V." w:date="2014-05-05T10:22:00Z"/>
          <w:rFonts w:ascii="Cambria" w:hAnsi="Cambria" w:cs="Times New Roman"/>
        </w:rPr>
      </w:pPr>
    </w:p>
    <w:p w14:paraId="2DC71D32" w14:textId="179FA563" w:rsidR="00213B8A" w:rsidRPr="00D50575" w:rsidRDefault="00213B8A" w:rsidP="00D50575">
      <w:pPr>
        <w:spacing w:after="0" w:line="240" w:lineRule="auto"/>
        <w:rPr>
          <w:rFonts w:ascii="Cambria" w:hAnsi="Cambria" w:cs="Times New Roman"/>
        </w:rPr>
      </w:pPr>
      <w:r w:rsidRPr="00D50575">
        <w:rPr>
          <w:rFonts w:ascii="Cambria" w:hAnsi="Cambria" w:cs="Times New Roman"/>
        </w:rPr>
        <w:t xml:space="preserve">The contractor will submit Safety Data Sheets (SDS) noting all chemicals that are brought to James A. Haley Veterans Hospital for maintaining and cleaning therapy pools to </w:t>
      </w:r>
      <w:r w:rsidR="005831C8" w:rsidRPr="00D50575">
        <w:rPr>
          <w:rFonts w:ascii="Cambria" w:hAnsi="Cambria" w:cs="Times New Roman"/>
        </w:rPr>
        <w:t>the COR</w:t>
      </w:r>
      <w:r w:rsidRPr="00D50575">
        <w:rPr>
          <w:rFonts w:ascii="Cambria" w:hAnsi="Cambria" w:cs="Times New Roman"/>
        </w:rPr>
        <w:t xml:space="preserve"> .</w:t>
      </w:r>
    </w:p>
    <w:p w14:paraId="4AB7C667" w14:textId="77777777" w:rsidR="00213B8A" w:rsidRPr="00D50575" w:rsidRDefault="00213B8A" w:rsidP="00D50575">
      <w:pPr>
        <w:spacing w:after="0" w:line="240" w:lineRule="auto"/>
        <w:rPr>
          <w:rFonts w:ascii="Cambria" w:hAnsi="Cambria" w:cs="Times New Roman"/>
        </w:rPr>
      </w:pPr>
    </w:p>
    <w:p w14:paraId="074342F3"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 xml:space="preserve">To comply with the Joint Commission Accreditation (JCA) requirements, the contractor shall provide written certification for company employees when requested in a separate PDF. </w:t>
      </w:r>
    </w:p>
    <w:p w14:paraId="3A6C1C79" w14:textId="77777777" w:rsidR="00213B8A" w:rsidRPr="00D50575" w:rsidRDefault="00213B8A" w:rsidP="00D50575">
      <w:pPr>
        <w:spacing w:after="0" w:line="240" w:lineRule="auto"/>
        <w:rPr>
          <w:rFonts w:ascii="Cambria" w:hAnsi="Cambria" w:cs="Times New Roman"/>
        </w:rPr>
      </w:pPr>
    </w:p>
    <w:p w14:paraId="608D30A3" w14:textId="77777777" w:rsidR="00213B8A" w:rsidRDefault="00213B8A" w:rsidP="00D50575">
      <w:pPr>
        <w:spacing w:after="0" w:line="240" w:lineRule="auto"/>
        <w:rPr>
          <w:rFonts w:ascii="Cambria" w:hAnsi="Cambria" w:cs="Times New Roman"/>
          <w:b/>
          <w:u w:val="single"/>
        </w:rPr>
      </w:pPr>
      <w:r w:rsidRPr="00D50575">
        <w:rPr>
          <w:rFonts w:ascii="Cambria" w:hAnsi="Cambria" w:cs="Times New Roman"/>
          <w:b/>
          <w:u w:val="single"/>
        </w:rPr>
        <w:t>HydroWorx Treadmill Pool</w:t>
      </w:r>
    </w:p>
    <w:p w14:paraId="238FBF86" w14:textId="77777777" w:rsidR="00927ECB" w:rsidRPr="00D50575" w:rsidRDefault="00927ECB" w:rsidP="00D50575">
      <w:pPr>
        <w:spacing w:after="0" w:line="240" w:lineRule="auto"/>
        <w:rPr>
          <w:rFonts w:ascii="Cambria" w:hAnsi="Cambria" w:cs="Times New Roman"/>
        </w:rPr>
      </w:pPr>
    </w:p>
    <w:p w14:paraId="5CB33724" w14:textId="77777777" w:rsidR="00213B8A" w:rsidRPr="00D50575" w:rsidRDefault="00532971" w:rsidP="002D0FCA">
      <w:pPr>
        <w:pStyle w:val="ListParagraph"/>
        <w:spacing w:after="0" w:line="240" w:lineRule="auto"/>
        <w:rPr>
          <w:rFonts w:ascii="Cambria" w:hAnsi="Cambria" w:cs="Times New Roman"/>
        </w:rPr>
      </w:pPr>
      <w:r w:rsidRPr="00D50575">
        <w:rPr>
          <w:rFonts w:ascii="Cambria" w:hAnsi="Cambria" w:cs="Times New Roman"/>
        </w:rPr>
        <w:t xml:space="preserve">The </w:t>
      </w:r>
      <w:r w:rsidR="00213B8A" w:rsidRPr="00D50575">
        <w:rPr>
          <w:rFonts w:ascii="Cambria" w:hAnsi="Cambria" w:cs="Times New Roman"/>
        </w:rPr>
        <w:t>maintenance</w:t>
      </w:r>
      <w:r w:rsidRPr="00D50575">
        <w:rPr>
          <w:rFonts w:ascii="Cambria" w:hAnsi="Cambria" w:cs="Times New Roman"/>
        </w:rPr>
        <w:t xml:space="preserve"> practices and procedures listed in the Hydroworx maintenance manual shall be adhered to in servicing the Hydroworx Treadmill pool.</w:t>
      </w:r>
    </w:p>
    <w:p w14:paraId="62575A82" w14:textId="77777777" w:rsidR="00532971" w:rsidRPr="00D50575" w:rsidRDefault="00532971" w:rsidP="00D50575">
      <w:pPr>
        <w:pStyle w:val="ListParagraph"/>
        <w:spacing w:after="0" w:line="240" w:lineRule="auto"/>
        <w:ind w:left="0"/>
        <w:rPr>
          <w:rFonts w:ascii="Cambria" w:hAnsi="Cambria" w:cs="Times New Roman"/>
        </w:rPr>
      </w:pPr>
    </w:p>
    <w:p w14:paraId="4C3825C9" w14:textId="77777777" w:rsidR="00213B8A" w:rsidRDefault="00532971" w:rsidP="00D50575">
      <w:pPr>
        <w:pStyle w:val="ListParagraph"/>
        <w:spacing w:after="0" w:line="240" w:lineRule="auto"/>
        <w:ind w:left="0"/>
        <w:rPr>
          <w:rFonts w:ascii="Cambria" w:hAnsi="Cambria" w:cs="Times New Roman"/>
        </w:rPr>
      </w:pPr>
      <w:r w:rsidRPr="00D50575">
        <w:rPr>
          <w:rFonts w:ascii="Cambria" w:hAnsi="Cambria" w:cs="Times New Roman"/>
        </w:rPr>
        <w:t xml:space="preserve">1) Vendor shall ensure that the </w:t>
      </w:r>
      <w:r w:rsidR="00495418" w:rsidRPr="00D50575">
        <w:rPr>
          <w:rFonts w:ascii="Cambria" w:hAnsi="Cambria" w:cs="Times New Roman"/>
        </w:rPr>
        <w:t>pool remains</w:t>
      </w:r>
      <w:r w:rsidRPr="00D50575">
        <w:rPr>
          <w:rFonts w:ascii="Cambria" w:hAnsi="Cambria" w:cs="Times New Roman"/>
        </w:rPr>
        <w:t xml:space="preserve"> with the p</w:t>
      </w:r>
      <w:r w:rsidR="00213B8A" w:rsidRPr="00D50575">
        <w:rPr>
          <w:rFonts w:ascii="Cambria" w:hAnsi="Cambria" w:cs="Times New Roman"/>
        </w:rPr>
        <w:t>roper Chemical Test Ranges:</w:t>
      </w:r>
    </w:p>
    <w:p w14:paraId="2B868126" w14:textId="77777777" w:rsidR="00596BE8" w:rsidRPr="00D50575" w:rsidRDefault="00596BE8" w:rsidP="00D50575">
      <w:pPr>
        <w:pStyle w:val="ListParagraph"/>
        <w:spacing w:after="0" w:line="240" w:lineRule="auto"/>
        <w:ind w:left="0"/>
        <w:rPr>
          <w:rFonts w:ascii="Cambria" w:hAnsi="Cambria" w:cs="Times New Roman"/>
        </w:rPr>
      </w:pPr>
    </w:p>
    <w:p w14:paraId="210E73D4" w14:textId="77777777" w:rsidR="00213B8A" w:rsidRPr="00D50575" w:rsidRDefault="00213B8A" w:rsidP="00D50575">
      <w:pPr>
        <w:pStyle w:val="ListParagraph"/>
        <w:numPr>
          <w:ilvl w:val="2"/>
          <w:numId w:val="19"/>
        </w:numPr>
        <w:spacing w:after="0" w:line="240" w:lineRule="auto"/>
        <w:rPr>
          <w:rFonts w:ascii="Cambria" w:hAnsi="Cambria" w:cs="Times New Roman"/>
        </w:rPr>
      </w:pPr>
      <w:r w:rsidRPr="00D50575">
        <w:rPr>
          <w:rFonts w:ascii="Cambria" w:hAnsi="Cambria" w:cs="Times New Roman"/>
        </w:rPr>
        <w:t>PH 7.4 – 7.8</w:t>
      </w:r>
    </w:p>
    <w:p w14:paraId="427E3D65" w14:textId="77777777" w:rsidR="00213B8A" w:rsidRPr="00D50575" w:rsidRDefault="00213B8A" w:rsidP="00D50575">
      <w:pPr>
        <w:pStyle w:val="ListParagraph"/>
        <w:numPr>
          <w:ilvl w:val="2"/>
          <w:numId w:val="19"/>
        </w:numPr>
        <w:spacing w:after="0" w:line="240" w:lineRule="auto"/>
        <w:rPr>
          <w:rFonts w:ascii="Cambria" w:hAnsi="Cambria" w:cs="Times New Roman"/>
        </w:rPr>
      </w:pPr>
      <w:r w:rsidRPr="00D50575">
        <w:rPr>
          <w:rFonts w:ascii="Cambria" w:hAnsi="Cambria" w:cs="Times New Roman"/>
        </w:rPr>
        <w:t>Alkalinity 80 – 120 PPM</w:t>
      </w:r>
    </w:p>
    <w:p w14:paraId="00061A12" w14:textId="77777777" w:rsidR="00213B8A" w:rsidRPr="00D50575" w:rsidRDefault="00213B8A" w:rsidP="00D50575">
      <w:pPr>
        <w:pStyle w:val="ListParagraph"/>
        <w:numPr>
          <w:ilvl w:val="2"/>
          <w:numId w:val="19"/>
        </w:numPr>
        <w:spacing w:after="0" w:line="240" w:lineRule="auto"/>
        <w:rPr>
          <w:rFonts w:ascii="Cambria" w:hAnsi="Cambria" w:cs="Times New Roman"/>
        </w:rPr>
      </w:pPr>
      <w:r w:rsidRPr="00D50575">
        <w:rPr>
          <w:rFonts w:ascii="Cambria" w:hAnsi="Cambria" w:cs="Times New Roman"/>
        </w:rPr>
        <w:t>Calcium Hardness 200 – 400 PPM</w:t>
      </w:r>
    </w:p>
    <w:p w14:paraId="0522D7DE" w14:textId="77777777" w:rsidR="00213B8A" w:rsidRPr="00D50575" w:rsidRDefault="00213B8A" w:rsidP="00D50575">
      <w:pPr>
        <w:pStyle w:val="ListParagraph"/>
        <w:numPr>
          <w:ilvl w:val="2"/>
          <w:numId w:val="19"/>
        </w:numPr>
        <w:autoSpaceDE w:val="0"/>
        <w:autoSpaceDN w:val="0"/>
        <w:adjustRightInd w:val="0"/>
        <w:spacing w:after="0" w:line="240" w:lineRule="auto"/>
        <w:rPr>
          <w:rFonts w:ascii="Cambria" w:hAnsi="Cambria" w:cs="Times New Roman"/>
          <w:color w:val="000000"/>
        </w:rPr>
      </w:pPr>
      <w:r w:rsidRPr="00D50575">
        <w:rPr>
          <w:rFonts w:ascii="Cambria" w:hAnsi="Cambria" w:cs="Times New Roman"/>
        </w:rPr>
        <w:t>Bromine 3 – 5</w:t>
      </w:r>
    </w:p>
    <w:p w14:paraId="24C02363" w14:textId="77777777" w:rsidR="00866409" w:rsidRPr="00D50575" w:rsidRDefault="00866409" w:rsidP="00D50575">
      <w:pPr>
        <w:pStyle w:val="ListParagraph"/>
        <w:autoSpaceDE w:val="0"/>
        <w:autoSpaceDN w:val="0"/>
        <w:adjustRightInd w:val="0"/>
        <w:spacing w:after="0" w:line="240" w:lineRule="auto"/>
        <w:ind w:left="1440"/>
        <w:rPr>
          <w:rFonts w:ascii="Cambria" w:hAnsi="Cambria" w:cs="Times New Roman"/>
        </w:rPr>
      </w:pPr>
    </w:p>
    <w:p w14:paraId="7A1A55E3" w14:textId="77777777" w:rsidR="00866409" w:rsidRPr="00D50575" w:rsidRDefault="00866409" w:rsidP="00D50575">
      <w:pPr>
        <w:spacing w:after="0" w:line="240" w:lineRule="auto"/>
        <w:rPr>
          <w:rFonts w:ascii="Cambria" w:hAnsi="Cambria" w:cs="Times New Roman"/>
          <w:b/>
          <w:u w:val="single"/>
        </w:rPr>
      </w:pPr>
      <w:r w:rsidRPr="00D50575">
        <w:rPr>
          <w:rFonts w:ascii="Cambria" w:hAnsi="Cambria" w:cs="Times New Roman"/>
          <w:b/>
          <w:u w:val="single"/>
        </w:rPr>
        <w:t xml:space="preserve">Requirement:   </w:t>
      </w:r>
    </w:p>
    <w:p w14:paraId="5F5DD3AF" w14:textId="77777777" w:rsidR="00866409" w:rsidRPr="00D50575" w:rsidRDefault="00866409" w:rsidP="00D50575">
      <w:pPr>
        <w:spacing w:after="0" w:line="240" w:lineRule="auto"/>
        <w:rPr>
          <w:rFonts w:ascii="Cambria" w:hAnsi="Cambria" w:cs="Times New Roman"/>
          <w:b/>
          <w:u w:val="single"/>
        </w:rPr>
      </w:pPr>
    </w:p>
    <w:p w14:paraId="2D8EC1E8" w14:textId="77777777" w:rsidR="00866409" w:rsidRPr="00D50575" w:rsidRDefault="00866409" w:rsidP="00D50575">
      <w:pPr>
        <w:spacing w:after="0" w:line="240" w:lineRule="auto"/>
        <w:rPr>
          <w:rFonts w:ascii="Cambria" w:hAnsi="Cambria" w:cs="Times New Roman"/>
        </w:rPr>
      </w:pPr>
      <w:r w:rsidRPr="00D50575">
        <w:rPr>
          <w:rFonts w:ascii="Cambria" w:hAnsi="Cambria" w:cs="Times New Roman"/>
        </w:rPr>
        <w:t xml:space="preserve"> No less then less than 5 years of experience working with HydroWorx treadmill pools</w:t>
      </w:r>
    </w:p>
    <w:p w14:paraId="58B1B93F" w14:textId="77777777" w:rsidR="00866409" w:rsidRPr="00D50575" w:rsidRDefault="00866409" w:rsidP="00D50575">
      <w:pPr>
        <w:spacing w:after="0" w:line="240" w:lineRule="auto"/>
        <w:rPr>
          <w:rFonts w:ascii="Cambria" w:hAnsi="Cambria" w:cs="Times New Roman"/>
          <w:b/>
          <w:u w:val="single"/>
        </w:rPr>
      </w:pPr>
    </w:p>
    <w:p w14:paraId="351C892B"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Contractor’s Personnel:</w:t>
      </w:r>
    </w:p>
    <w:p w14:paraId="22C703F3" w14:textId="77777777" w:rsidR="00213B8A" w:rsidRPr="00D50575" w:rsidRDefault="00213B8A" w:rsidP="00D50575">
      <w:pPr>
        <w:spacing w:after="0" w:line="240" w:lineRule="auto"/>
        <w:rPr>
          <w:rFonts w:ascii="Cambria" w:hAnsi="Cambria" w:cs="Times New Roman"/>
          <w:u w:val="single"/>
        </w:rPr>
      </w:pPr>
    </w:p>
    <w:p w14:paraId="47EF4623" w14:textId="1207EB69" w:rsidR="00213B8A" w:rsidRPr="00D50575" w:rsidRDefault="00213B8A" w:rsidP="00D50575">
      <w:pPr>
        <w:numPr>
          <w:ilvl w:val="0"/>
          <w:numId w:val="4"/>
        </w:numPr>
        <w:spacing w:after="0" w:line="240" w:lineRule="auto"/>
        <w:rPr>
          <w:rFonts w:ascii="Cambria" w:hAnsi="Cambria" w:cs="Times New Roman"/>
        </w:rPr>
      </w:pPr>
      <w:r w:rsidRPr="00D50575">
        <w:rPr>
          <w:rFonts w:ascii="Cambria" w:hAnsi="Cambria" w:cs="Times New Roman"/>
        </w:rPr>
        <w:t>Contractor Point of Contact</w:t>
      </w:r>
      <w:r w:rsidR="005831C8" w:rsidRPr="00D50575">
        <w:rPr>
          <w:rFonts w:ascii="Cambria" w:hAnsi="Cambria" w:cs="Times New Roman"/>
        </w:rPr>
        <w:t>: The</w:t>
      </w:r>
      <w:r w:rsidRPr="00D50575">
        <w:rPr>
          <w:rFonts w:ascii="Cambria" w:hAnsi="Cambria" w:cs="Times New Roman"/>
        </w:rPr>
        <w:t xml:space="preserve"> contractor shall provide the names and contact numbers of a point of contact and an alternate that shall be responsible for the performance of services. </w:t>
      </w:r>
    </w:p>
    <w:p w14:paraId="416283C8" w14:textId="04922574" w:rsidR="00213B8A" w:rsidRPr="00D50575" w:rsidRDefault="00213B8A" w:rsidP="00D50575">
      <w:pPr>
        <w:numPr>
          <w:ilvl w:val="0"/>
          <w:numId w:val="4"/>
        </w:numPr>
        <w:spacing w:after="0" w:line="240" w:lineRule="auto"/>
        <w:rPr>
          <w:rFonts w:ascii="Cambria" w:hAnsi="Cambria" w:cs="Times New Roman"/>
        </w:rPr>
      </w:pPr>
      <w:r w:rsidRPr="00D50575">
        <w:rPr>
          <w:rFonts w:ascii="Cambria" w:hAnsi="Cambria" w:cs="Times New Roman"/>
        </w:rPr>
        <w:t>Contractor Employees</w:t>
      </w:r>
      <w:r w:rsidR="005831C8" w:rsidRPr="00D50575">
        <w:rPr>
          <w:rFonts w:ascii="Cambria" w:hAnsi="Cambria" w:cs="Times New Roman"/>
        </w:rPr>
        <w:t>: Contractor’s</w:t>
      </w:r>
      <w:r w:rsidRPr="00D50575">
        <w:rPr>
          <w:rFonts w:ascii="Cambria" w:hAnsi="Cambria" w:cs="Times New Roman"/>
        </w:rPr>
        <w:t xml:space="preserve"> employees and/or representatives shall present and carry themselves in a neat and professional manner while on Facility Campus.  She/he shall comply with all policies and regulations of this facility.  </w:t>
      </w:r>
    </w:p>
    <w:p w14:paraId="7B666C0A" w14:textId="77777777" w:rsidR="00213B8A" w:rsidRPr="00D50575" w:rsidRDefault="00213B8A" w:rsidP="00D50575">
      <w:pPr>
        <w:numPr>
          <w:ilvl w:val="0"/>
          <w:numId w:val="4"/>
        </w:numPr>
        <w:spacing w:after="0" w:line="240" w:lineRule="auto"/>
        <w:rPr>
          <w:rFonts w:ascii="Cambria" w:hAnsi="Cambria" w:cs="Times New Roman"/>
        </w:rPr>
      </w:pPr>
      <w:r w:rsidRPr="00D50575">
        <w:rPr>
          <w:rFonts w:ascii="Cambria" w:hAnsi="Cambria" w:cs="Times New Roman"/>
        </w:rPr>
        <w:t xml:space="preserve">Contractor’s personnel will wear proper I.D. badge at all times while on property.  </w:t>
      </w:r>
    </w:p>
    <w:p w14:paraId="234BBA6A" w14:textId="77777777" w:rsidR="00213B8A" w:rsidRPr="00D50575" w:rsidRDefault="00213B8A" w:rsidP="00D50575">
      <w:pPr>
        <w:numPr>
          <w:ilvl w:val="0"/>
          <w:numId w:val="4"/>
        </w:numPr>
        <w:spacing w:after="0" w:line="240" w:lineRule="auto"/>
        <w:rPr>
          <w:rFonts w:ascii="Cambria" w:hAnsi="Cambria" w:cs="Times New Roman"/>
        </w:rPr>
      </w:pPr>
      <w:r w:rsidRPr="00D50575">
        <w:rPr>
          <w:rFonts w:ascii="Cambria" w:hAnsi="Cambria" w:cs="Times New Roman"/>
        </w:rPr>
        <w:t xml:space="preserve">All of the contractor’s personnel shall have the proper training and knowledge to meet the needs of this contract and will provide courteous, prompt, professional service to VA. </w:t>
      </w:r>
    </w:p>
    <w:p w14:paraId="2B3B34DF" w14:textId="77777777" w:rsidR="00213B8A" w:rsidRPr="00D50575" w:rsidRDefault="00213B8A" w:rsidP="00D50575">
      <w:pPr>
        <w:numPr>
          <w:ilvl w:val="0"/>
          <w:numId w:val="4"/>
        </w:numPr>
        <w:spacing w:after="0" w:line="240" w:lineRule="auto"/>
        <w:rPr>
          <w:rFonts w:ascii="Cambria" w:hAnsi="Cambria" w:cs="Times New Roman"/>
          <w:u w:val="single"/>
        </w:rPr>
      </w:pPr>
      <w:r w:rsidRPr="00D50575">
        <w:rPr>
          <w:rFonts w:ascii="Cambria" w:hAnsi="Cambria" w:cs="Times New Roman"/>
        </w:rPr>
        <w:t xml:space="preserve">Security Requirements: Said contractor may require Finger Printing (FI) as required prior to the contractor starting work.  The Contracting Officer or COR will provide the details required for the FI.  </w:t>
      </w:r>
    </w:p>
    <w:p w14:paraId="2265EAD0" w14:textId="77777777" w:rsidR="005831C8" w:rsidRPr="005831C8" w:rsidRDefault="00213B8A" w:rsidP="00D50575">
      <w:pPr>
        <w:numPr>
          <w:ilvl w:val="0"/>
          <w:numId w:val="4"/>
        </w:numPr>
        <w:spacing w:after="0" w:line="240" w:lineRule="auto"/>
        <w:rPr>
          <w:rFonts w:ascii="Cambria" w:hAnsi="Cambria" w:cs="Times New Roman"/>
          <w:u w:val="single"/>
        </w:rPr>
      </w:pPr>
      <w:r w:rsidRPr="00D50575">
        <w:rPr>
          <w:rFonts w:ascii="Cambria" w:hAnsi="Cambria" w:cs="Times New Roman"/>
        </w:rPr>
        <w:t xml:space="preserve">Position Sensitivity – The position sensitivity has been designated as </w:t>
      </w:r>
      <w:r w:rsidRPr="00D50575">
        <w:rPr>
          <w:rFonts w:ascii="Cambria" w:hAnsi="Cambria" w:cs="Times New Roman"/>
          <w:u w:val="single"/>
        </w:rPr>
        <w:t xml:space="preserve">Low </w:t>
      </w:r>
      <w:r w:rsidR="005831C8" w:rsidRPr="00D50575">
        <w:rPr>
          <w:rFonts w:ascii="Cambria" w:hAnsi="Cambria" w:cs="Times New Roman"/>
          <w:u w:val="single"/>
        </w:rPr>
        <w:t>Risk</w:t>
      </w:r>
      <w:r w:rsidR="005831C8" w:rsidRPr="00D50575">
        <w:rPr>
          <w:rFonts w:ascii="Cambria" w:hAnsi="Cambria" w:cs="Times New Roman"/>
        </w:rPr>
        <w:t>.</w:t>
      </w:r>
      <w:r w:rsidR="00826BE6" w:rsidRPr="00D50575">
        <w:rPr>
          <w:rFonts w:ascii="Cambria" w:hAnsi="Cambria" w:cs="Times New Roman"/>
        </w:rPr>
        <w:t xml:space="preserve">  </w:t>
      </w:r>
    </w:p>
    <w:p w14:paraId="196829FA" w14:textId="725E300A" w:rsidR="00213B8A" w:rsidRPr="00D50575" w:rsidRDefault="00213B8A" w:rsidP="00D50575">
      <w:pPr>
        <w:numPr>
          <w:ilvl w:val="0"/>
          <w:numId w:val="4"/>
        </w:numPr>
        <w:spacing w:after="0" w:line="240" w:lineRule="auto"/>
        <w:rPr>
          <w:rFonts w:ascii="Cambria" w:hAnsi="Cambria" w:cs="Times New Roman"/>
          <w:u w:val="single"/>
        </w:rPr>
      </w:pPr>
      <w:r w:rsidRPr="00D50575">
        <w:rPr>
          <w:rFonts w:ascii="Cambria" w:hAnsi="Cambria" w:cs="Times New Roman"/>
        </w:rPr>
        <w:t>Background Investigation: The level of background investigation commensurate with the required level of access is – National Agency Check with Written Inquiries (NACI).</w:t>
      </w:r>
    </w:p>
    <w:p w14:paraId="4C1F22ED" w14:textId="77777777" w:rsidR="00213B8A" w:rsidRPr="00D50575" w:rsidRDefault="00213B8A" w:rsidP="00D50575">
      <w:pPr>
        <w:spacing w:after="0" w:line="240" w:lineRule="auto"/>
        <w:rPr>
          <w:rFonts w:ascii="Cambria" w:hAnsi="Cambria" w:cs="Times New Roman"/>
          <w:u w:val="single"/>
        </w:rPr>
      </w:pPr>
    </w:p>
    <w:p w14:paraId="618BC665"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 xml:space="preserve">Work Hours: </w:t>
      </w:r>
    </w:p>
    <w:p w14:paraId="4A470AE6" w14:textId="77777777" w:rsidR="00213B8A" w:rsidRPr="00D50575" w:rsidRDefault="00213B8A" w:rsidP="00D50575">
      <w:pPr>
        <w:spacing w:after="0" w:line="240" w:lineRule="auto"/>
        <w:rPr>
          <w:rFonts w:ascii="Cambria" w:hAnsi="Cambria" w:cs="Times New Roman"/>
        </w:rPr>
      </w:pPr>
    </w:p>
    <w:p w14:paraId="2279FD36"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Because of direct patient care during regular business hours, the Contractor shall provide services past 4:00 pm after normal business hours (M-F) a minimum of five (5) days per week, excluding Federal Holidays.  The COR will provide a copy of the Contractor’s Pool Schedule to VA Police and Environmental Management Service (EMS)</w:t>
      </w:r>
      <w:ins w:id="5" w:author="Pierson, Michael V." w:date="2014-05-05T10:08:00Z">
        <w:r w:rsidRPr="00D50575">
          <w:rPr>
            <w:rFonts w:ascii="Cambria" w:hAnsi="Cambria" w:cs="Times New Roman"/>
          </w:rPr>
          <w:t>.</w:t>
        </w:r>
      </w:ins>
      <w:r w:rsidRPr="00D50575">
        <w:rPr>
          <w:rFonts w:ascii="Cambria" w:hAnsi="Cambria" w:cs="Times New Roman"/>
        </w:rPr>
        <w:t xml:space="preserve">  Contractor will have EMS as a point of contact after hours.  </w:t>
      </w:r>
    </w:p>
    <w:p w14:paraId="3CF3CA6C" w14:textId="77777777" w:rsidR="00213B8A" w:rsidRPr="00D50575" w:rsidRDefault="00213B8A" w:rsidP="00D50575">
      <w:pPr>
        <w:spacing w:after="0" w:line="240" w:lineRule="auto"/>
        <w:rPr>
          <w:rFonts w:ascii="Cambria" w:hAnsi="Cambria" w:cs="Times New Roman"/>
        </w:rPr>
      </w:pPr>
    </w:p>
    <w:p w14:paraId="6FA967D9"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 xml:space="preserve">If a cleaning day falls on a Federal Holiday, the Contractor will make arrangements with the daily Primary (COR) or Alternate point of contact to perform the services on an alternate day of the week.  </w:t>
      </w:r>
      <w:r w:rsidRPr="00D50575">
        <w:rPr>
          <w:rFonts w:ascii="Cambria" w:hAnsi="Cambria" w:cs="Times New Roman"/>
        </w:rPr>
        <w:br/>
      </w:r>
    </w:p>
    <w:p w14:paraId="5101EF22"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Note:  This includes any other day declared by the President of the United States to be a national holiday.</w:t>
      </w:r>
    </w:p>
    <w:p w14:paraId="523FDC91" w14:textId="77777777" w:rsidR="00213B8A" w:rsidRPr="00D50575" w:rsidRDefault="00213B8A" w:rsidP="00D50575">
      <w:pPr>
        <w:spacing w:after="0" w:line="240" w:lineRule="auto"/>
        <w:rPr>
          <w:rFonts w:ascii="Cambria" w:hAnsi="Cambria" w:cs="Times New Roman"/>
        </w:rPr>
      </w:pPr>
    </w:p>
    <w:p w14:paraId="76FD921F"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10 National Holidays, observed by the Federal Government are:</w:t>
      </w:r>
    </w:p>
    <w:p w14:paraId="78DB9B3B" w14:textId="13025C2B"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New Year’s Day…………………………………………</w:t>
      </w:r>
      <w:r w:rsidR="005831C8">
        <w:rPr>
          <w:rFonts w:ascii="Cambria" w:hAnsi="Cambria" w:cs="Times New Roman"/>
        </w:rPr>
        <w:tab/>
        <w:t>J</w:t>
      </w:r>
      <w:r w:rsidRPr="00D50575">
        <w:rPr>
          <w:rFonts w:ascii="Cambria" w:hAnsi="Cambria" w:cs="Times New Roman"/>
        </w:rPr>
        <w:t>anuary 1</w:t>
      </w:r>
      <w:r w:rsidRPr="00D50575">
        <w:rPr>
          <w:rFonts w:ascii="Cambria" w:hAnsi="Cambria" w:cs="Times New Roman"/>
        </w:rPr>
        <w:tab/>
      </w:r>
      <w:r w:rsidRPr="00D50575">
        <w:rPr>
          <w:rFonts w:ascii="Cambria" w:hAnsi="Cambria" w:cs="Times New Roman"/>
        </w:rPr>
        <w:tab/>
      </w:r>
      <w:r w:rsidRPr="00D50575">
        <w:rPr>
          <w:rFonts w:ascii="Cambria" w:hAnsi="Cambria" w:cs="Times New Roman"/>
        </w:rPr>
        <w:tab/>
      </w:r>
      <w:r w:rsidRPr="00D50575">
        <w:rPr>
          <w:rFonts w:ascii="Cambria" w:hAnsi="Cambria" w:cs="Times New Roman"/>
        </w:rPr>
        <w:tab/>
      </w:r>
    </w:p>
    <w:p w14:paraId="1BDF1CE6" w14:textId="5DC91D38"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Martin Luther King’s Birthday…………………</w:t>
      </w:r>
      <w:r w:rsidR="005831C8">
        <w:rPr>
          <w:rFonts w:ascii="Cambria" w:hAnsi="Cambria" w:cs="Times New Roman"/>
        </w:rPr>
        <w:t>…</w:t>
      </w:r>
      <w:r w:rsidR="005831C8">
        <w:rPr>
          <w:rFonts w:ascii="Cambria" w:hAnsi="Cambria" w:cs="Times New Roman"/>
        </w:rPr>
        <w:tab/>
      </w:r>
      <w:r w:rsidRPr="00D50575">
        <w:rPr>
          <w:rFonts w:ascii="Cambria" w:hAnsi="Cambria" w:cs="Times New Roman"/>
        </w:rPr>
        <w:t>3</w:t>
      </w:r>
      <w:r w:rsidRPr="00D50575">
        <w:rPr>
          <w:rFonts w:ascii="Cambria" w:hAnsi="Cambria" w:cs="Times New Roman"/>
          <w:vertAlign w:val="superscript"/>
        </w:rPr>
        <w:t>rd</w:t>
      </w:r>
      <w:r w:rsidRPr="00D50575">
        <w:rPr>
          <w:rFonts w:ascii="Cambria" w:hAnsi="Cambria" w:cs="Times New Roman"/>
        </w:rPr>
        <w:t xml:space="preserve"> Monday in January</w:t>
      </w:r>
    </w:p>
    <w:p w14:paraId="59645DC6" w14:textId="04823D15"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President’s Day………………………………………</w:t>
      </w:r>
      <w:r w:rsidR="009D3945" w:rsidRPr="00D50575">
        <w:rPr>
          <w:rFonts w:ascii="Cambria" w:hAnsi="Cambria" w:cs="Times New Roman"/>
        </w:rPr>
        <w:t>…</w:t>
      </w:r>
      <w:r w:rsidR="005831C8">
        <w:rPr>
          <w:rFonts w:ascii="Cambria" w:hAnsi="Cambria" w:cs="Times New Roman"/>
        </w:rPr>
        <w:tab/>
      </w:r>
      <w:r w:rsidRPr="00D50575">
        <w:rPr>
          <w:rFonts w:ascii="Cambria" w:hAnsi="Cambria" w:cs="Times New Roman"/>
        </w:rPr>
        <w:t>3</w:t>
      </w:r>
      <w:r w:rsidRPr="00D50575">
        <w:rPr>
          <w:rFonts w:ascii="Cambria" w:hAnsi="Cambria" w:cs="Times New Roman"/>
          <w:vertAlign w:val="superscript"/>
        </w:rPr>
        <w:t>rd</w:t>
      </w:r>
      <w:r w:rsidRPr="00D50575">
        <w:rPr>
          <w:rFonts w:ascii="Cambria" w:hAnsi="Cambria" w:cs="Times New Roman"/>
        </w:rPr>
        <w:t xml:space="preserve"> Monday in February</w:t>
      </w:r>
    </w:p>
    <w:p w14:paraId="7A6E53EF" w14:textId="77777777" w:rsidR="00213B8A" w:rsidRDefault="00213B8A" w:rsidP="00D50575">
      <w:pPr>
        <w:numPr>
          <w:ilvl w:val="0"/>
          <w:numId w:val="1"/>
        </w:numPr>
        <w:spacing w:after="0" w:line="240" w:lineRule="auto"/>
        <w:rPr>
          <w:rFonts w:ascii="Cambria" w:hAnsi="Cambria" w:cs="Times New Roman"/>
        </w:rPr>
      </w:pPr>
      <w:r w:rsidRPr="00D50575">
        <w:rPr>
          <w:rFonts w:ascii="Cambria" w:hAnsi="Cambria" w:cs="Times New Roman"/>
        </w:rPr>
        <w:t>Memorial Day……………………………………………</w:t>
      </w:r>
      <w:r w:rsidRPr="00D50575">
        <w:rPr>
          <w:rFonts w:ascii="Cambria" w:hAnsi="Cambria" w:cs="Times New Roman"/>
        </w:rPr>
        <w:tab/>
        <w:t>Last Monday in May</w:t>
      </w:r>
    </w:p>
    <w:p w14:paraId="53914649" w14:textId="17FE8CA6" w:rsidR="005831C8" w:rsidRPr="00D50575" w:rsidRDefault="005831C8" w:rsidP="00D50575">
      <w:pPr>
        <w:numPr>
          <w:ilvl w:val="0"/>
          <w:numId w:val="1"/>
        </w:numPr>
        <w:spacing w:after="0" w:line="240" w:lineRule="auto"/>
        <w:rPr>
          <w:rFonts w:ascii="Cambria" w:hAnsi="Cambria" w:cs="Times New Roman"/>
        </w:rPr>
      </w:pPr>
      <w:r>
        <w:rPr>
          <w:rFonts w:ascii="Cambria" w:hAnsi="Cambria" w:cs="Times New Roman"/>
        </w:rPr>
        <w:t xml:space="preserve">Juneteenth …………………………………………………. </w:t>
      </w:r>
      <w:r>
        <w:rPr>
          <w:rFonts w:ascii="Cambria" w:hAnsi="Cambria" w:cs="Times New Roman"/>
        </w:rPr>
        <w:tab/>
        <w:t>June 19th</w:t>
      </w:r>
    </w:p>
    <w:p w14:paraId="75970450" w14:textId="563F4F35"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Independence Day…………………………………</w:t>
      </w:r>
      <w:r w:rsidR="005831C8" w:rsidRPr="00D50575">
        <w:rPr>
          <w:rFonts w:ascii="Cambria" w:hAnsi="Cambria" w:cs="Times New Roman"/>
        </w:rPr>
        <w:t>…</w:t>
      </w:r>
      <w:r w:rsidR="005831C8">
        <w:rPr>
          <w:rFonts w:ascii="Cambria" w:hAnsi="Cambria" w:cs="Times New Roman"/>
        </w:rPr>
        <w:t>.</w:t>
      </w:r>
      <w:r w:rsidR="005831C8" w:rsidRPr="00D50575">
        <w:rPr>
          <w:rFonts w:ascii="Cambria" w:hAnsi="Cambria" w:cs="Times New Roman"/>
        </w:rPr>
        <w:t>..</w:t>
      </w:r>
      <w:r w:rsidR="005831C8">
        <w:rPr>
          <w:rFonts w:ascii="Cambria" w:hAnsi="Cambria" w:cs="Times New Roman"/>
        </w:rPr>
        <w:tab/>
      </w:r>
      <w:r w:rsidRPr="00D50575">
        <w:rPr>
          <w:rFonts w:ascii="Cambria" w:hAnsi="Cambria" w:cs="Times New Roman"/>
        </w:rPr>
        <w:t>July 4th</w:t>
      </w:r>
    </w:p>
    <w:p w14:paraId="3D8D6115" w14:textId="7A60DECB"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Labor Day………………………………………………</w:t>
      </w:r>
      <w:r w:rsidR="005831C8">
        <w:rPr>
          <w:rFonts w:ascii="Cambria" w:hAnsi="Cambria" w:cs="Times New Roman"/>
        </w:rPr>
        <w:t>….</w:t>
      </w:r>
      <w:r w:rsidR="005831C8">
        <w:rPr>
          <w:rFonts w:ascii="Cambria" w:hAnsi="Cambria" w:cs="Times New Roman"/>
        </w:rPr>
        <w:tab/>
      </w:r>
      <w:r w:rsidRPr="00D50575">
        <w:rPr>
          <w:rFonts w:ascii="Cambria" w:hAnsi="Cambria" w:cs="Times New Roman"/>
        </w:rPr>
        <w:t>1</w:t>
      </w:r>
      <w:r w:rsidRPr="00D50575">
        <w:rPr>
          <w:rFonts w:ascii="Cambria" w:hAnsi="Cambria" w:cs="Times New Roman"/>
          <w:vertAlign w:val="superscript"/>
        </w:rPr>
        <w:t>st</w:t>
      </w:r>
      <w:r w:rsidRPr="00D50575">
        <w:rPr>
          <w:rFonts w:ascii="Cambria" w:hAnsi="Cambria" w:cs="Times New Roman"/>
        </w:rPr>
        <w:t xml:space="preserve"> Monday in September</w:t>
      </w:r>
    </w:p>
    <w:p w14:paraId="73D22B62" w14:textId="65F42375"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Columbus Day……………………………………………</w:t>
      </w:r>
      <w:r w:rsidR="005831C8">
        <w:rPr>
          <w:rFonts w:ascii="Cambria" w:hAnsi="Cambria" w:cs="Times New Roman"/>
        </w:rPr>
        <w:tab/>
      </w:r>
      <w:r w:rsidRPr="00D50575">
        <w:rPr>
          <w:rFonts w:ascii="Cambria" w:hAnsi="Cambria" w:cs="Times New Roman"/>
        </w:rPr>
        <w:t>2</w:t>
      </w:r>
      <w:r w:rsidRPr="00D50575">
        <w:rPr>
          <w:rFonts w:ascii="Cambria" w:hAnsi="Cambria" w:cs="Times New Roman"/>
          <w:vertAlign w:val="superscript"/>
        </w:rPr>
        <w:t>nd</w:t>
      </w:r>
      <w:r w:rsidRPr="00D50575">
        <w:rPr>
          <w:rFonts w:ascii="Cambria" w:hAnsi="Cambria" w:cs="Times New Roman"/>
        </w:rPr>
        <w:t xml:space="preserve"> Monday in October</w:t>
      </w:r>
    </w:p>
    <w:p w14:paraId="60D736C0" w14:textId="40CA1855"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Veteran’s Day……………………………………………</w:t>
      </w:r>
      <w:r w:rsidR="005831C8">
        <w:rPr>
          <w:rFonts w:ascii="Cambria" w:hAnsi="Cambria" w:cs="Times New Roman"/>
        </w:rPr>
        <w:t>.</w:t>
      </w:r>
      <w:r w:rsidRPr="00D50575">
        <w:rPr>
          <w:rFonts w:ascii="Cambria" w:hAnsi="Cambria" w:cs="Times New Roman"/>
        </w:rPr>
        <w:tab/>
        <w:t>November 11</w:t>
      </w:r>
    </w:p>
    <w:p w14:paraId="3B5C502C" w14:textId="62011F43"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Thanksgiving Day……………………………………</w:t>
      </w:r>
      <w:r w:rsidR="009D3945" w:rsidRPr="00D50575">
        <w:rPr>
          <w:rFonts w:ascii="Cambria" w:hAnsi="Cambria" w:cs="Times New Roman"/>
        </w:rPr>
        <w:t>….</w:t>
      </w:r>
      <w:r w:rsidR="005831C8">
        <w:rPr>
          <w:rFonts w:ascii="Cambria" w:hAnsi="Cambria" w:cs="Times New Roman"/>
        </w:rPr>
        <w:tab/>
      </w:r>
      <w:r w:rsidRPr="00D50575">
        <w:rPr>
          <w:rFonts w:ascii="Cambria" w:hAnsi="Cambria" w:cs="Times New Roman"/>
        </w:rPr>
        <w:t>Last Thursday in November</w:t>
      </w:r>
    </w:p>
    <w:p w14:paraId="5F7C7B74" w14:textId="60192C6C" w:rsidR="00213B8A" w:rsidRPr="00D50575" w:rsidRDefault="00213B8A" w:rsidP="00D50575">
      <w:pPr>
        <w:numPr>
          <w:ilvl w:val="0"/>
          <w:numId w:val="1"/>
        </w:numPr>
        <w:spacing w:after="0" w:line="240" w:lineRule="auto"/>
        <w:rPr>
          <w:rFonts w:ascii="Cambria" w:hAnsi="Cambria" w:cs="Times New Roman"/>
        </w:rPr>
      </w:pPr>
      <w:r w:rsidRPr="00D50575">
        <w:rPr>
          <w:rFonts w:ascii="Cambria" w:hAnsi="Cambria" w:cs="Times New Roman"/>
        </w:rPr>
        <w:t>Christmas Day………………………………………........</w:t>
      </w:r>
      <w:r w:rsidR="005831C8">
        <w:rPr>
          <w:rFonts w:ascii="Cambria" w:hAnsi="Cambria" w:cs="Times New Roman"/>
        </w:rPr>
        <w:tab/>
      </w:r>
      <w:r w:rsidRPr="00D50575">
        <w:rPr>
          <w:rFonts w:ascii="Cambria" w:hAnsi="Cambria" w:cs="Times New Roman"/>
        </w:rPr>
        <w:t>December 25</w:t>
      </w:r>
    </w:p>
    <w:p w14:paraId="4598F851" w14:textId="77777777" w:rsidR="00213B8A" w:rsidRPr="00D50575" w:rsidRDefault="00213B8A" w:rsidP="00D50575">
      <w:pPr>
        <w:spacing w:after="0" w:line="240" w:lineRule="auto"/>
        <w:ind w:left="720"/>
        <w:rPr>
          <w:rFonts w:ascii="Cambria" w:hAnsi="Cambria" w:cs="Times New Roman"/>
        </w:rPr>
      </w:pPr>
    </w:p>
    <w:p w14:paraId="187B19D7"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Procedures and Documentation:</w:t>
      </w:r>
    </w:p>
    <w:p w14:paraId="459AFB7C" w14:textId="77777777" w:rsidR="00213B8A" w:rsidRPr="00D50575" w:rsidRDefault="00213B8A" w:rsidP="00D50575">
      <w:pPr>
        <w:spacing w:after="0" w:line="240" w:lineRule="auto"/>
        <w:rPr>
          <w:rFonts w:ascii="Cambria" w:hAnsi="Cambria" w:cs="Times New Roman"/>
        </w:rPr>
      </w:pPr>
    </w:p>
    <w:p w14:paraId="65AEAE98" w14:textId="77777777" w:rsidR="00213B8A" w:rsidRPr="00D50575" w:rsidRDefault="00213B8A" w:rsidP="00D50575">
      <w:pPr>
        <w:spacing w:after="0" w:line="240" w:lineRule="auto"/>
        <w:rPr>
          <w:rFonts w:ascii="Cambria" w:hAnsi="Cambria" w:cs="Times New Roman"/>
        </w:rPr>
      </w:pPr>
      <w:r w:rsidRPr="00D50575">
        <w:rPr>
          <w:rFonts w:ascii="Cambria" w:hAnsi="Cambria" w:cs="Times New Roman"/>
        </w:rPr>
        <w:t xml:space="preserve">No later than two (2) days after the implementation of this contract, contractor shall provide the COR with written copies of procedures to be used to carry out the requirement of the contract.  Contractor will be subject to frequent unannounced safety and environmental inspections.  </w:t>
      </w:r>
    </w:p>
    <w:p w14:paraId="796CE24B" w14:textId="77777777" w:rsidR="00213B8A" w:rsidRPr="00D50575" w:rsidRDefault="00213B8A" w:rsidP="00D50575">
      <w:pPr>
        <w:spacing w:after="0" w:line="240" w:lineRule="auto"/>
        <w:rPr>
          <w:rFonts w:ascii="Cambria" w:hAnsi="Cambria" w:cs="Times New Roman"/>
          <w:u w:val="single"/>
        </w:rPr>
      </w:pPr>
    </w:p>
    <w:p w14:paraId="613258B8" w14:textId="77777777" w:rsidR="00213B8A" w:rsidRPr="00D50575" w:rsidRDefault="00213B8A" w:rsidP="00D50575">
      <w:pPr>
        <w:spacing w:after="0" w:line="240" w:lineRule="auto"/>
        <w:rPr>
          <w:rFonts w:ascii="Cambria" w:hAnsi="Cambria" w:cs="Times New Roman"/>
          <w:b/>
          <w:u w:val="single"/>
        </w:rPr>
      </w:pPr>
      <w:r w:rsidRPr="00D50575">
        <w:rPr>
          <w:rFonts w:ascii="Cambria" w:hAnsi="Cambria" w:cs="Times New Roman"/>
          <w:b/>
          <w:u w:val="single"/>
        </w:rPr>
        <w:t>Training and Records Maintenance:</w:t>
      </w:r>
    </w:p>
    <w:p w14:paraId="63828640" w14:textId="77777777" w:rsidR="00213B8A" w:rsidRPr="00D50575" w:rsidRDefault="00213B8A" w:rsidP="00D50575">
      <w:pPr>
        <w:spacing w:after="0" w:line="240" w:lineRule="auto"/>
        <w:rPr>
          <w:rFonts w:ascii="Cambria" w:hAnsi="Cambria" w:cs="Times New Roman"/>
        </w:rPr>
      </w:pPr>
    </w:p>
    <w:p w14:paraId="2165254F" w14:textId="77777777" w:rsidR="00213B8A" w:rsidRPr="00D50575" w:rsidRDefault="007E363D" w:rsidP="00D50575">
      <w:pPr>
        <w:spacing w:after="0" w:line="240" w:lineRule="auto"/>
        <w:rPr>
          <w:rFonts w:ascii="Cambria" w:hAnsi="Cambria" w:cs="Times New Roman"/>
          <w:b/>
          <w:u w:val="single"/>
        </w:rPr>
      </w:pPr>
      <w:r w:rsidRPr="00D50575">
        <w:rPr>
          <w:rFonts w:ascii="Cambria" w:hAnsi="Cambria" w:cs="Times New Roman"/>
        </w:rPr>
        <w:lastRenderedPageBreak/>
        <w:t xml:space="preserve">All </w:t>
      </w:r>
      <w:r w:rsidR="00385698" w:rsidRPr="00D50575">
        <w:rPr>
          <w:rFonts w:ascii="Cambria" w:hAnsi="Cambria" w:cs="Times New Roman"/>
        </w:rPr>
        <w:t>personnel servicing</w:t>
      </w:r>
      <w:r w:rsidRPr="00D50575">
        <w:rPr>
          <w:rFonts w:ascii="Cambria" w:hAnsi="Cambria" w:cs="Times New Roman"/>
        </w:rPr>
        <w:t xml:space="preserve"> this contract must have all necessary certifications.   </w:t>
      </w:r>
      <w:r w:rsidR="00213B8A" w:rsidRPr="00D50575">
        <w:rPr>
          <w:rFonts w:ascii="Cambria" w:hAnsi="Cambria" w:cs="Times New Roman"/>
        </w:rPr>
        <w:t xml:space="preserve">The contractor will provide a copy of training certificates/certification to the COR within 3 days of contract award for all contractor personnel performing work under this contract.  </w:t>
      </w:r>
      <w:r w:rsidR="00213B8A" w:rsidRPr="00D50575">
        <w:rPr>
          <w:rFonts w:ascii="Cambria" w:hAnsi="Cambria" w:cs="Times New Roman"/>
        </w:rPr>
        <w:br/>
      </w:r>
      <w:r w:rsidR="00213B8A" w:rsidRPr="00D50575">
        <w:rPr>
          <w:rFonts w:ascii="Cambria" w:hAnsi="Cambria" w:cs="Times New Roman"/>
        </w:rPr>
        <w:br/>
      </w:r>
      <w:r w:rsidR="00213B8A" w:rsidRPr="00D50575">
        <w:rPr>
          <w:rFonts w:ascii="Cambria" w:hAnsi="Cambria" w:cs="Times New Roman"/>
          <w:b/>
          <w:u w:val="single"/>
        </w:rPr>
        <w:t>Documentation of Services Performed:</w:t>
      </w:r>
    </w:p>
    <w:p w14:paraId="40551C4B" w14:textId="77777777" w:rsidR="00213B8A" w:rsidRPr="00D50575" w:rsidRDefault="00213B8A" w:rsidP="00D50575">
      <w:pPr>
        <w:spacing w:after="0" w:line="240" w:lineRule="auto"/>
        <w:rPr>
          <w:rFonts w:ascii="Cambria" w:hAnsi="Cambria" w:cs="Times New Roman"/>
        </w:rPr>
      </w:pPr>
    </w:p>
    <w:p w14:paraId="1C2B45DC" w14:textId="77777777" w:rsidR="00213B8A" w:rsidRDefault="00213B8A" w:rsidP="00D50575">
      <w:pPr>
        <w:spacing w:after="0" w:line="240" w:lineRule="auto"/>
        <w:rPr>
          <w:rFonts w:ascii="Cambria" w:hAnsi="Cambria" w:cs="Times New Roman"/>
        </w:rPr>
      </w:pPr>
      <w:r w:rsidRPr="00D50575">
        <w:rPr>
          <w:rFonts w:ascii="Cambria" w:hAnsi="Cambria" w:cs="Times New Roman"/>
        </w:rPr>
        <w:t xml:space="preserve">Contractor shall, </w:t>
      </w:r>
      <w:r w:rsidRPr="00D50575">
        <w:rPr>
          <w:rFonts w:ascii="Cambria" w:hAnsi="Cambria" w:cs="Times New Roman"/>
          <w:u w:val="single"/>
        </w:rPr>
        <w:t>at a minimum,</w:t>
      </w:r>
      <w:r w:rsidRPr="00D50575">
        <w:rPr>
          <w:rFonts w:ascii="Cambria" w:hAnsi="Cambria" w:cs="Times New Roman"/>
        </w:rPr>
        <w:t xml:space="preserve"> maintain and provide upon request, documentation of the following:</w:t>
      </w:r>
    </w:p>
    <w:p w14:paraId="6814CDDD" w14:textId="77777777" w:rsidR="00596BE8" w:rsidRPr="00D50575" w:rsidRDefault="00596BE8" w:rsidP="00D50575">
      <w:pPr>
        <w:spacing w:after="0" w:line="240" w:lineRule="auto"/>
        <w:rPr>
          <w:rFonts w:ascii="Cambria" w:hAnsi="Cambria" w:cs="Times New Roman"/>
        </w:rPr>
      </w:pPr>
    </w:p>
    <w:p w14:paraId="4323CFE1" w14:textId="77777777" w:rsidR="00213B8A" w:rsidRPr="00D50575" w:rsidRDefault="00213B8A" w:rsidP="00D50575">
      <w:pPr>
        <w:numPr>
          <w:ilvl w:val="0"/>
          <w:numId w:val="6"/>
        </w:numPr>
        <w:spacing w:after="0" w:line="240" w:lineRule="auto"/>
        <w:rPr>
          <w:rFonts w:ascii="Cambria" w:hAnsi="Cambria" w:cs="Times New Roman"/>
        </w:rPr>
      </w:pPr>
      <w:r w:rsidRPr="00D50575">
        <w:rPr>
          <w:rFonts w:ascii="Cambria" w:hAnsi="Cambria" w:cs="Times New Roman"/>
        </w:rPr>
        <w:t>Pool Tile and Pool deck Maintenance - spot cleaning and scrubbing</w:t>
      </w:r>
    </w:p>
    <w:p w14:paraId="4FEAC51A" w14:textId="5EB57426" w:rsidR="00213B8A" w:rsidRPr="00D50575" w:rsidRDefault="005831C8" w:rsidP="00D50575">
      <w:pPr>
        <w:numPr>
          <w:ilvl w:val="0"/>
          <w:numId w:val="6"/>
        </w:numPr>
        <w:spacing w:after="0" w:line="240" w:lineRule="auto"/>
        <w:rPr>
          <w:rFonts w:ascii="Cambria" w:hAnsi="Cambria" w:cs="Times New Roman"/>
        </w:rPr>
      </w:pPr>
      <w:r w:rsidRPr="00D50575">
        <w:rPr>
          <w:rFonts w:ascii="Cambria" w:hAnsi="Cambria" w:cs="Times New Roman"/>
        </w:rPr>
        <w:t>Vacuuming</w:t>
      </w:r>
      <w:r w:rsidR="00213B8A" w:rsidRPr="00D50575">
        <w:rPr>
          <w:rFonts w:ascii="Cambria" w:hAnsi="Cambria" w:cs="Times New Roman"/>
        </w:rPr>
        <w:t xml:space="preserve"> </w:t>
      </w:r>
      <w:r>
        <w:rPr>
          <w:rFonts w:ascii="Cambria" w:hAnsi="Cambria" w:cs="Times New Roman"/>
        </w:rPr>
        <w:t xml:space="preserve">of </w:t>
      </w:r>
      <w:r w:rsidR="00213B8A" w:rsidRPr="00D50575">
        <w:rPr>
          <w:rFonts w:ascii="Cambria" w:hAnsi="Cambria" w:cs="Times New Roman"/>
        </w:rPr>
        <w:t>pool(s) and pool(s) filtration system cleaning</w:t>
      </w:r>
    </w:p>
    <w:p w14:paraId="7C985287" w14:textId="77777777" w:rsidR="00213B8A" w:rsidRPr="00D50575" w:rsidRDefault="00213B8A" w:rsidP="00D50575">
      <w:pPr>
        <w:numPr>
          <w:ilvl w:val="0"/>
          <w:numId w:val="6"/>
        </w:numPr>
        <w:spacing w:after="0" w:line="240" w:lineRule="auto"/>
        <w:rPr>
          <w:rFonts w:ascii="Cambria" w:hAnsi="Cambria" w:cs="Times New Roman"/>
        </w:rPr>
      </w:pPr>
      <w:r w:rsidRPr="00D50575">
        <w:rPr>
          <w:rFonts w:ascii="Cambria" w:hAnsi="Cambria" w:cs="Times New Roman"/>
        </w:rPr>
        <w:t xml:space="preserve">Chemical usage </w:t>
      </w:r>
    </w:p>
    <w:p w14:paraId="7AA30E4F" w14:textId="77777777" w:rsidR="00213B8A" w:rsidRPr="00D50575" w:rsidRDefault="00213B8A" w:rsidP="00D50575">
      <w:pPr>
        <w:numPr>
          <w:ilvl w:val="0"/>
          <w:numId w:val="6"/>
        </w:numPr>
        <w:spacing w:after="0" w:line="240" w:lineRule="auto"/>
        <w:rPr>
          <w:rFonts w:ascii="Cambria" w:hAnsi="Cambria" w:cs="Times New Roman"/>
        </w:rPr>
      </w:pPr>
      <w:r w:rsidRPr="00D50575">
        <w:rPr>
          <w:rFonts w:ascii="Cambria" w:hAnsi="Cambria" w:cs="Times New Roman"/>
        </w:rPr>
        <w:t>Frequency of Pump rooms being cleaned</w:t>
      </w:r>
    </w:p>
    <w:p w14:paraId="5C68E3E9" w14:textId="77777777" w:rsidR="00213B8A" w:rsidRPr="00D50575" w:rsidRDefault="00213B8A" w:rsidP="00D50575">
      <w:pPr>
        <w:numPr>
          <w:ilvl w:val="0"/>
          <w:numId w:val="6"/>
        </w:numPr>
        <w:spacing w:after="0" w:line="240" w:lineRule="auto"/>
        <w:rPr>
          <w:rFonts w:ascii="Cambria" w:hAnsi="Cambria" w:cs="Times New Roman"/>
        </w:rPr>
      </w:pPr>
      <w:r w:rsidRPr="00D50575">
        <w:rPr>
          <w:rFonts w:ascii="Cambria" w:hAnsi="Cambria" w:cs="Times New Roman"/>
        </w:rPr>
        <w:t>Water chemical levels and actions taken if levels out of range</w:t>
      </w:r>
    </w:p>
    <w:p w14:paraId="3EFC3B2F" w14:textId="77777777" w:rsidR="00D50575" w:rsidRDefault="00213B8A" w:rsidP="00D50575">
      <w:pPr>
        <w:numPr>
          <w:ilvl w:val="0"/>
          <w:numId w:val="6"/>
        </w:numPr>
        <w:spacing w:after="0" w:line="240" w:lineRule="auto"/>
        <w:rPr>
          <w:rFonts w:ascii="Cambria" w:hAnsi="Cambria" w:cs="Times New Roman"/>
        </w:rPr>
      </w:pPr>
      <w:r w:rsidRPr="00D50575">
        <w:rPr>
          <w:rFonts w:ascii="Cambria" w:hAnsi="Cambria" w:cs="Times New Roman"/>
        </w:rPr>
        <w:t>Bacterial levels and actions taken if levels out of range</w:t>
      </w:r>
    </w:p>
    <w:p w14:paraId="6D77563C" w14:textId="77777777" w:rsidR="007E363D" w:rsidRPr="00D50575" w:rsidRDefault="007E363D" w:rsidP="00D50575">
      <w:pPr>
        <w:numPr>
          <w:ilvl w:val="0"/>
          <w:numId w:val="6"/>
        </w:numPr>
        <w:spacing w:after="0" w:line="240" w:lineRule="auto"/>
        <w:rPr>
          <w:rFonts w:ascii="Cambria" w:hAnsi="Cambria" w:cs="Times New Roman"/>
        </w:rPr>
      </w:pPr>
      <w:r w:rsidRPr="00D50575">
        <w:rPr>
          <w:rFonts w:ascii="Cambria" w:hAnsi="Cambria" w:cs="Times New Roman"/>
        </w:rPr>
        <w:t>Department of Health monthly pool report.</w:t>
      </w:r>
    </w:p>
    <w:p w14:paraId="163425AC" w14:textId="77777777" w:rsidR="00213B8A" w:rsidRPr="00D50575" w:rsidRDefault="00213B8A" w:rsidP="00D50575">
      <w:pPr>
        <w:spacing w:after="0" w:line="240" w:lineRule="auto"/>
        <w:rPr>
          <w:rFonts w:ascii="Cambria" w:hAnsi="Cambria" w:cs="Times New Roman"/>
        </w:rPr>
      </w:pPr>
    </w:p>
    <w:p w14:paraId="69960449" w14:textId="1201AEB6" w:rsidR="00213B8A" w:rsidRPr="00D50575" w:rsidRDefault="00213B8A" w:rsidP="00D50575">
      <w:pPr>
        <w:spacing w:after="0" w:line="240" w:lineRule="auto"/>
        <w:rPr>
          <w:rFonts w:ascii="Cambria" w:hAnsi="Cambria" w:cs="Times New Roman"/>
          <w:b/>
          <w:u w:val="single"/>
        </w:rPr>
      </w:pPr>
      <w:bookmarkStart w:id="6" w:name="_Toc384224710"/>
      <w:r w:rsidRPr="00D50575">
        <w:rPr>
          <w:rFonts w:ascii="Cambria" w:hAnsi="Cambria" w:cs="Times New Roman"/>
          <w:b/>
          <w:u w:val="single"/>
        </w:rPr>
        <w:t xml:space="preserve">Changes To </w:t>
      </w:r>
      <w:r w:rsidR="005831C8" w:rsidRPr="00D50575">
        <w:rPr>
          <w:rFonts w:ascii="Cambria" w:hAnsi="Cambria" w:cs="Times New Roman"/>
          <w:b/>
          <w:u w:val="single"/>
        </w:rPr>
        <w:t>the</w:t>
      </w:r>
      <w:r w:rsidRPr="00D50575">
        <w:rPr>
          <w:rFonts w:ascii="Cambria" w:hAnsi="Cambria" w:cs="Times New Roman"/>
          <w:b/>
          <w:u w:val="single"/>
        </w:rPr>
        <w:t xml:space="preserve"> S</w:t>
      </w:r>
      <w:bookmarkEnd w:id="6"/>
      <w:r w:rsidRPr="00D50575">
        <w:rPr>
          <w:rFonts w:ascii="Cambria" w:hAnsi="Cambria" w:cs="Times New Roman"/>
          <w:b/>
          <w:u w:val="single"/>
        </w:rPr>
        <w:t>tatement of Work:</w:t>
      </w:r>
      <w:r w:rsidRPr="00D50575">
        <w:rPr>
          <w:rFonts w:ascii="Cambria" w:hAnsi="Cambria" w:cs="Times New Roman"/>
          <w:b/>
          <w:u w:val="single"/>
        </w:rPr>
        <w:br/>
      </w:r>
      <w:r w:rsidRPr="00D50575">
        <w:rPr>
          <w:rFonts w:ascii="Cambria" w:hAnsi="Cambria" w:cs="Times New Roman"/>
          <w:b/>
          <w:u w:val="single"/>
        </w:rPr>
        <w:br/>
      </w:r>
      <w:r w:rsidRPr="00D50575">
        <w:rPr>
          <w:rFonts w:ascii="Cambria" w:hAnsi="Cambria"/>
          <w:color w:val="000000"/>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3B2F4554" w14:textId="77777777" w:rsidR="00213B8A" w:rsidRPr="00D50575" w:rsidRDefault="00213B8A" w:rsidP="00D50575">
      <w:pPr>
        <w:autoSpaceDE w:val="0"/>
        <w:autoSpaceDN w:val="0"/>
        <w:adjustRightInd w:val="0"/>
        <w:spacing w:after="0" w:line="240" w:lineRule="auto"/>
        <w:rPr>
          <w:rFonts w:ascii="Cambria" w:hAnsi="Cambria" w:cs="Times New Roman"/>
          <w:u w:val="single"/>
        </w:rPr>
      </w:pPr>
    </w:p>
    <w:p w14:paraId="1F837512" w14:textId="77777777" w:rsidR="00213B8A" w:rsidRPr="00D50575" w:rsidRDefault="00213B8A" w:rsidP="00D50575">
      <w:pPr>
        <w:autoSpaceDE w:val="0"/>
        <w:autoSpaceDN w:val="0"/>
        <w:adjustRightInd w:val="0"/>
        <w:spacing w:after="0" w:line="240" w:lineRule="auto"/>
        <w:rPr>
          <w:rFonts w:ascii="Cambria" w:hAnsi="Cambria" w:cs="Times New Roman"/>
          <w:u w:val="single"/>
        </w:rPr>
      </w:pPr>
      <w:r w:rsidRPr="00D50575">
        <w:rPr>
          <w:rFonts w:ascii="Cambria" w:hAnsi="Cambria" w:cs="Times New Roman"/>
          <w:u w:val="single"/>
        </w:rPr>
        <w:t>VA INFORMATION AND INFORMATION SYSTEM SECURITY/PRIVACY LANGUAGE</w:t>
      </w:r>
    </w:p>
    <w:p w14:paraId="112EE6F1" w14:textId="77777777" w:rsidR="00213B8A" w:rsidRPr="00D50575" w:rsidRDefault="00213B8A" w:rsidP="00D50575">
      <w:pPr>
        <w:autoSpaceDE w:val="0"/>
        <w:autoSpaceDN w:val="0"/>
        <w:adjustRightInd w:val="0"/>
        <w:spacing w:after="0" w:line="240" w:lineRule="auto"/>
        <w:rPr>
          <w:rFonts w:ascii="Cambria" w:hAnsi="Cambria" w:cs="Times New Roman"/>
        </w:rPr>
      </w:pPr>
    </w:p>
    <w:p w14:paraId="4F5E7641" w14:textId="77777777" w:rsidR="00213B8A" w:rsidRPr="00D50575" w:rsidRDefault="00213B8A" w:rsidP="00D50575">
      <w:pPr>
        <w:numPr>
          <w:ilvl w:val="0"/>
          <w:numId w:val="5"/>
        </w:numPr>
        <w:autoSpaceDE w:val="0"/>
        <w:autoSpaceDN w:val="0"/>
        <w:adjustRightInd w:val="0"/>
        <w:spacing w:after="0" w:line="240" w:lineRule="auto"/>
        <w:rPr>
          <w:rFonts w:ascii="Cambria" w:hAnsi="Cambria" w:cs="Times New Roman"/>
        </w:rPr>
      </w:pPr>
      <w:r w:rsidRPr="00D50575">
        <w:rPr>
          <w:rFonts w:ascii="Cambria" w:hAnsi="Cambria" w:cs="Times New Roman"/>
        </w:rPr>
        <w:t>Contractors, contractor personnel, subcontractors, and subcontractor personnel shall be subject to the same Federal laws, regulations, standards, and VA Directives and Handbooks as VA and VA personnel regarding information and information system security.</w:t>
      </w:r>
    </w:p>
    <w:p w14:paraId="75EB791F" w14:textId="77777777" w:rsidR="00213B8A" w:rsidRPr="00D50575" w:rsidRDefault="00213B8A" w:rsidP="00D50575">
      <w:pPr>
        <w:autoSpaceDE w:val="0"/>
        <w:autoSpaceDN w:val="0"/>
        <w:adjustRightInd w:val="0"/>
        <w:spacing w:after="0" w:line="240" w:lineRule="auto"/>
        <w:ind w:left="720"/>
        <w:rPr>
          <w:rFonts w:ascii="Cambria" w:hAnsi="Cambria" w:cs="Times New Roman"/>
        </w:rPr>
      </w:pPr>
    </w:p>
    <w:p w14:paraId="65928E79" w14:textId="77777777" w:rsidR="00213B8A" w:rsidRPr="00D50575" w:rsidRDefault="00213B8A" w:rsidP="00D50575">
      <w:pPr>
        <w:numPr>
          <w:ilvl w:val="0"/>
          <w:numId w:val="5"/>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4270ADAB" w14:textId="77777777" w:rsidR="00213B8A" w:rsidRPr="00D50575" w:rsidRDefault="00213B8A" w:rsidP="00D50575">
      <w:pPr>
        <w:autoSpaceDE w:val="0"/>
        <w:autoSpaceDN w:val="0"/>
        <w:adjustRightInd w:val="0"/>
        <w:spacing w:after="0" w:line="240" w:lineRule="auto"/>
        <w:rPr>
          <w:rFonts w:ascii="Cambria" w:hAnsi="Cambria" w:cs="Times New Roman"/>
        </w:rPr>
      </w:pPr>
    </w:p>
    <w:p w14:paraId="77C360AB" w14:textId="77777777" w:rsidR="00213B8A" w:rsidRPr="00D50575" w:rsidRDefault="00213B8A" w:rsidP="00D50575">
      <w:pPr>
        <w:numPr>
          <w:ilvl w:val="0"/>
          <w:numId w:val="5"/>
        </w:numPr>
        <w:autoSpaceDE w:val="0"/>
        <w:autoSpaceDN w:val="0"/>
        <w:adjustRightInd w:val="0"/>
        <w:spacing w:after="0" w:line="240" w:lineRule="auto"/>
        <w:rPr>
          <w:rFonts w:ascii="Cambria" w:hAnsi="Cambria" w:cs="Times New Roman"/>
        </w:rPr>
      </w:pPr>
      <w:r w:rsidRPr="00D50575">
        <w:rPr>
          <w:rFonts w:ascii="Cambria" w:hAnsi="Cambria" w:cs="Times New Roman"/>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1D608160" w14:textId="77777777" w:rsidR="00213B8A" w:rsidRPr="00D50575" w:rsidRDefault="00213B8A" w:rsidP="00D50575">
      <w:pPr>
        <w:autoSpaceDE w:val="0"/>
        <w:autoSpaceDN w:val="0"/>
        <w:adjustRightInd w:val="0"/>
        <w:spacing w:after="0" w:line="240" w:lineRule="auto"/>
        <w:rPr>
          <w:rFonts w:ascii="Cambria" w:hAnsi="Cambria" w:cs="Times New Roman"/>
        </w:rPr>
      </w:pPr>
    </w:p>
    <w:p w14:paraId="1A500017" w14:textId="77777777" w:rsidR="00213B8A" w:rsidRPr="00D50575" w:rsidRDefault="00213B8A" w:rsidP="00D50575">
      <w:pPr>
        <w:numPr>
          <w:ilvl w:val="0"/>
          <w:numId w:val="5"/>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 </w:t>
      </w:r>
    </w:p>
    <w:p w14:paraId="0A203F63" w14:textId="77777777" w:rsidR="00213B8A" w:rsidRPr="00D50575" w:rsidRDefault="00213B8A" w:rsidP="00D50575">
      <w:pPr>
        <w:autoSpaceDE w:val="0"/>
        <w:autoSpaceDN w:val="0"/>
        <w:adjustRightInd w:val="0"/>
        <w:spacing w:after="0" w:line="240" w:lineRule="auto"/>
        <w:rPr>
          <w:rFonts w:ascii="Cambria" w:hAnsi="Cambria" w:cs="Times New Roman"/>
        </w:rPr>
      </w:pPr>
    </w:p>
    <w:p w14:paraId="122C61F4" w14:textId="77777777" w:rsidR="00213B8A" w:rsidRPr="00D50575" w:rsidRDefault="00213B8A" w:rsidP="00D50575">
      <w:pPr>
        <w:autoSpaceDE w:val="0"/>
        <w:autoSpaceDN w:val="0"/>
        <w:adjustRightInd w:val="0"/>
        <w:spacing w:after="0" w:line="240" w:lineRule="auto"/>
        <w:rPr>
          <w:rFonts w:ascii="Cambria" w:hAnsi="Cambria" w:cs="Times New Roman"/>
          <w:u w:val="single"/>
        </w:rPr>
      </w:pPr>
      <w:r w:rsidRPr="00D50575">
        <w:rPr>
          <w:rFonts w:ascii="Cambria" w:hAnsi="Cambria" w:cs="Times New Roman"/>
          <w:u w:val="single"/>
        </w:rPr>
        <w:t>SECURITY INCIDENT INVESTIGATION:</w:t>
      </w:r>
    </w:p>
    <w:p w14:paraId="4BB68ED4" w14:textId="77777777" w:rsidR="00213B8A" w:rsidRPr="00D50575" w:rsidRDefault="00213B8A" w:rsidP="00D50575">
      <w:pPr>
        <w:autoSpaceDE w:val="0"/>
        <w:autoSpaceDN w:val="0"/>
        <w:adjustRightInd w:val="0"/>
        <w:spacing w:after="0" w:line="240" w:lineRule="auto"/>
        <w:rPr>
          <w:rFonts w:ascii="Cambria" w:hAnsi="Cambria" w:cs="Times New Roman"/>
        </w:rPr>
      </w:pPr>
    </w:p>
    <w:p w14:paraId="359235E8" w14:textId="77777777" w:rsidR="00213B8A" w:rsidRPr="00D50575" w:rsidRDefault="00213B8A" w:rsidP="00D50575">
      <w:pPr>
        <w:numPr>
          <w:ilvl w:val="0"/>
          <w:numId w:val="7"/>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w:t>
      </w:r>
      <w:r w:rsidRPr="00D50575">
        <w:rPr>
          <w:rFonts w:ascii="Cambria" w:hAnsi="Cambria" w:cs="Times New Roman"/>
        </w:rPr>
        <w:lastRenderedPageBreak/>
        <w:t>of any known or suspected security/privacy incidents, or any unauthorized disclosure of sensitive information, including that contained in system(s) to which the contractor/subcontractor has access.</w:t>
      </w:r>
    </w:p>
    <w:p w14:paraId="452AC56B" w14:textId="77777777" w:rsidR="00213B8A" w:rsidRPr="00D50575" w:rsidRDefault="00213B8A" w:rsidP="00D50575">
      <w:pPr>
        <w:autoSpaceDE w:val="0"/>
        <w:autoSpaceDN w:val="0"/>
        <w:adjustRightInd w:val="0"/>
        <w:spacing w:after="0" w:line="240" w:lineRule="auto"/>
        <w:rPr>
          <w:rFonts w:ascii="Cambria" w:hAnsi="Cambria" w:cs="Times New Roman"/>
        </w:rPr>
      </w:pPr>
    </w:p>
    <w:p w14:paraId="14E4864C" w14:textId="77777777" w:rsidR="00213B8A" w:rsidRPr="00D50575" w:rsidRDefault="00213B8A" w:rsidP="00D50575">
      <w:pPr>
        <w:numPr>
          <w:ilvl w:val="0"/>
          <w:numId w:val="7"/>
        </w:numPr>
        <w:autoSpaceDE w:val="0"/>
        <w:autoSpaceDN w:val="0"/>
        <w:adjustRightInd w:val="0"/>
        <w:spacing w:after="0" w:line="240" w:lineRule="auto"/>
        <w:rPr>
          <w:rFonts w:ascii="Cambria" w:hAnsi="Cambria" w:cs="Times New Roman"/>
        </w:rPr>
      </w:pPr>
      <w:r w:rsidRPr="00D50575">
        <w:rPr>
          <w:rFonts w:ascii="Cambria" w:hAnsi="Cambria" w:cs="Times New Roman"/>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E00BEB8" w14:textId="77777777" w:rsidR="00213B8A" w:rsidRPr="00D50575" w:rsidRDefault="00213B8A" w:rsidP="00D50575">
      <w:pPr>
        <w:spacing w:after="0" w:line="240" w:lineRule="auto"/>
        <w:ind w:left="720"/>
        <w:rPr>
          <w:rFonts w:ascii="Cambria" w:hAnsi="Cambria" w:cs="Times New Roman"/>
        </w:rPr>
      </w:pPr>
    </w:p>
    <w:p w14:paraId="1DA159A9" w14:textId="77777777" w:rsidR="00213B8A" w:rsidRPr="00D50575" w:rsidRDefault="00213B8A" w:rsidP="00D50575">
      <w:pPr>
        <w:numPr>
          <w:ilvl w:val="0"/>
          <w:numId w:val="7"/>
        </w:numPr>
        <w:autoSpaceDE w:val="0"/>
        <w:autoSpaceDN w:val="0"/>
        <w:adjustRightInd w:val="0"/>
        <w:spacing w:after="0" w:line="240" w:lineRule="auto"/>
        <w:rPr>
          <w:rFonts w:ascii="Cambria" w:hAnsi="Cambria" w:cs="Times New Roman"/>
        </w:rPr>
      </w:pPr>
      <w:r w:rsidRPr="00D50575">
        <w:rPr>
          <w:rFonts w:ascii="Cambria" w:hAnsi="Cambria" w:cs="Times New Roman"/>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51F96071" w14:textId="77777777" w:rsidR="00213B8A" w:rsidRPr="00D50575" w:rsidRDefault="00213B8A" w:rsidP="00D50575">
      <w:pPr>
        <w:spacing w:after="0" w:line="240" w:lineRule="auto"/>
        <w:ind w:left="720"/>
        <w:rPr>
          <w:rFonts w:ascii="Cambria" w:hAnsi="Cambria" w:cs="Times New Roman"/>
        </w:rPr>
      </w:pPr>
    </w:p>
    <w:p w14:paraId="66F5A3CB" w14:textId="77777777" w:rsidR="00213B8A" w:rsidRPr="00D50575" w:rsidRDefault="00213B8A" w:rsidP="00D50575">
      <w:pPr>
        <w:numPr>
          <w:ilvl w:val="0"/>
          <w:numId w:val="7"/>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78998D4A" w14:textId="77777777" w:rsidR="00213B8A" w:rsidRPr="00D50575" w:rsidRDefault="00213B8A" w:rsidP="00D50575">
      <w:pPr>
        <w:autoSpaceDE w:val="0"/>
        <w:autoSpaceDN w:val="0"/>
        <w:adjustRightInd w:val="0"/>
        <w:spacing w:after="0" w:line="240" w:lineRule="auto"/>
        <w:rPr>
          <w:rFonts w:ascii="Cambria" w:hAnsi="Cambria" w:cs="Times New Roman"/>
        </w:rPr>
      </w:pPr>
    </w:p>
    <w:p w14:paraId="35CE5B53" w14:textId="77777777" w:rsidR="00213B8A" w:rsidRPr="00D50575" w:rsidRDefault="00213B8A" w:rsidP="00D50575">
      <w:pPr>
        <w:autoSpaceDE w:val="0"/>
        <w:autoSpaceDN w:val="0"/>
        <w:adjustRightInd w:val="0"/>
        <w:spacing w:after="0" w:line="240" w:lineRule="auto"/>
        <w:rPr>
          <w:rFonts w:ascii="Cambria" w:hAnsi="Cambria" w:cs="Times New Roman"/>
          <w:u w:val="single"/>
        </w:rPr>
      </w:pPr>
      <w:r w:rsidRPr="00D50575">
        <w:rPr>
          <w:rFonts w:ascii="Cambria" w:hAnsi="Cambria" w:cs="Times New Roman"/>
          <w:u w:val="single"/>
        </w:rPr>
        <w:t>LIQUIDATED DAMAGES FOR DATA BREACH:</w:t>
      </w:r>
    </w:p>
    <w:p w14:paraId="48925A57" w14:textId="77777777" w:rsidR="00213B8A" w:rsidRPr="00D50575" w:rsidRDefault="00213B8A" w:rsidP="00D50575">
      <w:pPr>
        <w:autoSpaceDE w:val="0"/>
        <w:autoSpaceDN w:val="0"/>
        <w:adjustRightInd w:val="0"/>
        <w:spacing w:after="0" w:line="240" w:lineRule="auto"/>
        <w:rPr>
          <w:rFonts w:ascii="Cambria" w:hAnsi="Cambria" w:cs="Times New Roman"/>
        </w:rPr>
      </w:pPr>
    </w:p>
    <w:p w14:paraId="31A0979E" w14:textId="77777777" w:rsidR="00213B8A" w:rsidRPr="00D50575" w:rsidRDefault="00213B8A" w:rsidP="00D50575">
      <w:pPr>
        <w:numPr>
          <w:ilvl w:val="0"/>
          <w:numId w:val="8"/>
        </w:numPr>
        <w:autoSpaceDE w:val="0"/>
        <w:autoSpaceDN w:val="0"/>
        <w:adjustRightInd w:val="0"/>
        <w:spacing w:after="0" w:line="240" w:lineRule="auto"/>
        <w:rPr>
          <w:rFonts w:ascii="Cambria" w:hAnsi="Cambria" w:cs="Times New Roman"/>
        </w:rPr>
      </w:pPr>
      <w:r w:rsidRPr="00D50575">
        <w:rPr>
          <w:rFonts w:ascii="Cambria" w:hAnsi="Cambria" w:cs="Times New Roman"/>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78E56455" w14:textId="77777777" w:rsidR="00213B8A" w:rsidRPr="00D50575" w:rsidRDefault="00213B8A" w:rsidP="00D50575">
      <w:pPr>
        <w:autoSpaceDE w:val="0"/>
        <w:autoSpaceDN w:val="0"/>
        <w:adjustRightInd w:val="0"/>
        <w:spacing w:after="0" w:line="240" w:lineRule="auto"/>
        <w:rPr>
          <w:rFonts w:ascii="Cambria" w:hAnsi="Cambria" w:cs="Times New Roman"/>
        </w:rPr>
      </w:pPr>
    </w:p>
    <w:p w14:paraId="13470C37" w14:textId="77777777" w:rsidR="00213B8A" w:rsidRPr="00D50575" w:rsidRDefault="00213B8A" w:rsidP="00D50575">
      <w:pPr>
        <w:numPr>
          <w:ilvl w:val="0"/>
          <w:numId w:val="8"/>
        </w:numPr>
        <w:autoSpaceDE w:val="0"/>
        <w:autoSpaceDN w:val="0"/>
        <w:adjustRightInd w:val="0"/>
        <w:spacing w:after="0" w:line="240" w:lineRule="auto"/>
        <w:rPr>
          <w:rFonts w:ascii="Cambria" w:hAnsi="Cambria" w:cs="Times New Roman"/>
        </w:rPr>
      </w:pPr>
      <w:r w:rsidRPr="00D50575">
        <w:rPr>
          <w:rFonts w:ascii="Cambria" w:hAnsi="Cambria" w:cs="Times New Roman"/>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27AC4CDC" w14:textId="77777777" w:rsidR="00213B8A" w:rsidRPr="00D50575" w:rsidRDefault="00213B8A" w:rsidP="00D50575">
      <w:pPr>
        <w:autoSpaceDE w:val="0"/>
        <w:autoSpaceDN w:val="0"/>
        <w:adjustRightInd w:val="0"/>
        <w:spacing w:after="0" w:line="240" w:lineRule="auto"/>
        <w:rPr>
          <w:rFonts w:ascii="Cambria" w:hAnsi="Cambria" w:cs="Times New Roman"/>
        </w:rPr>
      </w:pPr>
    </w:p>
    <w:p w14:paraId="180D5437" w14:textId="77777777" w:rsidR="00213B8A" w:rsidRPr="00D50575" w:rsidRDefault="00213B8A" w:rsidP="00D50575">
      <w:pPr>
        <w:autoSpaceDE w:val="0"/>
        <w:autoSpaceDN w:val="0"/>
        <w:adjustRightInd w:val="0"/>
        <w:spacing w:after="0" w:line="240" w:lineRule="auto"/>
        <w:rPr>
          <w:rFonts w:ascii="Cambria" w:hAnsi="Cambria" w:cs="Times New Roman"/>
          <w:u w:val="single"/>
        </w:rPr>
      </w:pPr>
      <w:r w:rsidRPr="00D50575">
        <w:rPr>
          <w:rFonts w:ascii="Cambria" w:hAnsi="Cambria" w:cs="Times New Roman"/>
          <w:u w:val="single"/>
        </w:rPr>
        <w:t>SECURITY CONTROLS COMPLIANCE TESTING:</w:t>
      </w:r>
    </w:p>
    <w:p w14:paraId="52646F9C" w14:textId="77777777" w:rsidR="00213B8A" w:rsidRPr="00D50575" w:rsidRDefault="00213B8A" w:rsidP="00D50575">
      <w:pPr>
        <w:autoSpaceDE w:val="0"/>
        <w:autoSpaceDN w:val="0"/>
        <w:adjustRightInd w:val="0"/>
        <w:spacing w:after="0" w:line="240" w:lineRule="auto"/>
        <w:rPr>
          <w:rFonts w:ascii="Cambria" w:hAnsi="Cambria" w:cs="Times New Roman"/>
        </w:rPr>
      </w:pPr>
    </w:p>
    <w:p w14:paraId="721AA543" w14:textId="77777777" w:rsidR="00213B8A" w:rsidRPr="00D50575" w:rsidRDefault="00213B8A" w:rsidP="00D50575">
      <w:pPr>
        <w:autoSpaceDE w:val="0"/>
        <w:autoSpaceDN w:val="0"/>
        <w:adjustRightInd w:val="0"/>
        <w:spacing w:after="0" w:line="240" w:lineRule="auto"/>
        <w:rPr>
          <w:rFonts w:ascii="Cambria" w:hAnsi="Cambria" w:cs="Times New Roman"/>
        </w:rPr>
      </w:pPr>
      <w:r w:rsidRPr="00D50575">
        <w:rPr>
          <w:rFonts w:ascii="Cambria" w:hAnsi="Cambria" w:cs="Times New Roman"/>
        </w:rPr>
        <w:t xml:space="preserve">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w:t>
      </w:r>
      <w:r w:rsidRPr="00D50575">
        <w:rPr>
          <w:rFonts w:ascii="Cambria" w:hAnsi="Cambria" w:cs="Times New Roman"/>
        </w:rPr>
        <w:lastRenderedPageBreak/>
        <w:t xml:space="preserve">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0342E345" w14:textId="77777777" w:rsidR="00213B8A" w:rsidRPr="00D50575" w:rsidRDefault="00213B8A" w:rsidP="00D50575">
      <w:pPr>
        <w:autoSpaceDE w:val="0"/>
        <w:autoSpaceDN w:val="0"/>
        <w:adjustRightInd w:val="0"/>
        <w:spacing w:after="0" w:line="240" w:lineRule="auto"/>
        <w:rPr>
          <w:rFonts w:ascii="Cambria" w:hAnsi="Cambria" w:cs="Times New Roman"/>
        </w:rPr>
      </w:pPr>
    </w:p>
    <w:p w14:paraId="38157F25" w14:textId="77777777" w:rsidR="00213B8A" w:rsidRPr="00D50575" w:rsidRDefault="00213B8A" w:rsidP="00D50575">
      <w:pPr>
        <w:autoSpaceDE w:val="0"/>
        <w:autoSpaceDN w:val="0"/>
        <w:adjustRightInd w:val="0"/>
        <w:spacing w:after="0" w:line="240" w:lineRule="auto"/>
        <w:rPr>
          <w:rFonts w:ascii="Cambria" w:hAnsi="Cambria" w:cs="Times New Roman"/>
          <w:u w:val="single"/>
        </w:rPr>
      </w:pPr>
      <w:r w:rsidRPr="00D50575">
        <w:rPr>
          <w:rFonts w:ascii="Cambria" w:hAnsi="Cambria" w:cs="Times New Roman"/>
          <w:u w:val="single"/>
        </w:rPr>
        <w:t>TRAINING:</w:t>
      </w:r>
    </w:p>
    <w:p w14:paraId="2BBB874F" w14:textId="77777777" w:rsidR="00213B8A" w:rsidRPr="00D50575" w:rsidRDefault="00213B8A" w:rsidP="00D50575">
      <w:pPr>
        <w:autoSpaceDE w:val="0"/>
        <w:autoSpaceDN w:val="0"/>
        <w:adjustRightInd w:val="0"/>
        <w:spacing w:after="0" w:line="240" w:lineRule="auto"/>
        <w:rPr>
          <w:rFonts w:ascii="Cambria" w:hAnsi="Cambria" w:cs="Times New Roman"/>
        </w:rPr>
      </w:pPr>
    </w:p>
    <w:p w14:paraId="5442BC83" w14:textId="77777777" w:rsidR="00213B8A" w:rsidRPr="00D50575" w:rsidRDefault="00213B8A" w:rsidP="00D50575">
      <w:pPr>
        <w:numPr>
          <w:ilvl w:val="0"/>
          <w:numId w:val="9"/>
        </w:numPr>
        <w:autoSpaceDE w:val="0"/>
        <w:autoSpaceDN w:val="0"/>
        <w:adjustRightInd w:val="0"/>
        <w:spacing w:after="0" w:line="240" w:lineRule="auto"/>
        <w:rPr>
          <w:rFonts w:ascii="Cambria" w:hAnsi="Cambria" w:cs="Times New Roman"/>
        </w:rPr>
      </w:pPr>
      <w:r w:rsidRPr="00D50575">
        <w:rPr>
          <w:rFonts w:ascii="Cambria" w:hAnsi="Cambria" w:cs="Times New Roman"/>
        </w:rPr>
        <w:t>All contractor employees and subcontractor employees requiring access to VA information and VA information systems shall complete VA Privacy and Information Security Awareness and Rules of Behavior Training.</w:t>
      </w:r>
    </w:p>
    <w:p w14:paraId="1F46CD20" w14:textId="77777777" w:rsidR="00213B8A" w:rsidRPr="00D50575" w:rsidRDefault="00213B8A" w:rsidP="00D50575">
      <w:pPr>
        <w:numPr>
          <w:ilvl w:val="0"/>
          <w:numId w:val="10"/>
        </w:numPr>
        <w:autoSpaceDE w:val="0"/>
        <w:autoSpaceDN w:val="0"/>
        <w:adjustRightInd w:val="0"/>
        <w:spacing w:after="0" w:line="240" w:lineRule="auto"/>
        <w:rPr>
          <w:rFonts w:ascii="Cambria" w:hAnsi="Cambria" w:cs="Times New Roman"/>
        </w:rPr>
      </w:pPr>
      <w:r w:rsidRPr="00D50575">
        <w:rPr>
          <w:rFonts w:ascii="Cambria" w:hAnsi="Cambria" w:cs="Times New Roman"/>
        </w:rPr>
        <w:t xml:space="preserve">Sign and acknowledge (either manually or electronically) understanding of and responsibilities for compliance with the Rules of Behavior. </w:t>
      </w:r>
    </w:p>
    <w:p w14:paraId="7A380ECD" w14:textId="77777777" w:rsidR="00213B8A" w:rsidRPr="00D50575" w:rsidRDefault="00213B8A" w:rsidP="00D50575">
      <w:pPr>
        <w:autoSpaceDE w:val="0"/>
        <w:autoSpaceDN w:val="0"/>
        <w:adjustRightInd w:val="0"/>
        <w:spacing w:after="0" w:line="240" w:lineRule="auto"/>
        <w:ind w:left="1440"/>
        <w:rPr>
          <w:rFonts w:ascii="Cambria" w:hAnsi="Cambria" w:cs="Times New Roman"/>
        </w:rPr>
      </w:pPr>
    </w:p>
    <w:p w14:paraId="539CC7EE" w14:textId="77777777" w:rsidR="00213B8A" w:rsidRPr="00D50575" w:rsidRDefault="00213B8A" w:rsidP="00D50575">
      <w:pPr>
        <w:numPr>
          <w:ilvl w:val="0"/>
          <w:numId w:val="9"/>
        </w:numPr>
        <w:autoSpaceDE w:val="0"/>
        <w:autoSpaceDN w:val="0"/>
        <w:adjustRightInd w:val="0"/>
        <w:spacing w:after="0" w:line="240" w:lineRule="auto"/>
        <w:rPr>
          <w:rFonts w:ascii="Cambria" w:hAnsi="Cambria" w:cs="Times New Roman"/>
        </w:rPr>
      </w:pPr>
      <w:r w:rsidRPr="00D50575">
        <w:rPr>
          <w:rFonts w:ascii="Cambria" w:hAnsi="Cambria" w:cs="Times New Roman"/>
        </w:rPr>
        <w:t>The contractor shall provide to the contracting officer and/or the COR a copy of the training certificates and certification of signing the Rules of Behavior for each applicable employee within 1 week of the initiation of the contract and annually thereafter, as required.</w:t>
      </w:r>
    </w:p>
    <w:p w14:paraId="40AEE03C" w14:textId="77777777" w:rsidR="00213B8A" w:rsidRPr="00D50575" w:rsidRDefault="00213B8A" w:rsidP="00D50575">
      <w:pPr>
        <w:autoSpaceDE w:val="0"/>
        <w:autoSpaceDN w:val="0"/>
        <w:adjustRightInd w:val="0"/>
        <w:spacing w:after="0" w:line="240" w:lineRule="auto"/>
        <w:rPr>
          <w:rFonts w:ascii="Cambria" w:hAnsi="Cambria" w:cs="Times New Roman"/>
        </w:rPr>
      </w:pPr>
    </w:p>
    <w:p w14:paraId="0FDD316C" w14:textId="77777777" w:rsidR="00213B8A" w:rsidRPr="00D50575" w:rsidRDefault="00213B8A" w:rsidP="00D50575">
      <w:pPr>
        <w:numPr>
          <w:ilvl w:val="0"/>
          <w:numId w:val="9"/>
        </w:numPr>
        <w:autoSpaceDE w:val="0"/>
        <w:autoSpaceDN w:val="0"/>
        <w:adjustRightInd w:val="0"/>
        <w:spacing w:after="0" w:line="240" w:lineRule="auto"/>
        <w:rPr>
          <w:rFonts w:ascii="Cambria" w:hAnsi="Cambria" w:cs="Times New Roman"/>
        </w:rPr>
      </w:pPr>
      <w:r w:rsidRPr="00D50575">
        <w:rPr>
          <w:rFonts w:ascii="Cambria" w:hAnsi="Cambria" w:cs="Times New Roman"/>
        </w:rPr>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bookmarkStart w:id="7" w:name="P09_20_SOW_2D_COMP_20_TEST_20_SCHEDULE_2"/>
      <w:bookmarkEnd w:id="7"/>
    </w:p>
    <w:p w14:paraId="33BDA49F" w14:textId="77777777" w:rsidR="00213B8A" w:rsidRPr="00D50575" w:rsidRDefault="00213B8A" w:rsidP="00D50575">
      <w:pPr>
        <w:autoSpaceDE w:val="0"/>
        <w:autoSpaceDN w:val="0"/>
        <w:adjustRightInd w:val="0"/>
        <w:spacing w:after="0" w:line="240" w:lineRule="auto"/>
        <w:rPr>
          <w:rFonts w:ascii="Cambria" w:hAnsi="Cambria" w:cs="Times New Roman"/>
        </w:rPr>
      </w:pPr>
    </w:p>
    <w:p w14:paraId="0D613DEF" w14:textId="77777777" w:rsidR="00213B8A" w:rsidRDefault="00213B8A" w:rsidP="00D50575">
      <w:pPr>
        <w:autoSpaceDE w:val="0"/>
        <w:autoSpaceDN w:val="0"/>
        <w:adjustRightInd w:val="0"/>
        <w:spacing w:after="0" w:line="240" w:lineRule="auto"/>
        <w:rPr>
          <w:rFonts w:ascii="Cambria" w:hAnsi="Cambria" w:cs="Times New Roman"/>
        </w:rPr>
      </w:pPr>
      <w:r w:rsidRPr="00D50575">
        <w:rPr>
          <w:rFonts w:ascii="Cambria" w:hAnsi="Cambria" w:cs="Times New Roman"/>
        </w:rPr>
        <w:t>The Certification and Accreditation (C&amp;A) requirements do not apply and a Security Accreditation Package is not required for this Statement of Work.</w:t>
      </w:r>
    </w:p>
    <w:p w14:paraId="19A5E1A7" w14:textId="77777777" w:rsidR="00CE42BC" w:rsidRDefault="00CE42BC" w:rsidP="00D50575">
      <w:pPr>
        <w:autoSpaceDE w:val="0"/>
        <w:autoSpaceDN w:val="0"/>
        <w:adjustRightInd w:val="0"/>
        <w:spacing w:after="0" w:line="240" w:lineRule="auto"/>
        <w:rPr>
          <w:rFonts w:ascii="Cambria" w:hAnsi="Cambria" w:cs="Times New Roman"/>
        </w:rPr>
      </w:pPr>
    </w:p>
    <w:p w14:paraId="47B0A769"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b/>
          <w:bCs/>
        </w:rPr>
        <w:t>RECORDS MANAGEMENT OBLIGATIONS</w:t>
      </w:r>
    </w:p>
    <w:p w14:paraId="5F1333F2"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A.  </w:t>
      </w:r>
      <w:r w:rsidRPr="00CE42BC">
        <w:rPr>
          <w:rFonts w:asciiTheme="minorHAnsi" w:hAnsiTheme="minorHAnsi" w:cstheme="minorHAnsi"/>
          <w:i/>
          <w:iCs/>
        </w:rPr>
        <w:t>Applicability</w:t>
      </w:r>
    </w:p>
    <w:p w14:paraId="7EBCABB8"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This clause applies to all Contractors whose employees create, work with, or otherwise handle Federal records, as defined in Section B, regardless of the medium in which the record exists.  </w:t>
      </w:r>
    </w:p>
    <w:p w14:paraId="2714A5C2"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B.  </w:t>
      </w:r>
      <w:r w:rsidRPr="00CE42BC">
        <w:rPr>
          <w:rFonts w:asciiTheme="minorHAnsi" w:hAnsiTheme="minorHAnsi" w:cstheme="minorHAnsi"/>
          <w:i/>
          <w:iCs/>
        </w:rPr>
        <w:t>Definitions</w:t>
      </w:r>
    </w:p>
    <w:p w14:paraId="5E27DD50"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3A623E19"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The term Federal record:</w:t>
      </w:r>
    </w:p>
    <w:p w14:paraId="65F51E78" w14:textId="77777777" w:rsidR="00CE42BC" w:rsidRPr="00CE42BC" w:rsidRDefault="00CE42BC" w:rsidP="00CE42BC">
      <w:pPr>
        <w:numPr>
          <w:ilvl w:val="0"/>
          <w:numId w:val="24"/>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includes [Agency] records. </w:t>
      </w:r>
    </w:p>
    <w:p w14:paraId="079ED630" w14:textId="77777777" w:rsidR="00CE42BC" w:rsidRPr="00CE42BC" w:rsidRDefault="00CE42BC" w:rsidP="00CE42BC">
      <w:pPr>
        <w:numPr>
          <w:ilvl w:val="0"/>
          <w:numId w:val="24"/>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does not include personal materials.</w:t>
      </w:r>
    </w:p>
    <w:p w14:paraId="738B94D3" w14:textId="77777777" w:rsidR="00CE42BC" w:rsidRPr="00CE42BC" w:rsidRDefault="00CE42BC" w:rsidP="00CE42BC">
      <w:pPr>
        <w:numPr>
          <w:ilvl w:val="0"/>
          <w:numId w:val="24"/>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applies to records created, received, or maintained by Contractors pursuant to their [Agency] contract.</w:t>
      </w:r>
    </w:p>
    <w:p w14:paraId="4CD954FE" w14:textId="77777777" w:rsidR="00CE42BC" w:rsidRPr="00CE42BC" w:rsidRDefault="00CE42BC" w:rsidP="00CE42BC">
      <w:pPr>
        <w:numPr>
          <w:ilvl w:val="0"/>
          <w:numId w:val="24"/>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may include deliverables and documentation associated with deliverables.</w:t>
      </w:r>
    </w:p>
    <w:p w14:paraId="489E754E"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C.  </w:t>
      </w:r>
      <w:r w:rsidRPr="00CE42BC">
        <w:rPr>
          <w:rFonts w:asciiTheme="minorHAnsi" w:hAnsiTheme="minorHAnsi" w:cstheme="minorHAnsi"/>
          <w:i/>
          <w:iCs/>
        </w:rPr>
        <w:t>Requirements</w:t>
      </w:r>
    </w:p>
    <w:p w14:paraId="020713CC"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 xml:space="preserve">Contractor shall comply with all applicable records management laws and regulations, as well as National Archives and Records Administration (NARA) records policies, including but not limited to the Federal Records Act (44 U.S.C. chs. 21, 29, 31, 33), NARA regulations at 36 CFR Chapter XII </w:t>
      </w:r>
      <w:r w:rsidRPr="00CE42BC">
        <w:rPr>
          <w:rFonts w:asciiTheme="minorHAnsi" w:hAnsiTheme="minorHAnsi" w:cstheme="minorHAnsi"/>
        </w:rPr>
        <w:lastRenderedPageBreak/>
        <w:t>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48F2025"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1D11DA2"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E6AB9CD"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James A. Haley Veterans’ Hospital and Clinics and its contractors are responsible for preventing the alienation or unauthorized destruction of records, including all forms of mutilation. Records may not be removed from the legal custody of James A. Haley Veterans’ Hospital and Clinics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James A. Haley Veterans’ Hospital and Clinics. The agency must report promptly to NARA in accordance with 36 CFR 1230.</w:t>
      </w:r>
    </w:p>
    <w:p w14:paraId="4F66C12B"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James A. Haley Veterans’ Hospital and Clinics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40D6457"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James A. Haley Veterans’ Hospital and Clinics guidance for protecting sensitive, proprietary information, classified, and controlled unclassified information.</w:t>
      </w:r>
    </w:p>
    <w:p w14:paraId="00CF2FA8"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The Contractor shall only use Government IT equipment for purposes specifically tied to or authorized by the contract and in accordance with James A. Haley Veterans’ Hospital and Clinics policy. </w:t>
      </w:r>
    </w:p>
    <w:p w14:paraId="2763EF8A"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The Contractor shall not create or maintain any records containing any non-public James A. Haley Veterans’ Hospital and Clinics information that are not specifically tied to or authorized by the contract. </w:t>
      </w:r>
    </w:p>
    <w:p w14:paraId="3FE93AC1"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lastRenderedPageBreak/>
        <w:t>The Contractor shall not retain, use, sell, or disseminate copies of any deliverable that contains information covered by the Privacy Act of 1974 or that which is generally protected from public disclosure by an exemption to the Freedom of Information Act. </w:t>
      </w:r>
    </w:p>
    <w:p w14:paraId="717FD73D"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James A. Haley Veterans’ Hospital and Clinics owns the rights to all data and records produced as part of this contract. All deliverables under the contract are the property of the U.S. Government for which James A. Haley Veterans’ Hospital and Clinics shall have unlimited rights to use, dispose of, or disclose such data contained therein as it determines to be in the public interest. Any Contractor rights in the data or deliverables must be identified as required by FAR 52.227-11 through FAR 52.227-20.</w:t>
      </w:r>
    </w:p>
    <w:p w14:paraId="50712E81" w14:textId="77777777" w:rsidR="00CE42BC" w:rsidRPr="00CE42BC" w:rsidRDefault="00CE42BC" w:rsidP="00CE42BC">
      <w:pPr>
        <w:numPr>
          <w:ilvl w:val="0"/>
          <w:numId w:val="25"/>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Training.  All Contractor employees assigned to this contract who create, work with, or otherwise handle records are required to take James A. Haley Veterans’ Hospital and Clinics-provided records management training. The Contractor is responsible for confirming training has been completed according to agency policies, including initial training and any annual or refresher training. </w:t>
      </w:r>
    </w:p>
    <w:p w14:paraId="2111E1B5"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[Note: To the extent an agency requires contractors to complete records management training, the agency must provide the training to the contractor.] </w:t>
      </w:r>
    </w:p>
    <w:p w14:paraId="460CA43C" w14:textId="77777777" w:rsidR="00CE42BC" w:rsidRPr="00CE42BC" w:rsidRDefault="00CE42BC" w:rsidP="00CE42BC">
      <w:pPr>
        <w:shd w:val="clear" w:color="auto" w:fill="FFFFFF"/>
        <w:spacing w:after="150" w:line="240" w:lineRule="auto"/>
        <w:rPr>
          <w:rFonts w:asciiTheme="minorHAnsi" w:hAnsiTheme="minorHAnsi" w:cstheme="minorHAnsi"/>
        </w:rPr>
      </w:pPr>
      <w:r w:rsidRPr="00CE42BC">
        <w:rPr>
          <w:rFonts w:asciiTheme="minorHAnsi" w:hAnsiTheme="minorHAnsi" w:cstheme="minorHAnsi"/>
        </w:rPr>
        <w:t>D.  </w:t>
      </w:r>
      <w:r w:rsidRPr="00CE42BC">
        <w:rPr>
          <w:rFonts w:asciiTheme="minorHAnsi" w:hAnsiTheme="minorHAnsi" w:cstheme="minorHAnsi"/>
          <w:i/>
          <w:iCs/>
        </w:rPr>
        <w:t>Flowdown of requirements to subcontractors</w:t>
      </w:r>
    </w:p>
    <w:p w14:paraId="6E057693" w14:textId="77777777" w:rsidR="00CE42BC" w:rsidRPr="00CE42BC" w:rsidRDefault="00CE42BC" w:rsidP="00CE42BC">
      <w:pPr>
        <w:numPr>
          <w:ilvl w:val="0"/>
          <w:numId w:val="26"/>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The Contractor shall incorporate the substance of this clause, its terms and requirements including this paragraph, in all subcontracts under this [contract vehicle], and require written subcontractor acknowledgment of same. </w:t>
      </w:r>
    </w:p>
    <w:p w14:paraId="62A2CB01" w14:textId="77777777" w:rsidR="00CE42BC" w:rsidRPr="00CE42BC" w:rsidRDefault="00CE42BC" w:rsidP="00CE42BC">
      <w:pPr>
        <w:numPr>
          <w:ilvl w:val="0"/>
          <w:numId w:val="26"/>
        </w:numPr>
        <w:shd w:val="clear" w:color="auto" w:fill="FFFFFF"/>
        <w:spacing w:before="100" w:beforeAutospacing="1" w:after="100" w:afterAutospacing="1" w:line="264" w:lineRule="atLeast"/>
        <w:rPr>
          <w:rFonts w:asciiTheme="minorHAnsi" w:hAnsiTheme="minorHAnsi" w:cstheme="minorHAnsi"/>
        </w:rPr>
      </w:pPr>
      <w:r w:rsidRPr="00CE42BC">
        <w:rPr>
          <w:rFonts w:asciiTheme="minorHAnsi" w:hAnsiTheme="minorHAnsi" w:cstheme="minorHAnsi"/>
        </w:rPr>
        <w:t>Violation by a subcontractor of any provision set forth in this clause will be attributed to the Contractor.</w:t>
      </w:r>
    </w:p>
    <w:p w14:paraId="1A52CAE5" w14:textId="77777777" w:rsidR="00CE42BC" w:rsidRPr="00CE42BC" w:rsidRDefault="00CE42BC" w:rsidP="00CE42BC">
      <w:pPr>
        <w:shd w:val="clear" w:color="auto" w:fill="FFFFFF"/>
        <w:spacing w:after="150" w:line="240" w:lineRule="auto"/>
        <w:rPr>
          <w:rFonts w:asciiTheme="minorHAnsi" w:hAnsiTheme="minorHAnsi" w:cstheme="minorHAnsi"/>
          <w:color w:val="555555"/>
        </w:rPr>
      </w:pPr>
      <w:r w:rsidRPr="00CE42BC">
        <w:rPr>
          <w:rFonts w:asciiTheme="minorHAnsi" w:hAnsiTheme="minorHAnsi" w:cstheme="minorHAnsi"/>
          <w:color w:val="555555"/>
        </w:rPr>
        <w:t> </w:t>
      </w:r>
      <w:hyperlink r:id="rId15" w:history="1">
        <w:r w:rsidRPr="00CE42BC">
          <w:rPr>
            <w:rStyle w:val="Hyperlink"/>
            <w:rFonts w:asciiTheme="minorHAnsi" w:hAnsiTheme="minorHAnsi" w:cstheme="minorHAnsi"/>
          </w:rPr>
          <w:t>Records Management Language for Contracts | National Archives</w:t>
        </w:r>
      </w:hyperlink>
    </w:p>
    <w:p w14:paraId="0DFC52BE" w14:textId="77777777" w:rsidR="00CE42BC" w:rsidRPr="00D50575" w:rsidRDefault="00CE42BC" w:rsidP="00D50575">
      <w:pPr>
        <w:autoSpaceDE w:val="0"/>
        <w:autoSpaceDN w:val="0"/>
        <w:adjustRightInd w:val="0"/>
        <w:spacing w:after="0" w:line="240" w:lineRule="auto"/>
        <w:rPr>
          <w:rFonts w:ascii="Cambria" w:hAnsi="Cambria" w:cs="Times New Roman"/>
        </w:rPr>
      </w:pPr>
    </w:p>
    <w:p w14:paraId="6691A8F4" w14:textId="77777777" w:rsidR="00213B8A" w:rsidRPr="00D50575" w:rsidRDefault="00213B8A" w:rsidP="00D50575">
      <w:pPr>
        <w:spacing w:line="240" w:lineRule="auto"/>
        <w:rPr>
          <w:rFonts w:ascii="Cambria" w:hAnsi="Cambria"/>
        </w:rPr>
      </w:pPr>
    </w:p>
    <w:p w14:paraId="7D0B7C24" w14:textId="77777777" w:rsidR="00213B8A" w:rsidRPr="00D50575" w:rsidRDefault="00213B8A" w:rsidP="00D50575">
      <w:pPr>
        <w:spacing w:line="240" w:lineRule="auto"/>
        <w:rPr>
          <w:rFonts w:ascii="Cambria" w:hAnsi="Cambria"/>
        </w:rPr>
      </w:pPr>
    </w:p>
    <w:p w14:paraId="3CA679AC" w14:textId="77777777" w:rsidR="00213B8A" w:rsidRPr="00D50575" w:rsidRDefault="00213B8A" w:rsidP="00D50575">
      <w:pPr>
        <w:spacing w:line="240" w:lineRule="auto"/>
        <w:rPr>
          <w:rFonts w:ascii="Cambria" w:hAnsi="Cambria"/>
        </w:rPr>
      </w:pPr>
    </w:p>
    <w:p w14:paraId="59969A6B" w14:textId="77777777" w:rsidR="00213B8A" w:rsidRPr="00D50575" w:rsidRDefault="00213B8A" w:rsidP="00D50575">
      <w:pPr>
        <w:spacing w:line="240" w:lineRule="auto"/>
        <w:rPr>
          <w:rFonts w:ascii="Cambria" w:hAnsi="Cambria"/>
        </w:rPr>
      </w:pPr>
    </w:p>
    <w:p w14:paraId="01AEDA09" w14:textId="77777777" w:rsidR="00213B8A" w:rsidRPr="00D50575" w:rsidRDefault="00213B8A" w:rsidP="00D50575">
      <w:pPr>
        <w:spacing w:line="240" w:lineRule="auto"/>
        <w:rPr>
          <w:rFonts w:ascii="Cambria" w:hAnsi="Cambria"/>
        </w:rPr>
      </w:pPr>
    </w:p>
    <w:p w14:paraId="2BEF329C" w14:textId="77777777" w:rsidR="00213B8A" w:rsidRPr="00D50575" w:rsidRDefault="00213B8A" w:rsidP="00D50575">
      <w:pPr>
        <w:spacing w:line="240" w:lineRule="auto"/>
        <w:rPr>
          <w:rFonts w:ascii="Cambria" w:hAnsi="Cambria"/>
        </w:rPr>
      </w:pPr>
    </w:p>
    <w:p w14:paraId="12754C04" w14:textId="77777777" w:rsidR="00213B8A" w:rsidRPr="00D50575" w:rsidRDefault="00213B8A" w:rsidP="00D50575">
      <w:pPr>
        <w:spacing w:line="240" w:lineRule="auto"/>
        <w:rPr>
          <w:rFonts w:ascii="Cambria" w:hAnsi="Cambria"/>
        </w:rPr>
      </w:pPr>
    </w:p>
    <w:p w14:paraId="38F1E88E" w14:textId="77777777" w:rsidR="00213B8A" w:rsidRPr="00D50575" w:rsidRDefault="00213B8A" w:rsidP="00D50575">
      <w:pPr>
        <w:spacing w:line="240" w:lineRule="auto"/>
        <w:rPr>
          <w:rFonts w:ascii="Cambria" w:hAnsi="Cambria"/>
        </w:rPr>
      </w:pPr>
    </w:p>
    <w:p w14:paraId="337364C8" w14:textId="77777777" w:rsidR="00213B8A" w:rsidRPr="00D50575" w:rsidRDefault="00213B8A" w:rsidP="00D50575">
      <w:pPr>
        <w:spacing w:line="240" w:lineRule="auto"/>
        <w:rPr>
          <w:rFonts w:ascii="Cambria" w:hAnsi="Cambria"/>
        </w:rPr>
      </w:pPr>
    </w:p>
    <w:p w14:paraId="6CEE1449" w14:textId="77777777" w:rsidR="00213B8A" w:rsidRPr="00D50575" w:rsidRDefault="00213B8A" w:rsidP="00D50575">
      <w:pPr>
        <w:spacing w:line="240" w:lineRule="auto"/>
        <w:rPr>
          <w:rFonts w:ascii="Cambria" w:hAnsi="Cambria"/>
        </w:rPr>
      </w:pPr>
    </w:p>
    <w:sectPr w:rsidR="00213B8A" w:rsidRPr="00D50575" w:rsidSect="00536534">
      <w:footerReference w:type="default" r:id="rId16"/>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2C8F" w14:textId="77777777" w:rsidR="000C1816" w:rsidRDefault="000C1816" w:rsidP="009C77E8">
      <w:pPr>
        <w:spacing w:after="0" w:line="240" w:lineRule="auto"/>
      </w:pPr>
      <w:r>
        <w:separator/>
      </w:r>
    </w:p>
  </w:endnote>
  <w:endnote w:type="continuationSeparator" w:id="0">
    <w:p w14:paraId="0B838C2D" w14:textId="77777777" w:rsidR="000C1816" w:rsidRDefault="000C1816" w:rsidP="009C7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1E16" w14:textId="77777777" w:rsidR="008D2BC7" w:rsidRDefault="008D2BC7">
    <w:pPr>
      <w:pStyle w:val="Footer"/>
      <w:jc w:val="center"/>
    </w:pPr>
    <w:r>
      <w:fldChar w:fldCharType="begin"/>
    </w:r>
    <w:r>
      <w:instrText xml:space="preserve"> PAGE   \* MERGEFORMAT </w:instrText>
    </w:r>
    <w:r>
      <w:fldChar w:fldCharType="separate"/>
    </w:r>
    <w:r w:rsidR="009F292A">
      <w:rPr>
        <w:noProof/>
      </w:rPr>
      <w:t>4</w:t>
    </w:r>
    <w:r>
      <w:rPr>
        <w:noProof/>
      </w:rPr>
      <w:fldChar w:fldCharType="end"/>
    </w:r>
  </w:p>
  <w:p w14:paraId="1FE30B3C" w14:textId="77777777" w:rsidR="008D2BC7" w:rsidRDefault="008D2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787E" w14:textId="77777777" w:rsidR="000C1816" w:rsidRDefault="000C1816" w:rsidP="009C77E8">
      <w:pPr>
        <w:spacing w:after="0" w:line="240" w:lineRule="auto"/>
      </w:pPr>
      <w:r>
        <w:separator/>
      </w:r>
    </w:p>
  </w:footnote>
  <w:footnote w:type="continuationSeparator" w:id="0">
    <w:p w14:paraId="289E3B50" w14:textId="77777777" w:rsidR="000C1816" w:rsidRDefault="000C1816" w:rsidP="009C7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383"/>
    <w:multiLevelType w:val="hybridMultilevel"/>
    <w:tmpl w:val="120CB2FA"/>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E2C5C"/>
    <w:multiLevelType w:val="hybridMultilevel"/>
    <w:tmpl w:val="BA56EB8C"/>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0AC96E41"/>
    <w:multiLevelType w:val="hybridMultilevel"/>
    <w:tmpl w:val="1DF0D01A"/>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hint="default"/>
      </w:rPr>
    </w:lvl>
    <w:lvl w:ilvl="8" w:tplc="04090005">
      <w:start w:val="1"/>
      <w:numFmt w:val="bullet"/>
      <w:lvlText w:val=""/>
      <w:lvlJc w:val="left"/>
      <w:pPr>
        <w:ind w:left="7470" w:hanging="360"/>
      </w:pPr>
      <w:rPr>
        <w:rFonts w:ascii="Wingdings" w:hAnsi="Wingdings" w:hint="default"/>
      </w:rPr>
    </w:lvl>
  </w:abstractNum>
  <w:abstractNum w:abstractNumId="3" w15:restartNumberingAfterBreak="0">
    <w:nsid w:val="0CAF3AAF"/>
    <w:multiLevelType w:val="hybridMultilevel"/>
    <w:tmpl w:val="04AA4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F86A5B"/>
    <w:multiLevelType w:val="hybridMultilevel"/>
    <w:tmpl w:val="1924D68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11896F6D"/>
    <w:multiLevelType w:val="hybridMultilevel"/>
    <w:tmpl w:val="7E12065A"/>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15:restartNumberingAfterBreak="0">
    <w:nsid w:val="144429F8"/>
    <w:multiLevelType w:val="multilevel"/>
    <w:tmpl w:val="A348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E7AE0"/>
    <w:multiLevelType w:val="hybridMultilevel"/>
    <w:tmpl w:val="16DEC462"/>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15:restartNumberingAfterBreak="0">
    <w:nsid w:val="1E141648"/>
    <w:multiLevelType w:val="hybridMultilevel"/>
    <w:tmpl w:val="FE466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1311ADD"/>
    <w:multiLevelType w:val="multilevel"/>
    <w:tmpl w:val="3AE27EBC"/>
    <w:lvl w:ilvl="0">
      <w:start w:val="1"/>
      <w:numFmt w:val="decimal"/>
      <w:lvlText w:val="%1."/>
      <w:lvlJc w:val="left"/>
      <w:pPr>
        <w:tabs>
          <w:tab w:val="num" w:pos="360"/>
        </w:tabs>
        <w:ind w:left="360" w:hanging="360"/>
      </w:pPr>
      <w:rPr>
        <w:rFonts w:cs="Times New Roman" w:hint="default"/>
        <w:b/>
        <w:bCs/>
        <w:i w:val="0"/>
        <w:iCs w:val="0"/>
        <w:color w:val="auto"/>
      </w:rPr>
    </w:lvl>
    <w:lvl w:ilvl="1">
      <w:start w:val="1"/>
      <w:numFmt w:val="lowerLetter"/>
      <w:lvlText w:val="%2."/>
      <w:lvlJc w:val="left"/>
      <w:pPr>
        <w:tabs>
          <w:tab w:val="num" w:pos="990"/>
        </w:tabs>
        <w:ind w:left="990" w:hanging="360"/>
      </w:pPr>
      <w:rPr>
        <w:rFonts w:cs="Times New Roman"/>
        <w:b w:val="0"/>
        <w:bCs w:val="0"/>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0" w15:restartNumberingAfterBreak="0">
    <w:nsid w:val="25B13D48"/>
    <w:multiLevelType w:val="hybridMultilevel"/>
    <w:tmpl w:val="D7569E0A"/>
    <w:lvl w:ilvl="0" w:tplc="03400734">
      <w:start w:val="1"/>
      <w:numFmt w:val="decimal"/>
      <w:lvlText w:val="%1."/>
      <w:lvlJc w:val="left"/>
      <w:pPr>
        <w:ind w:left="1440" w:hanging="36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11" w15:restartNumberingAfterBreak="0">
    <w:nsid w:val="28F86245"/>
    <w:multiLevelType w:val="multilevel"/>
    <w:tmpl w:val="854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44EA1"/>
    <w:multiLevelType w:val="hybridMultilevel"/>
    <w:tmpl w:val="93E421B8"/>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hint="default"/>
      </w:rPr>
    </w:lvl>
    <w:lvl w:ilvl="8" w:tplc="04090005">
      <w:start w:val="1"/>
      <w:numFmt w:val="bullet"/>
      <w:lvlText w:val=""/>
      <w:lvlJc w:val="left"/>
      <w:pPr>
        <w:ind w:left="7470" w:hanging="360"/>
      </w:pPr>
      <w:rPr>
        <w:rFonts w:ascii="Wingdings" w:hAnsi="Wingdings" w:hint="default"/>
      </w:rPr>
    </w:lvl>
  </w:abstractNum>
  <w:abstractNum w:abstractNumId="13" w15:restartNumberingAfterBreak="0">
    <w:nsid w:val="2F800020"/>
    <w:multiLevelType w:val="hybridMultilevel"/>
    <w:tmpl w:val="78D2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0D160DA"/>
    <w:multiLevelType w:val="hybridMultilevel"/>
    <w:tmpl w:val="C074A7C0"/>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hint="default"/>
      </w:rPr>
    </w:lvl>
    <w:lvl w:ilvl="8" w:tplc="04090005">
      <w:start w:val="1"/>
      <w:numFmt w:val="bullet"/>
      <w:lvlText w:val=""/>
      <w:lvlJc w:val="left"/>
      <w:pPr>
        <w:ind w:left="7470" w:hanging="360"/>
      </w:pPr>
      <w:rPr>
        <w:rFonts w:ascii="Wingdings" w:hAnsi="Wingdings" w:hint="default"/>
      </w:rPr>
    </w:lvl>
  </w:abstractNum>
  <w:abstractNum w:abstractNumId="15" w15:restartNumberingAfterBreak="0">
    <w:nsid w:val="41CF5419"/>
    <w:multiLevelType w:val="hybridMultilevel"/>
    <w:tmpl w:val="F7DA28EC"/>
    <w:lvl w:ilvl="0" w:tplc="6EAE9C04">
      <w:start w:val="1"/>
      <w:numFmt w:val="upperLetter"/>
      <w:lvlText w:val="%1)"/>
      <w:lvlJc w:val="left"/>
      <w:pPr>
        <w:ind w:left="720" w:hanging="360"/>
      </w:pPr>
      <w:rPr>
        <w:rFonts w:cs="Times New Roman" w:hint="default"/>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4F19405E"/>
    <w:multiLevelType w:val="hybridMultilevel"/>
    <w:tmpl w:val="EA204EA4"/>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7" w15:restartNumberingAfterBreak="0">
    <w:nsid w:val="53953C50"/>
    <w:multiLevelType w:val="hybridMultilevel"/>
    <w:tmpl w:val="35126C9E"/>
    <w:lvl w:ilvl="0" w:tplc="0409000F">
      <w:start w:val="1"/>
      <w:numFmt w:val="decimal"/>
      <w:lvlText w:val="%1."/>
      <w:lvlJc w:val="left"/>
      <w:pPr>
        <w:ind w:left="1710" w:hanging="360"/>
      </w:pPr>
      <w:rPr>
        <w:rFonts w:cs="Times New Roman"/>
      </w:rPr>
    </w:lvl>
    <w:lvl w:ilvl="1" w:tplc="04090019">
      <w:start w:val="1"/>
      <w:numFmt w:val="lowerLetter"/>
      <w:lvlText w:val="%2."/>
      <w:lvlJc w:val="left"/>
      <w:pPr>
        <w:ind w:left="2430" w:hanging="360"/>
      </w:pPr>
      <w:rPr>
        <w:rFonts w:cs="Times New Roman"/>
      </w:rPr>
    </w:lvl>
    <w:lvl w:ilvl="2" w:tplc="0409001B">
      <w:start w:val="1"/>
      <w:numFmt w:val="lowerRoman"/>
      <w:lvlText w:val="%3."/>
      <w:lvlJc w:val="right"/>
      <w:pPr>
        <w:ind w:left="3150" w:hanging="180"/>
      </w:pPr>
      <w:rPr>
        <w:rFonts w:cs="Times New Roman"/>
      </w:rPr>
    </w:lvl>
    <w:lvl w:ilvl="3" w:tplc="0409000F">
      <w:start w:val="1"/>
      <w:numFmt w:val="decimal"/>
      <w:lvlText w:val="%4."/>
      <w:lvlJc w:val="left"/>
      <w:pPr>
        <w:ind w:left="3870" w:hanging="360"/>
      </w:pPr>
      <w:rPr>
        <w:rFonts w:cs="Times New Roman"/>
      </w:rPr>
    </w:lvl>
    <w:lvl w:ilvl="4" w:tplc="04090019">
      <w:start w:val="1"/>
      <w:numFmt w:val="lowerLetter"/>
      <w:lvlText w:val="%5."/>
      <w:lvlJc w:val="left"/>
      <w:pPr>
        <w:ind w:left="4590" w:hanging="360"/>
      </w:pPr>
      <w:rPr>
        <w:rFonts w:cs="Times New Roman"/>
      </w:rPr>
    </w:lvl>
    <w:lvl w:ilvl="5" w:tplc="0409001B">
      <w:start w:val="1"/>
      <w:numFmt w:val="lowerRoman"/>
      <w:lvlText w:val="%6."/>
      <w:lvlJc w:val="right"/>
      <w:pPr>
        <w:ind w:left="5310" w:hanging="180"/>
      </w:pPr>
      <w:rPr>
        <w:rFonts w:cs="Times New Roman"/>
      </w:rPr>
    </w:lvl>
    <w:lvl w:ilvl="6" w:tplc="0409000F">
      <w:start w:val="1"/>
      <w:numFmt w:val="decimal"/>
      <w:lvlText w:val="%7."/>
      <w:lvlJc w:val="left"/>
      <w:pPr>
        <w:ind w:left="6030" w:hanging="360"/>
      </w:pPr>
      <w:rPr>
        <w:rFonts w:cs="Times New Roman"/>
      </w:rPr>
    </w:lvl>
    <w:lvl w:ilvl="7" w:tplc="04090019">
      <w:start w:val="1"/>
      <w:numFmt w:val="lowerLetter"/>
      <w:lvlText w:val="%8."/>
      <w:lvlJc w:val="left"/>
      <w:pPr>
        <w:ind w:left="6750" w:hanging="360"/>
      </w:pPr>
      <w:rPr>
        <w:rFonts w:cs="Times New Roman"/>
      </w:rPr>
    </w:lvl>
    <w:lvl w:ilvl="8" w:tplc="0409001B">
      <w:start w:val="1"/>
      <w:numFmt w:val="lowerRoman"/>
      <w:lvlText w:val="%9."/>
      <w:lvlJc w:val="right"/>
      <w:pPr>
        <w:ind w:left="7470" w:hanging="180"/>
      </w:pPr>
      <w:rPr>
        <w:rFonts w:cs="Times New Roman"/>
      </w:rPr>
    </w:lvl>
  </w:abstractNum>
  <w:abstractNum w:abstractNumId="18" w15:restartNumberingAfterBreak="0">
    <w:nsid w:val="59FB2D7C"/>
    <w:multiLevelType w:val="hybridMultilevel"/>
    <w:tmpl w:val="1478BDD8"/>
    <w:lvl w:ilvl="0" w:tplc="04090019">
      <w:start w:val="1"/>
      <w:numFmt w:val="lowerLetter"/>
      <w:lvlText w:val="%1."/>
      <w:lvlJc w:val="left"/>
      <w:pPr>
        <w:ind w:left="99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5E890B4E"/>
    <w:multiLevelType w:val="hybridMultilevel"/>
    <w:tmpl w:val="3AE27EBC"/>
    <w:lvl w:ilvl="0" w:tplc="7F44DAB8">
      <w:start w:val="1"/>
      <w:numFmt w:val="decimal"/>
      <w:lvlText w:val="%1."/>
      <w:lvlJc w:val="left"/>
      <w:pPr>
        <w:tabs>
          <w:tab w:val="num" w:pos="360"/>
        </w:tabs>
        <w:ind w:left="360" w:hanging="360"/>
      </w:pPr>
      <w:rPr>
        <w:rFonts w:cs="Times New Roman" w:hint="default"/>
        <w:b/>
        <w:bCs/>
        <w:i w:val="0"/>
        <w:iCs w:val="0"/>
        <w:color w:val="auto"/>
      </w:rPr>
    </w:lvl>
    <w:lvl w:ilvl="1" w:tplc="D14E4650">
      <w:start w:val="1"/>
      <w:numFmt w:val="lowerLetter"/>
      <w:lvlText w:val="%2."/>
      <w:lvlJc w:val="left"/>
      <w:pPr>
        <w:tabs>
          <w:tab w:val="num" w:pos="990"/>
        </w:tabs>
        <w:ind w:left="990" w:hanging="360"/>
      </w:pPr>
      <w:rPr>
        <w:rFonts w:cs="Times New Roman"/>
        <w:b w:val="0"/>
        <w:bCs w:val="0"/>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0" w15:restartNumberingAfterBreak="0">
    <w:nsid w:val="618461AC"/>
    <w:multiLevelType w:val="hybridMultilevel"/>
    <w:tmpl w:val="BCDC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0D3190"/>
    <w:multiLevelType w:val="hybridMultilevel"/>
    <w:tmpl w:val="6930ADF6"/>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66BD228F"/>
    <w:multiLevelType w:val="hybridMultilevel"/>
    <w:tmpl w:val="376477A6"/>
    <w:lvl w:ilvl="0" w:tplc="04090017">
      <w:start w:val="1"/>
      <w:numFmt w:val="lowerLetter"/>
      <w:lvlText w:val="%1)"/>
      <w:lvlJc w:val="left"/>
      <w:pPr>
        <w:ind w:left="720" w:hanging="360"/>
      </w:pPr>
      <w:rPr>
        <w:rFonts w:cs="Times New Roman" w:hint="default"/>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3" w15:restartNumberingAfterBreak="0">
    <w:nsid w:val="699B3DE5"/>
    <w:multiLevelType w:val="multilevel"/>
    <w:tmpl w:val="5B8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A045F8"/>
    <w:multiLevelType w:val="hybridMultilevel"/>
    <w:tmpl w:val="23561718"/>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5" w15:restartNumberingAfterBreak="0">
    <w:nsid w:val="72DB069E"/>
    <w:multiLevelType w:val="hybridMultilevel"/>
    <w:tmpl w:val="4ADEBFC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0480215">
    <w:abstractNumId w:val="13"/>
  </w:num>
  <w:num w:numId="2" w16cid:durableId="905997599">
    <w:abstractNumId w:val="8"/>
  </w:num>
  <w:num w:numId="3" w16cid:durableId="251554251">
    <w:abstractNumId w:val="22"/>
  </w:num>
  <w:num w:numId="4" w16cid:durableId="1806045479">
    <w:abstractNumId w:val="15"/>
  </w:num>
  <w:num w:numId="5" w16cid:durableId="960767516">
    <w:abstractNumId w:val="21"/>
  </w:num>
  <w:num w:numId="6" w16cid:durableId="1164737959">
    <w:abstractNumId w:val="16"/>
  </w:num>
  <w:num w:numId="7" w16cid:durableId="912933012">
    <w:abstractNumId w:val="1"/>
  </w:num>
  <w:num w:numId="8" w16cid:durableId="607389760">
    <w:abstractNumId w:val="5"/>
  </w:num>
  <w:num w:numId="9" w16cid:durableId="1014572531">
    <w:abstractNumId w:val="24"/>
  </w:num>
  <w:num w:numId="10" w16cid:durableId="435370841">
    <w:abstractNumId w:val="10"/>
  </w:num>
  <w:num w:numId="11" w16cid:durableId="210264962">
    <w:abstractNumId w:val="18"/>
  </w:num>
  <w:num w:numId="12" w16cid:durableId="893008921">
    <w:abstractNumId w:val="19"/>
  </w:num>
  <w:num w:numId="13" w16cid:durableId="1038892419">
    <w:abstractNumId w:val="9"/>
  </w:num>
  <w:num w:numId="14" w16cid:durableId="2142141069">
    <w:abstractNumId w:val="12"/>
  </w:num>
  <w:num w:numId="15" w16cid:durableId="1298300239">
    <w:abstractNumId w:val="17"/>
  </w:num>
  <w:num w:numId="16" w16cid:durableId="558328766">
    <w:abstractNumId w:val="14"/>
  </w:num>
  <w:num w:numId="17" w16cid:durableId="901595217">
    <w:abstractNumId w:val="2"/>
  </w:num>
  <w:num w:numId="18" w16cid:durableId="367149175">
    <w:abstractNumId w:val="4"/>
  </w:num>
  <w:num w:numId="19" w16cid:durableId="1357149658">
    <w:abstractNumId w:val="7"/>
  </w:num>
  <w:num w:numId="20" w16cid:durableId="2122189312">
    <w:abstractNumId w:val="3"/>
  </w:num>
  <w:num w:numId="21" w16cid:durableId="1207258483">
    <w:abstractNumId w:val="25"/>
  </w:num>
  <w:num w:numId="22" w16cid:durableId="129173299">
    <w:abstractNumId w:val="0"/>
  </w:num>
  <w:num w:numId="23" w16cid:durableId="1776630696">
    <w:abstractNumId w:val="20"/>
  </w:num>
  <w:num w:numId="24" w16cid:durableId="2040009243">
    <w:abstractNumId w:val="6"/>
  </w:num>
  <w:num w:numId="25" w16cid:durableId="2011251885">
    <w:abstractNumId w:val="11"/>
  </w:num>
  <w:num w:numId="26" w16cid:durableId="9287303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8A"/>
    <w:rsid w:val="00000A01"/>
    <w:rsid w:val="00004213"/>
    <w:rsid w:val="00014D84"/>
    <w:rsid w:val="00020F40"/>
    <w:rsid w:val="0002183C"/>
    <w:rsid w:val="00035DC2"/>
    <w:rsid w:val="000467DD"/>
    <w:rsid w:val="00046E18"/>
    <w:rsid w:val="00060BFB"/>
    <w:rsid w:val="00060D99"/>
    <w:rsid w:val="0006582E"/>
    <w:rsid w:val="00066070"/>
    <w:rsid w:val="00066FA4"/>
    <w:rsid w:val="00071834"/>
    <w:rsid w:val="00075EF9"/>
    <w:rsid w:val="000810DB"/>
    <w:rsid w:val="0008368A"/>
    <w:rsid w:val="00097AB6"/>
    <w:rsid w:val="000A1325"/>
    <w:rsid w:val="000A2B90"/>
    <w:rsid w:val="000A4F60"/>
    <w:rsid w:val="000C1816"/>
    <w:rsid w:val="000D397B"/>
    <w:rsid w:val="000E3E01"/>
    <w:rsid w:val="000F1703"/>
    <w:rsid w:val="000F67E1"/>
    <w:rsid w:val="0012478F"/>
    <w:rsid w:val="001247AE"/>
    <w:rsid w:val="001311D5"/>
    <w:rsid w:val="00134BF0"/>
    <w:rsid w:val="001414E0"/>
    <w:rsid w:val="001416EA"/>
    <w:rsid w:val="00142F92"/>
    <w:rsid w:val="001446CE"/>
    <w:rsid w:val="0014474D"/>
    <w:rsid w:val="00156B13"/>
    <w:rsid w:val="00165BF8"/>
    <w:rsid w:val="00166C37"/>
    <w:rsid w:val="00181410"/>
    <w:rsid w:val="001908EA"/>
    <w:rsid w:val="001A145B"/>
    <w:rsid w:val="001A1E28"/>
    <w:rsid w:val="001B2CB5"/>
    <w:rsid w:val="001B487A"/>
    <w:rsid w:val="001B6C0C"/>
    <w:rsid w:val="001C0068"/>
    <w:rsid w:val="001C02F0"/>
    <w:rsid w:val="001C2BB3"/>
    <w:rsid w:val="001E156C"/>
    <w:rsid w:val="001E3806"/>
    <w:rsid w:val="001F1E1F"/>
    <w:rsid w:val="001F6BD1"/>
    <w:rsid w:val="002072A6"/>
    <w:rsid w:val="0021218A"/>
    <w:rsid w:val="00213B8A"/>
    <w:rsid w:val="00220C74"/>
    <w:rsid w:val="00221709"/>
    <w:rsid w:val="002259BB"/>
    <w:rsid w:val="00225ABF"/>
    <w:rsid w:val="00235685"/>
    <w:rsid w:val="0025433E"/>
    <w:rsid w:val="002617D8"/>
    <w:rsid w:val="002619F7"/>
    <w:rsid w:val="002640A7"/>
    <w:rsid w:val="002671D9"/>
    <w:rsid w:val="002731DD"/>
    <w:rsid w:val="00281262"/>
    <w:rsid w:val="00293C8E"/>
    <w:rsid w:val="002A4995"/>
    <w:rsid w:val="002B12B8"/>
    <w:rsid w:val="002B63AD"/>
    <w:rsid w:val="002B7548"/>
    <w:rsid w:val="002C2204"/>
    <w:rsid w:val="002C538B"/>
    <w:rsid w:val="002D0FCA"/>
    <w:rsid w:val="002D311E"/>
    <w:rsid w:val="002D6FDE"/>
    <w:rsid w:val="002F0D45"/>
    <w:rsid w:val="00312D85"/>
    <w:rsid w:val="00313F2F"/>
    <w:rsid w:val="00315EA4"/>
    <w:rsid w:val="00337D98"/>
    <w:rsid w:val="003607EB"/>
    <w:rsid w:val="00362F55"/>
    <w:rsid w:val="003636B1"/>
    <w:rsid w:val="00376038"/>
    <w:rsid w:val="00385698"/>
    <w:rsid w:val="003A721E"/>
    <w:rsid w:val="003C05D1"/>
    <w:rsid w:val="003D58ED"/>
    <w:rsid w:val="003D5F5E"/>
    <w:rsid w:val="003E4440"/>
    <w:rsid w:val="003E7EB2"/>
    <w:rsid w:val="003F2BA0"/>
    <w:rsid w:val="00404D30"/>
    <w:rsid w:val="00412E82"/>
    <w:rsid w:val="00415F1E"/>
    <w:rsid w:val="00424207"/>
    <w:rsid w:val="0043542D"/>
    <w:rsid w:val="00435AFE"/>
    <w:rsid w:val="00441303"/>
    <w:rsid w:val="00445B9A"/>
    <w:rsid w:val="00447267"/>
    <w:rsid w:val="004518BD"/>
    <w:rsid w:val="00451AE2"/>
    <w:rsid w:val="00461D7A"/>
    <w:rsid w:val="004630C2"/>
    <w:rsid w:val="00472932"/>
    <w:rsid w:val="004764AE"/>
    <w:rsid w:val="00477A66"/>
    <w:rsid w:val="00477B2F"/>
    <w:rsid w:val="00483018"/>
    <w:rsid w:val="00487888"/>
    <w:rsid w:val="00491F28"/>
    <w:rsid w:val="00495418"/>
    <w:rsid w:val="004A0272"/>
    <w:rsid w:val="004B66F5"/>
    <w:rsid w:val="004B76F7"/>
    <w:rsid w:val="004B7AE5"/>
    <w:rsid w:val="004C1EE2"/>
    <w:rsid w:val="004E0119"/>
    <w:rsid w:val="0050663B"/>
    <w:rsid w:val="00507AAB"/>
    <w:rsid w:val="00522334"/>
    <w:rsid w:val="005279B1"/>
    <w:rsid w:val="00532971"/>
    <w:rsid w:val="00536534"/>
    <w:rsid w:val="00540C24"/>
    <w:rsid w:val="00540F11"/>
    <w:rsid w:val="00547BB3"/>
    <w:rsid w:val="00552276"/>
    <w:rsid w:val="0055265D"/>
    <w:rsid w:val="00557004"/>
    <w:rsid w:val="005634AF"/>
    <w:rsid w:val="00573492"/>
    <w:rsid w:val="005831C8"/>
    <w:rsid w:val="005966EA"/>
    <w:rsid w:val="00596BE8"/>
    <w:rsid w:val="005B6A29"/>
    <w:rsid w:val="005D4803"/>
    <w:rsid w:val="005E6FE9"/>
    <w:rsid w:val="006004B0"/>
    <w:rsid w:val="006005FD"/>
    <w:rsid w:val="0060797E"/>
    <w:rsid w:val="00624FDB"/>
    <w:rsid w:val="0064386C"/>
    <w:rsid w:val="0065093C"/>
    <w:rsid w:val="006577EB"/>
    <w:rsid w:val="00661770"/>
    <w:rsid w:val="00661C17"/>
    <w:rsid w:val="0066702A"/>
    <w:rsid w:val="006769A9"/>
    <w:rsid w:val="006A3416"/>
    <w:rsid w:val="006A3AB7"/>
    <w:rsid w:val="006A4289"/>
    <w:rsid w:val="006B23EE"/>
    <w:rsid w:val="006B3209"/>
    <w:rsid w:val="006B4680"/>
    <w:rsid w:val="006C15A1"/>
    <w:rsid w:val="006C41B4"/>
    <w:rsid w:val="006D11FE"/>
    <w:rsid w:val="006F55B6"/>
    <w:rsid w:val="00711087"/>
    <w:rsid w:val="00713FBD"/>
    <w:rsid w:val="00731E79"/>
    <w:rsid w:val="007323E0"/>
    <w:rsid w:val="00733BFA"/>
    <w:rsid w:val="00736BC0"/>
    <w:rsid w:val="00740D41"/>
    <w:rsid w:val="00744F4C"/>
    <w:rsid w:val="007460D4"/>
    <w:rsid w:val="00757B3E"/>
    <w:rsid w:val="007614F9"/>
    <w:rsid w:val="00762976"/>
    <w:rsid w:val="00777EDD"/>
    <w:rsid w:val="007953CA"/>
    <w:rsid w:val="00797666"/>
    <w:rsid w:val="007D421A"/>
    <w:rsid w:val="007D75B1"/>
    <w:rsid w:val="007E0F1E"/>
    <w:rsid w:val="007E363D"/>
    <w:rsid w:val="007F7861"/>
    <w:rsid w:val="00812F07"/>
    <w:rsid w:val="00822B8A"/>
    <w:rsid w:val="00826BE6"/>
    <w:rsid w:val="00831B64"/>
    <w:rsid w:val="00831DC8"/>
    <w:rsid w:val="0083255A"/>
    <w:rsid w:val="00833A04"/>
    <w:rsid w:val="00846D6B"/>
    <w:rsid w:val="00850CB8"/>
    <w:rsid w:val="008534FA"/>
    <w:rsid w:val="00860E0D"/>
    <w:rsid w:val="00861104"/>
    <w:rsid w:val="00866409"/>
    <w:rsid w:val="00870AFC"/>
    <w:rsid w:val="00872998"/>
    <w:rsid w:val="00875F20"/>
    <w:rsid w:val="00896D66"/>
    <w:rsid w:val="008A4AB0"/>
    <w:rsid w:val="008B08C1"/>
    <w:rsid w:val="008C29E7"/>
    <w:rsid w:val="008D2BC7"/>
    <w:rsid w:val="008E2006"/>
    <w:rsid w:val="008E7B70"/>
    <w:rsid w:val="008F1DE1"/>
    <w:rsid w:val="008F4BA3"/>
    <w:rsid w:val="008F5754"/>
    <w:rsid w:val="00902295"/>
    <w:rsid w:val="00902F60"/>
    <w:rsid w:val="009079C9"/>
    <w:rsid w:val="009119C4"/>
    <w:rsid w:val="00926049"/>
    <w:rsid w:val="00927ECB"/>
    <w:rsid w:val="0093721A"/>
    <w:rsid w:val="009466BD"/>
    <w:rsid w:val="00952629"/>
    <w:rsid w:val="00957266"/>
    <w:rsid w:val="00971586"/>
    <w:rsid w:val="00973A59"/>
    <w:rsid w:val="0097454E"/>
    <w:rsid w:val="00982360"/>
    <w:rsid w:val="009953F5"/>
    <w:rsid w:val="0099763E"/>
    <w:rsid w:val="009A710C"/>
    <w:rsid w:val="009B22D0"/>
    <w:rsid w:val="009C3E04"/>
    <w:rsid w:val="009C5EC2"/>
    <w:rsid w:val="009C7781"/>
    <w:rsid w:val="009C77E8"/>
    <w:rsid w:val="009D0C08"/>
    <w:rsid w:val="009D3945"/>
    <w:rsid w:val="009E457B"/>
    <w:rsid w:val="009F292A"/>
    <w:rsid w:val="009F6399"/>
    <w:rsid w:val="009F6E68"/>
    <w:rsid w:val="00A05818"/>
    <w:rsid w:val="00A11890"/>
    <w:rsid w:val="00A1303F"/>
    <w:rsid w:val="00A23F03"/>
    <w:rsid w:val="00A244E9"/>
    <w:rsid w:val="00A25542"/>
    <w:rsid w:val="00A46422"/>
    <w:rsid w:val="00A46A27"/>
    <w:rsid w:val="00A47407"/>
    <w:rsid w:val="00A5125D"/>
    <w:rsid w:val="00A72DDC"/>
    <w:rsid w:val="00A8306B"/>
    <w:rsid w:val="00A84C06"/>
    <w:rsid w:val="00AA10B2"/>
    <w:rsid w:val="00AD7247"/>
    <w:rsid w:val="00AE211A"/>
    <w:rsid w:val="00AE2E04"/>
    <w:rsid w:val="00AE4219"/>
    <w:rsid w:val="00AF2996"/>
    <w:rsid w:val="00AF3B54"/>
    <w:rsid w:val="00B06D35"/>
    <w:rsid w:val="00B10943"/>
    <w:rsid w:val="00B201C1"/>
    <w:rsid w:val="00B418E5"/>
    <w:rsid w:val="00B468A4"/>
    <w:rsid w:val="00B64473"/>
    <w:rsid w:val="00B7597E"/>
    <w:rsid w:val="00B917EE"/>
    <w:rsid w:val="00B9711A"/>
    <w:rsid w:val="00B97FD9"/>
    <w:rsid w:val="00BA003A"/>
    <w:rsid w:val="00BA4355"/>
    <w:rsid w:val="00BA64B8"/>
    <w:rsid w:val="00BB7CA0"/>
    <w:rsid w:val="00BC200E"/>
    <w:rsid w:val="00BC5D46"/>
    <w:rsid w:val="00BC7CBF"/>
    <w:rsid w:val="00BD0284"/>
    <w:rsid w:val="00BD71F3"/>
    <w:rsid w:val="00BD779B"/>
    <w:rsid w:val="00BE3FB7"/>
    <w:rsid w:val="00BE7500"/>
    <w:rsid w:val="00C01BB9"/>
    <w:rsid w:val="00C0670E"/>
    <w:rsid w:val="00C073EE"/>
    <w:rsid w:val="00C102E9"/>
    <w:rsid w:val="00C2273B"/>
    <w:rsid w:val="00C27DCC"/>
    <w:rsid w:val="00C328F4"/>
    <w:rsid w:val="00C43DB6"/>
    <w:rsid w:val="00C45742"/>
    <w:rsid w:val="00C47858"/>
    <w:rsid w:val="00C657DF"/>
    <w:rsid w:val="00C72DDF"/>
    <w:rsid w:val="00C9437B"/>
    <w:rsid w:val="00C94A34"/>
    <w:rsid w:val="00CA512E"/>
    <w:rsid w:val="00CB7B15"/>
    <w:rsid w:val="00CC125D"/>
    <w:rsid w:val="00CC1F33"/>
    <w:rsid w:val="00CC20EB"/>
    <w:rsid w:val="00CE42BC"/>
    <w:rsid w:val="00CE5C45"/>
    <w:rsid w:val="00D00C7C"/>
    <w:rsid w:val="00D013B3"/>
    <w:rsid w:val="00D022D3"/>
    <w:rsid w:val="00D217EB"/>
    <w:rsid w:val="00D25735"/>
    <w:rsid w:val="00D31124"/>
    <w:rsid w:val="00D314B5"/>
    <w:rsid w:val="00D422A3"/>
    <w:rsid w:val="00D42D46"/>
    <w:rsid w:val="00D50575"/>
    <w:rsid w:val="00D84769"/>
    <w:rsid w:val="00D9523E"/>
    <w:rsid w:val="00D97C53"/>
    <w:rsid w:val="00DA5F1C"/>
    <w:rsid w:val="00DB0C10"/>
    <w:rsid w:val="00DC7532"/>
    <w:rsid w:val="00DD1FEE"/>
    <w:rsid w:val="00DD3F36"/>
    <w:rsid w:val="00DE0203"/>
    <w:rsid w:val="00DE6811"/>
    <w:rsid w:val="00E11578"/>
    <w:rsid w:val="00E11F78"/>
    <w:rsid w:val="00E20335"/>
    <w:rsid w:val="00E2717C"/>
    <w:rsid w:val="00E34177"/>
    <w:rsid w:val="00E42548"/>
    <w:rsid w:val="00E439CA"/>
    <w:rsid w:val="00E4693A"/>
    <w:rsid w:val="00E47D54"/>
    <w:rsid w:val="00E51B84"/>
    <w:rsid w:val="00E64BCF"/>
    <w:rsid w:val="00E758D9"/>
    <w:rsid w:val="00E86240"/>
    <w:rsid w:val="00E92D96"/>
    <w:rsid w:val="00E93DCD"/>
    <w:rsid w:val="00EA29E5"/>
    <w:rsid w:val="00EA37D1"/>
    <w:rsid w:val="00EE029D"/>
    <w:rsid w:val="00F05CE1"/>
    <w:rsid w:val="00F07FF0"/>
    <w:rsid w:val="00F2107E"/>
    <w:rsid w:val="00F3295E"/>
    <w:rsid w:val="00F40AFA"/>
    <w:rsid w:val="00F55D50"/>
    <w:rsid w:val="00F66576"/>
    <w:rsid w:val="00F742C9"/>
    <w:rsid w:val="00F7618D"/>
    <w:rsid w:val="00F8257B"/>
    <w:rsid w:val="00F85F67"/>
    <w:rsid w:val="00F978AA"/>
    <w:rsid w:val="00FA012E"/>
    <w:rsid w:val="00FA30D8"/>
    <w:rsid w:val="00FB407B"/>
    <w:rsid w:val="00FC7656"/>
    <w:rsid w:val="00FD1C97"/>
    <w:rsid w:val="00FD5716"/>
    <w:rsid w:val="00FE12E0"/>
    <w:rsid w:val="00FE52D6"/>
    <w:rsid w:val="00FF1EC3"/>
    <w:rsid w:val="00FF3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A8CEFA4"/>
  <w15:chartTrackingRefBased/>
  <w15:docId w15:val="{10DAC13C-AEC4-48E6-A977-C146174E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42"/>
    <w:pPr>
      <w:spacing w:after="200" w:line="276" w:lineRule="auto"/>
    </w:pPr>
    <w:rPr>
      <w:rFonts w:eastAsia="Times New Roman" w:cs="Calibri"/>
      <w:sz w:val="22"/>
      <w:szCs w:val="22"/>
    </w:rPr>
  </w:style>
  <w:style w:type="paragraph" w:styleId="Heading1">
    <w:name w:val="heading 1"/>
    <w:basedOn w:val="Normal"/>
    <w:next w:val="Normal"/>
    <w:link w:val="Heading1Char"/>
    <w:qFormat/>
    <w:rsid w:val="0025433E"/>
    <w:pPr>
      <w:keepNext/>
      <w:keepLines/>
      <w:spacing w:before="480" w:after="0"/>
      <w:outlineLvl w:val="0"/>
    </w:pPr>
    <w:rPr>
      <w:rFonts w:ascii="Cambria" w:eastAsia="Calibri" w:hAnsi="Cambria" w:cs="Times New Roman"/>
      <w:b/>
      <w:bCs/>
      <w:color w:val="365F91"/>
      <w:sz w:val="28"/>
      <w:szCs w:val="28"/>
    </w:rPr>
  </w:style>
  <w:style w:type="paragraph" w:styleId="Heading2">
    <w:name w:val="heading 2"/>
    <w:basedOn w:val="Normal"/>
    <w:next w:val="Normal"/>
    <w:link w:val="Heading2Char"/>
    <w:qFormat/>
    <w:rsid w:val="00A84C06"/>
    <w:pPr>
      <w:keepNext/>
      <w:keepLines/>
      <w:spacing w:before="200" w:after="0"/>
      <w:outlineLvl w:val="1"/>
    </w:pPr>
    <w:rPr>
      <w:rFonts w:ascii="Cambria" w:eastAsia="Calibri" w:hAnsi="Cambria" w:cs="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semiHidden/>
    <w:rsid w:val="00A84C06"/>
    <w:rPr>
      <w:rFonts w:ascii="Cambria" w:hAnsi="Cambria" w:cs="Cambria"/>
      <w:b/>
      <w:bCs/>
      <w:color w:val="4F81BD"/>
      <w:sz w:val="26"/>
      <w:szCs w:val="26"/>
    </w:rPr>
  </w:style>
  <w:style w:type="paragraph" w:styleId="Header">
    <w:name w:val="header"/>
    <w:basedOn w:val="Normal"/>
    <w:link w:val="HeaderChar"/>
    <w:semiHidden/>
    <w:rsid w:val="009C77E8"/>
    <w:pPr>
      <w:tabs>
        <w:tab w:val="center" w:pos="4680"/>
        <w:tab w:val="right" w:pos="9360"/>
      </w:tabs>
      <w:spacing w:after="0" w:line="240" w:lineRule="auto"/>
    </w:pPr>
  </w:style>
  <w:style w:type="character" w:customStyle="1" w:styleId="HeaderChar">
    <w:name w:val="Header Char"/>
    <w:link w:val="Header"/>
    <w:semiHidden/>
    <w:rsid w:val="009C77E8"/>
    <w:rPr>
      <w:rFonts w:cs="Times New Roman"/>
    </w:rPr>
  </w:style>
  <w:style w:type="paragraph" w:styleId="Footer">
    <w:name w:val="footer"/>
    <w:basedOn w:val="Normal"/>
    <w:link w:val="FooterChar"/>
    <w:uiPriority w:val="99"/>
    <w:rsid w:val="009C77E8"/>
    <w:pPr>
      <w:tabs>
        <w:tab w:val="center" w:pos="4680"/>
        <w:tab w:val="right" w:pos="9360"/>
      </w:tabs>
      <w:spacing w:after="0" w:line="240" w:lineRule="auto"/>
    </w:pPr>
  </w:style>
  <w:style w:type="character" w:customStyle="1" w:styleId="FooterChar">
    <w:name w:val="Footer Char"/>
    <w:link w:val="Footer"/>
    <w:uiPriority w:val="99"/>
    <w:rsid w:val="009C77E8"/>
    <w:rPr>
      <w:rFonts w:cs="Times New Roman"/>
    </w:rPr>
  </w:style>
  <w:style w:type="paragraph" w:styleId="ListParagraph">
    <w:name w:val="List Paragraph"/>
    <w:basedOn w:val="Normal"/>
    <w:qFormat/>
    <w:rsid w:val="006D11FE"/>
    <w:pPr>
      <w:ind w:left="720"/>
    </w:pPr>
  </w:style>
  <w:style w:type="paragraph" w:customStyle="1" w:styleId="body">
    <w:name w:val="body"/>
    <w:basedOn w:val="Normal"/>
    <w:rsid w:val="004A0272"/>
    <w:pPr>
      <w:spacing w:before="100" w:beforeAutospacing="1" w:after="100" w:afterAutospacing="1" w:line="240" w:lineRule="auto"/>
    </w:pPr>
    <w:rPr>
      <w:rFonts w:ascii="Arial Unicode MS" w:hAnsi="Arial Unicode MS" w:cs="Arial Unicode MS"/>
      <w:sz w:val="24"/>
      <w:szCs w:val="24"/>
    </w:rPr>
  </w:style>
  <w:style w:type="paragraph" w:customStyle="1" w:styleId="Default">
    <w:name w:val="Default"/>
    <w:rsid w:val="00E51B84"/>
    <w:pPr>
      <w:autoSpaceDE w:val="0"/>
      <w:autoSpaceDN w:val="0"/>
      <w:adjustRightInd w:val="0"/>
    </w:pPr>
    <w:rPr>
      <w:rFonts w:ascii="Arial" w:hAnsi="Arial" w:cs="Arial"/>
      <w:color w:val="000000"/>
      <w:sz w:val="24"/>
      <w:szCs w:val="24"/>
    </w:rPr>
  </w:style>
  <w:style w:type="character" w:styleId="Hyperlink">
    <w:name w:val="Hyperlink"/>
    <w:rsid w:val="00661C17"/>
    <w:rPr>
      <w:rFonts w:cs="Times New Roman"/>
      <w:color w:val="0000FF"/>
      <w:u w:val="single"/>
    </w:rPr>
  </w:style>
  <w:style w:type="character" w:styleId="FollowedHyperlink">
    <w:name w:val="FollowedHyperlink"/>
    <w:semiHidden/>
    <w:rsid w:val="00BC200E"/>
    <w:rPr>
      <w:rFonts w:cs="Times New Roman"/>
      <w:color w:val="800080"/>
      <w:u w:val="single"/>
    </w:rPr>
  </w:style>
  <w:style w:type="paragraph" w:styleId="BalloonText">
    <w:name w:val="Balloon Text"/>
    <w:basedOn w:val="Normal"/>
    <w:link w:val="BalloonTextChar"/>
    <w:semiHidden/>
    <w:rsid w:val="009E457B"/>
    <w:pPr>
      <w:spacing w:after="0" w:line="240" w:lineRule="auto"/>
    </w:pPr>
    <w:rPr>
      <w:rFonts w:ascii="Tahoma" w:hAnsi="Tahoma" w:cs="Tahoma"/>
      <w:sz w:val="16"/>
      <w:szCs w:val="16"/>
    </w:rPr>
  </w:style>
  <w:style w:type="character" w:customStyle="1" w:styleId="BalloonTextChar">
    <w:name w:val="Balloon Text Char"/>
    <w:link w:val="BalloonText"/>
    <w:semiHidden/>
    <w:rsid w:val="009E457B"/>
    <w:rPr>
      <w:rFonts w:ascii="Tahoma" w:hAnsi="Tahoma" w:cs="Tahoma"/>
      <w:sz w:val="16"/>
      <w:szCs w:val="16"/>
    </w:rPr>
  </w:style>
  <w:style w:type="character" w:styleId="CommentReference">
    <w:name w:val="annotation reference"/>
    <w:semiHidden/>
    <w:rsid w:val="00C72DDF"/>
    <w:rPr>
      <w:rFonts w:cs="Times New Roman"/>
      <w:sz w:val="16"/>
      <w:szCs w:val="16"/>
    </w:rPr>
  </w:style>
  <w:style w:type="paragraph" w:styleId="CommentText">
    <w:name w:val="annotation text"/>
    <w:basedOn w:val="Normal"/>
    <w:link w:val="CommentTextChar"/>
    <w:semiHidden/>
    <w:rsid w:val="00C72DDF"/>
    <w:pPr>
      <w:spacing w:line="240" w:lineRule="auto"/>
    </w:pPr>
    <w:rPr>
      <w:sz w:val="20"/>
      <w:szCs w:val="20"/>
    </w:rPr>
  </w:style>
  <w:style w:type="character" w:customStyle="1" w:styleId="CommentTextChar">
    <w:name w:val="Comment Text Char"/>
    <w:link w:val="CommentText"/>
    <w:semiHidden/>
    <w:rsid w:val="00C72DDF"/>
    <w:rPr>
      <w:rFonts w:cs="Times New Roman"/>
      <w:sz w:val="20"/>
      <w:szCs w:val="20"/>
    </w:rPr>
  </w:style>
  <w:style w:type="paragraph" w:styleId="CommentSubject">
    <w:name w:val="annotation subject"/>
    <w:basedOn w:val="CommentText"/>
    <w:next w:val="CommentText"/>
    <w:link w:val="CommentSubjectChar"/>
    <w:semiHidden/>
    <w:rsid w:val="00C72DDF"/>
    <w:rPr>
      <w:b/>
      <w:bCs/>
    </w:rPr>
  </w:style>
  <w:style w:type="character" w:customStyle="1" w:styleId="CommentSubjectChar">
    <w:name w:val="Comment Subject Char"/>
    <w:link w:val="CommentSubject"/>
    <w:semiHidden/>
    <w:rsid w:val="00C72DDF"/>
    <w:rPr>
      <w:rFonts w:cs="Times New Roman"/>
      <w:b/>
      <w:bCs/>
      <w:sz w:val="20"/>
      <w:szCs w:val="20"/>
    </w:rPr>
  </w:style>
  <w:style w:type="paragraph" w:styleId="Revision">
    <w:name w:val="Revision"/>
    <w:hidden/>
    <w:semiHidden/>
    <w:rsid w:val="00461D7A"/>
    <w:rPr>
      <w:rFonts w:eastAsia="Times New Roman" w:cs="Calibri"/>
      <w:sz w:val="22"/>
      <w:szCs w:val="22"/>
    </w:rPr>
  </w:style>
  <w:style w:type="character" w:customStyle="1" w:styleId="Heading1Char">
    <w:name w:val="Heading 1 Char"/>
    <w:link w:val="Heading1"/>
    <w:rsid w:val="0025433E"/>
    <w:rPr>
      <w:rFonts w:ascii="Cambria" w:hAnsi="Cambria" w:cs="Times New Roman"/>
      <w:b/>
      <w:bCs/>
      <w:color w:val="365F91"/>
      <w:sz w:val="28"/>
      <w:szCs w:val="28"/>
    </w:rPr>
  </w:style>
  <w:style w:type="paragraph" w:styleId="NormalWeb">
    <w:name w:val="Normal (Web)"/>
    <w:basedOn w:val="Normal"/>
    <w:rsid w:val="00E20335"/>
    <w:rPr>
      <w:rFonts w:ascii="Times New Roman" w:hAnsi="Times New Roman" w:cs="Times New Roman"/>
      <w:sz w:val="24"/>
      <w:szCs w:val="24"/>
    </w:rPr>
  </w:style>
  <w:style w:type="table" w:styleId="TableGrid">
    <w:name w:val="Table Grid"/>
    <w:basedOn w:val="TableNormal"/>
    <w:rsid w:val="00B201C1"/>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single" w:sz="2" w:space="0" w:color="DEDEDE"/>
        <w:left w:val="single" w:sz="6" w:space="0" w:color="DEDEDE"/>
        <w:bottom w:val="single" w:sz="2" w:space="0" w:color="DEDEDE"/>
        <w:right w:val="single" w:sz="6" w:space="0" w:color="DEDEDE"/>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13367">
      <w:bodyDiv w:val="1"/>
      <w:marLeft w:val="0"/>
      <w:marRight w:val="0"/>
      <w:marTop w:val="0"/>
      <w:marBottom w:val="0"/>
      <w:divBdr>
        <w:top w:val="none" w:sz="0" w:space="0" w:color="auto"/>
        <w:left w:val="none" w:sz="0" w:space="0" w:color="auto"/>
        <w:bottom w:val="none" w:sz="0" w:space="0" w:color="auto"/>
        <w:right w:val="none" w:sz="0" w:space="0" w:color="auto"/>
      </w:divBdr>
    </w:div>
    <w:div w:id="104649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lrules.org/gateway/ruleno.asp?id=64E-9.018" TargetMode="External"/><Relationship Id="rId13" Type="http://schemas.openxmlformats.org/officeDocument/2006/relationships/oleObject" Target="embeddings/Microsoft_Word_97_-_2003_Document1.doc"/><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rules.org/gateway/ruleno.asp?id=64E-9.004" TargetMode="External"/><Relationship Id="rId5" Type="http://schemas.openxmlformats.org/officeDocument/2006/relationships/webSettings" Target="webSettings.xml"/><Relationship Id="rId15" Type="http://schemas.openxmlformats.org/officeDocument/2006/relationships/hyperlink" Target="https://www.archives.gov/records-mgmt/policy/records-mgmt-language" TargetMode="External"/><Relationship Id="rId10" Type="http://schemas.openxmlformats.org/officeDocument/2006/relationships/oleObject" Target="embeddings/Microsoft_Word_97_-_2003_Document.doc"/><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www.cdc.gov/healthywater/pdf/swimming/pools/fecal-incident-response-recommend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12E0D-D8F2-4D0B-A824-97ACC9788D68}">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3971</Words>
  <Characters>22639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THERAPY POOL MAINTENANCE AND CLEANING SERVICES</vt:lpstr>
    </vt:vector>
  </TitlesOfParts>
  <Company>James A. Haley VA Hospital</Company>
  <LinksUpToDate>false</LinksUpToDate>
  <CharactersWithSpaces>26557</CharactersWithSpaces>
  <SharedDoc>false</SharedDoc>
  <HLinks>
    <vt:vector size="18" baseType="variant">
      <vt:variant>
        <vt:i4>8323180</vt:i4>
      </vt:variant>
      <vt:variant>
        <vt:i4>12</vt:i4>
      </vt:variant>
      <vt:variant>
        <vt:i4>0</vt:i4>
      </vt:variant>
      <vt:variant>
        <vt:i4>5</vt:i4>
      </vt:variant>
      <vt:variant>
        <vt:lpwstr>http://www.cdc.gov/healthywater/pdf/swimming/pools/fecal-incident-response-recommendations.pdf</vt:lpwstr>
      </vt:variant>
      <vt:variant>
        <vt:lpwstr/>
      </vt:variant>
      <vt:variant>
        <vt:i4>3145842</vt:i4>
      </vt:variant>
      <vt:variant>
        <vt:i4>6</vt:i4>
      </vt:variant>
      <vt:variant>
        <vt:i4>0</vt:i4>
      </vt:variant>
      <vt:variant>
        <vt:i4>5</vt:i4>
      </vt:variant>
      <vt:variant>
        <vt:lpwstr>https://www.flrules.org/gateway/ruleno.asp?id=64E-9.004</vt:lpwstr>
      </vt:variant>
      <vt:variant>
        <vt:lpwstr/>
      </vt:variant>
      <vt:variant>
        <vt:i4>3211378</vt:i4>
      </vt:variant>
      <vt:variant>
        <vt:i4>0</vt:i4>
      </vt:variant>
      <vt:variant>
        <vt:i4>0</vt:i4>
      </vt:variant>
      <vt:variant>
        <vt:i4>5</vt:i4>
      </vt:variant>
      <vt:variant>
        <vt:lpwstr>https://www.flrules.org/gateway/ruleno.asp?id=64E-9.018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THERAPY POOL MAINTENANCE AND CLEANING SERVICES</dc:title>
  <dc:subject/>
  <dc:creator>James A Haley</dc:creator>
  <cp:keywords/>
  <cp:lastModifiedBy>Moore-Saintil, Walida A</cp:lastModifiedBy>
  <cp:revision>5</cp:revision>
  <cp:lastPrinted>2014-04-29T16:18:00Z</cp:lastPrinted>
  <dcterms:created xsi:type="dcterms:W3CDTF">2025-10-02T14:03:00Z</dcterms:created>
  <dcterms:modified xsi:type="dcterms:W3CDTF">2025-10-17T16:19:00Z</dcterms:modified>
</cp:coreProperties>
</file>